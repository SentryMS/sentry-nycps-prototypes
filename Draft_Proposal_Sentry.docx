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i w:val="1"/>
        </w:rPr>
      </w:pPr>
      <w:r w:rsidDel="00000000" w:rsidR="00000000" w:rsidRPr="00000000">
        <w:rPr>
          <w:i w:val="1"/>
          <w:rtl w:val="0"/>
        </w:rPr>
        <w:tab/>
      </w:r>
    </w:p>
    <w:p w:rsidR="00000000" w:rsidDel="00000000" w:rsidP="00000000" w:rsidRDefault="00000000" w:rsidRPr="00000000" w14:paraId="00000002">
      <w:pPr>
        <w:spacing w:after="240" w:before="240" w:lineRule="auto"/>
        <w:rPr>
          <w:i w:val="1"/>
        </w:rPr>
      </w:pPr>
      <w:r w:rsidDel="00000000" w:rsidR="00000000" w:rsidRPr="00000000">
        <w:rPr>
          <w:i w:val="1"/>
          <w:rtl w:val="0"/>
        </w:rPr>
        <w:t xml:space="preserve">[Insert standard formal cover letter here, introducing the proposal, stating intent, highlighting suitability, and providing contact information.]</w:t>
      </w:r>
    </w:p>
    <w:p w:rsidR="00000000" w:rsidDel="00000000" w:rsidP="00000000" w:rsidRDefault="00000000" w:rsidRPr="00000000" w14:paraId="00000003">
      <w:pPr>
        <w:rPr>
          <w:b w:val="1"/>
          <w:color w:val="003366"/>
          <w:sz w:val="34"/>
          <w:szCs w:val="3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2"/>
        <w:keepNext w:val="0"/>
        <w:keepLines w:val="0"/>
        <w:pBdr>
          <w:bottom w:color="999999" w:space="2" w:sz="6" w:val="single"/>
        </w:pBdr>
        <w:spacing w:after="180" w:before="400" w:lineRule="auto"/>
        <w:rPr>
          <w:b w:val="1"/>
          <w:i w:val="1"/>
          <w:color w:val="003366"/>
          <w:sz w:val="34"/>
          <w:szCs w:val="34"/>
        </w:rPr>
      </w:pPr>
      <w:bookmarkStart w:colFirst="0" w:colLast="0" w:name="_9i7mayblwf28" w:id="0"/>
      <w:bookmarkEnd w:id="0"/>
      <w:r w:rsidDel="00000000" w:rsidR="00000000" w:rsidRPr="00000000">
        <w:rPr>
          <w:b w:val="1"/>
          <w:i w:val="1"/>
          <w:color w:val="003366"/>
          <w:sz w:val="34"/>
          <w:szCs w:val="34"/>
          <w:rtl w:val="0"/>
        </w:rPr>
        <w:t xml:space="preserve">Table of Contents</w:t>
      </w:r>
      <w:commentRangeStart w:id="0"/>
      <w:r w:rsidDel="00000000" w:rsidR="00000000" w:rsidRPr="00000000">
        <w:rPr>
          <w:rtl w:val="0"/>
        </w:rPr>
      </w:r>
    </w:p>
    <w:p w:rsidR="00000000" w:rsidDel="00000000" w:rsidP="00000000" w:rsidRDefault="00000000" w:rsidRPr="00000000" w14:paraId="00000005">
      <w:pPr>
        <w:numPr>
          <w:ilvl w:val="0"/>
          <w:numId w:val="165"/>
        </w:numPr>
        <w:spacing w:after="0" w:afterAutospacing="0" w:before="120" w:lineRule="auto"/>
        <w:ind w:left="720" w:hanging="360"/>
      </w:pPr>
      <w:commentRangeEnd w:id="0"/>
      <w:r w:rsidDel="00000000" w:rsidR="00000000" w:rsidRPr="00000000">
        <w:commentReference w:id="0"/>
      </w:r>
      <w:r w:rsidDel="00000000" w:rsidR="00000000" w:rsidRPr="00000000">
        <w:rPr>
          <w:b w:val="1"/>
          <w:i w:val="1"/>
          <w:rtl w:val="0"/>
        </w:rPr>
        <w:t xml:space="preserve">1. Executive Summary</w:t>
      </w:r>
    </w:p>
    <w:p w:rsidR="00000000" w:rsidDel="00000000" w:rsidP="00000000" w:rsidRDefault="00000000" w:rsidRPr="00000000" w14:paraId="00000006">
      <w:pPr>
        <w:numPr>
          <w:ilvl w:val="1"/>
          <w:numId w:val="165"/>
        </w:numPr>
        <w:spacing w:after="0" w:afterAutospacing="0" w:before="0" w:beforeAutospacing="0" w:lineRule="auto"/>
        <w:ind w:left="1440" w:hanging="360"/>
      </w:pPr>
      <w:r w:rsidDel="00000000" w:rsidR="00000000" w:rsidRPr="00000000">
        <w:rPr>
          <w:i w:val="1"/>
          <w:rtl w:val="0"/>
        </w:rPr>
        <w:t xml:space="preserve">1.1 Introduction</w:t>
      </w:r>
    </w:p>
    <w:p w:rsidR="00000000" w:rsidDel="00000000" w:rsidP="00000000" w:rsidRDefault="00000000" w:rsidRPr="00000000" w14:paraId="00000007">
      <w:pPr>
        <w:numPr>
          <w:ilvl w:val="1"/>
          <w:numId w:val="165"/>
        </w:numPr>
        <w:spacing w:after="0" w:afterAutospacing="0" w:before="0" w:beforeAutospacing="0" w:lineRule="auto"/>
        <w:ind w:left="1440" w:hanging="360"/>
      </w:pPr>
      <w:r w:rsidDel="00000000" w:rsidR="00000000" w:rsidRPr="00000000">
        <w:rPr>
          <w:i w:val="1"/>
          <w:rtl w:val="0"/>
        </w:rPr>
        <w:t xml:space="preserve">1.2 Proposed Solution Overview</w:t>
      </w:r>
    </w:p>
    <w:p w:rsidR="00000000" w:rsidDel="00000000" w:rsidP="00000000" w:rsidRDefault="00000000" w:rsidRPr="00000000" w14:paraId="00000008">
      <w:pPr>
        <w:numPr>
          <w:ilvl w:val="1"/>
          <w:numId w:val="165"/>
        </w:numPr>
        <w:spacing w:after="0" w:afterAutospacing="0" w:before="0" w:beforeAutospacing="0" w:lineRule="auto"/>
        <w:ind w:left="1440" w:hanging="360"/>
      </w:pPr>
      <w:r w:rsidDel="00000000" w:rsidR="00000000" w:rsidRPr="00000000">
        <w:rPr>
          <w:i w:val="1"/>
          <w:rtl w:val="0"/>
        </w:rPr>
        <w:t xml:space="preserve">1.3 Key Differentiators &amp; Innovation</w:t>
      </w:r>
    </w:p>
    <w:p w:rsidR="00000000" w:rsidDel="00000000" w:rsidP="00000000" w:rsidRDefault="00000000" w:rsidRPr="00000000" w14:paraId="00000009">
      <w:pPr>
        <w:numPr>
          <w:ilvl w:val="1"/>
          <w:numId w:val="165"/>
        </w:numPr>
        <w:spacing w:after="0" w:afterAutospacing="0" w:before="0" w:beforeAutospacing="0" w:lineRule="auto"/>
        <w:ind w:left="1440" w:hanging="360"/>
      </w:pPr>
      <w:r w:rsidDel="00000000" w:rsidR="00000000" w:rsidRPr="00000000">
        <w:rPr>
          <w:i w:val="1"/>
          <w:rtl w:val="0"/>
        </w:rPr>
        <w:t xml:space="preserve">1.4 Compliance Summary</w:t>
      </w:r>
    </w:p>
    <w:p w:rsidR="00000000" w:rsidDel="00000000" w:rsidP="00000000" w:rsidRDefault="00000000" w:rsidRPr="00000000" w14:paraId="0000000A">
      <w:pPr>
        <w:numPr>
          <w:ilvl w:val="1"/>
          <w:numId w:val="165"/>
        </w:numPr>
        <w:spacing w:after="0" w:afterAutospacing="0" w:before="0" w:beforeAutospacing="0" w:lineRule="auto"/>
        <w:ind w:left="1440" w:hanging="360"/>
      </w:pPr>
      <w:r w:rsidDel="00000000" w:rsidR="00000000" w:rsidRPr="00000000">
        <w:rPr>
          <w:i w:val="1"/>
          <w:rtl w:val="0"/>
        </w:rPr>
        <w:t xml:space="preserve">1.5 Contractual Understanding</w:t>
      </w:r>
    </w:p>
    <w:p w:rsidR="00000000" w:rsidDel="00000000" w:rsidP="00000000" w:rsidRDefault="00000000" w:rsidRPr="00000000" w14:paraId="0000000B">
      <w:pPr>
        <w:numPr>
          <w:ilvl w:val="0"/>
          <w:numId w:val="165"/>
        </w:numPr>
        <w:spacing w:after="0" w:afterAutospacing="0" w:before="0" w:beforeAutospacing="0" w:lineRule="auto"/>
        <w:ind w:left="720" w:hanging="360"/>
      </w:pPr>
      <w:r w:rsidDel="00000000" w:rsidR="00000000" w:rsidRPr="00000000">
        <w:rPr>
          <w:b w:val="1"/>
          <w:i w:val="1"/>
          <w:rtl w:val="0"/>
        </w:rPr>
        <w:t xml:space="preserve">2. Understanding of Requirements &amp; Project Goals</w:t>
      </w:r>
    </w:p>
    <w:p w:rsidR="00000000" w:rsidDel="00000000" w:rsidP="00000000" w:rsidRDefault="00000000" w:rsidRPr="00000000" w14:paraId="0000000C">
      <w:pPr>
        <w:numPr>
          <w:ilvl w:val="1"/>
          <w:numId w:val="165"/>
        </w:numPr>
        <w:spacing w:after="0" w:afterAutospacing="0" w:before="0" w:beforeAutospacing="0" w:lineRule="auto"/>
        <w:ind w:left="1440" w:hanging="360"/>
      </w:pPr>
      <w:r w:rsidDel="00000000" w:rsidR="00000000" w:rsidRPr="00000000">
        <w:rPr>
          <w:i w:val="1"/>
          <w:rtl w:val="0"/>
        </w:rPr>
        <w:t xml:space="preserve">2.1 NYCPS OPT Vision &amp; Mission</w:t>
      </w:r>
    </w:p>
    <w:p w:rsidR="00000000" w:rsidDel="00000000" w:rsidP="00000000" w:rsidRDefault="00000000" w:rsidRPr="00000000" w14:paraId="0000000D">
      <w:pPr>
        <w:numPr>
          <w:ilvl w:val="1"/>
          <w:numId w:val="165"/>
        </w:numPr>
        <w:spacing w:after="0" w:afterAutospacing="0" w:before="0" w:beforeAutospacing="0" w:lineRule="auto"/>
        <w:ind w:left="1440" w:hanging="360"/>
      </w:pPr>
      <w:r w:rsidDel="00000000" w:rsidR="00000000" w:rsidRPr="00000000">
        <w:rPr>
          <w:i w:val="1"/>
          <w:rtl w:val="0"/>
        </w:rPr>
        <w:t xml:space="preserve">2.2 Current Environment Challenges</w:t>
      </w:r>
    </w:p>
    <w:p w:rsidR="00000000" w:rsidDel="00000000" w:rsidP="00000000" w:rsidRDefault="00000000" w:rsidRPr="00000000" w14:paraId="0000000E">
      <w:pPr>
        <w:numPr>
          <w:ilvl w:val="1"/>
          <w:numId w:val="165"/>
        </w:numPr>
        <w:spacing w:after="0" w:afterAutospacing="0" w:before="0" w:beforeAutospacing="0" w:lineRule="auto"/>
        <w:ind w:left="1440" w:hanging="360"/>
      </w:pPr>
      <w:r w:rsidDel="00000000" w:rsidR="00000000" w:rsidRPr="00000000">
        <w:rPr>
          <w:i w:val="1"/>
          <w:rtl w:val="0"/>
        </w:rPr>
        <w:t xml:space="preserve">2.3 Project Objectives</w:t>
      </w:r>
    </w:p>
    <w:p w:rsidR="00000000" w:rsidDel="00000000" w:rsidP="00000000" w:rsidRDefault="00000000" w:rsidRPr="00000000" w14:paraId="0000000F">
      <w:pPr>
        <w:numPr>
          <w:ilvl w:val="0"/>
          <w:numId w:val="165"/>
        </w:numPr>
        <w:spacing w:after="0" w:afterAutospacing="0" w:before="0" w:beforeAutospacing="0" w:lineRule="auto"/>
        <w:ind w:left="720" w:hanging="360"/>
      </w:pPr>
      <w:commentRangeStart w:id="1"/>
      <w:r w:rsidDel="00000000" w:rsidR="00000000" w:rsidRPr="00000000">
        <w:rPr>
          <w:b w:val="1"/>
          <w:i w:val="1"/>
          <w:rtl w:val="0"/>
        </w:rPr>
        <w:t xml:space="preserve">3. Proposed Solution &amp; Program Plan</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0">
      <w:pPr>
        <w:numPr>
          <w:ilvl w:val="1"/>
          <w:numId w:val="165"/>
        </w:numPr>
        <w:spacing w:after="0" w:afterAutospacing="0" w:before="0" w:beforeAutospacing="0" w:lineRule="auto"/>
        <w:ind w:left="1440" w:hanging="360"/>
      </w:pPr>
      <w:commentRangeStart w:id="2"/>
      <w:r w:rsidDel="00000000" w:rsidR="00000000" w:rsidRPr="00000000">
        <w:rPr>
          <w:i w:val="1"/>
          <w:rtl w:val="0"/>
        </w:rPr>
        <w:t xml:space="preserve">3.1 Overall Solution Architecture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11">
      <w:pPr>
        <w:numPr>
          <w:ilvl w:val="1"/>
          <w:numId w:val="165"/>
        </w:numPr>
        <w:spacing w:after="0" w:afterAutospacing="0" w:before="0" w:beforeAutospacing="0" w:lineRule="auto"/>
        <w:ind w:left="1440" w:hanging="360"/>
      </w:pPr>
      <w:r w:rsidDel="00000000" w:rsidR="00000000" w:rsidRPr="00000000">
        <w:rPr>
          <w:i w:val="1"/>
          <w:rtl w:val="0"/>
        </w:rPr>
        <w:t xml:space="preserve">3.2 GPS Solution</w:t>
      </w:r>
    </w:p>
    <w:p w:rsidR="00000000" w:rsidDel="00000000" w:rsidP="00000000" w:rsidRDefault="00000000" w:rsidRPr="00000000" w14:paraId="00000012">
      <w:pPr>
        <w:numPr>
          <w:ilvl w:val="2"/>
          <w:numId w:val="165"/>
        </w:numPr>
        <w:spacing w:after="0" w:afterAutospacing="0" w:before="0" w:beforeAutospacing="0" w:lineRule="auto"/>
        <w:ind w:left="2160" w:hanging="360"/>
      </w:pPr>
      <w:r w:rsidDel="00000000" w:rsidR="00000000" w:rsidRPr="00000000">
        <w:rPr>
          <w:i w:val="1"/>
          <w:rtl w:val="0"/>
        </w:rPr>
        <w:t xml:space="preserve">3.2.1 Hardware Proposed</w:t>
      </w:r>
    </w:p>
    <w:p w:rsidR="00000000" w:rsidDel="00000000" w:rsidP="00000000" w:rsidRDefault="00000000" w:rsidRPr="00000000" w14:paraId="00000013">
      <w:pPr>
        <w:numPr>
          <w:ilvl w:val="2"/>
          <w:numId w:val="165"/>
        </w:numPr>
        <w:spacing w:after="0" w:afterAutospacing="0" w:before="0" w:beforeAutospacing="0" w:lineRule="auto"/>
        <w:ind w:left="2160" w:hanging="360"/>
      </w:pPr>
      <w:r w:rsidDel="00000000" w:rsidR="00000000" w:rsidRPr="00000000">
        <w:rPr>
          <w:i w:val="1"/>
          <w:rtl w:val="0"/>
        </w:rPr>
        <w:t xml:space="preserve">3.2.2 GPS Functionality</w:t>
      </w:r>
    </w:p>
    <w:p w:rsidR="00000000" w:rsidDel="00000000" w:rsidP="00000000" w:rsidRDefault="00000000" w:rsidRPr="00000000" w14:paraId="00000014">
      <w:pPr>
        <w:numPr>
          <w:ilvl w:val="2"/>
          <w:numId w:val="165"/>
        </w:numPr>
        <w:spacing w:after="0" w:afterAutospacing="0" w:before="0" w:beforeAutospacing="0" w:lineRule="auto"/>
        <w:ind w:left="2160" w:hanging="360"/>
      </w:pPr>
      <w:r w:rsidDel="00000000" w:rsidR="00000000" w:rsidRPr="00000000">
        <w:rPr>
          <w:i w:val="1"/>
          <w:rtl w:val="0"/>
        </w:rPr>
        <w:t xml:space="preserve">3.2.3 Mapping &amp; Navigation</w:t>
      </w:r>
    </w:p>
    <w:p w:rsidR="00000000" w:rsidDel="00000000" w:rsidP="00000000" w:rsidRDefault="00000000" w:rsidRPr="00000000" w14:paraId="00000015">
      <w:pPr>
        <w:numPr>
          <w:ilvl w:val="2"/>
          <w:numId w:val="165"/>
        </w:numPr>
        <w:spacing w:after="0" w:afterAutospacing="0" w:before="0" w:beforeAutospacing="0" w:lineRule="auto"/>
        <w:ind w:left="2160" w:hanging="360"/>
      </w:pPr>
      <w:r w:rsidDel="00000000" w:rsidR="00000000" w:rsidRPr="00000000">
        <w:rPr>
          <w:i w:val="1"/>
          <w:rtl w:val="0"/>
        </w:rPr>
        <w:t xml:space="preserve">3.2.4 Geofencing</w:t>
      </w:r>
    </w:p>
    <w:p w:rsidR="00000000" w:rsidDel="00000000" w:rsidP="00000000" w:rsidRDefault="00000000" w:rsidRPr="00000000" w14:paraId="00000016">
      <w:pPr>
        <w:numPr>
          <w:ilvl w:val="1"/>
          <w:numId w:val="165"/>
        </w:numPr>
        <w:spacing w:after="0" w:afterAutospacing="0" w:before="0" w:beforeAutospacing="0" w:lineRule="auto"/>
        <w:ind w:left="1440" w:hanging="360"/>
      </w:pPr>
      <w:r w:rsidDel="00000000" w:rsidR="00000000" w:rsidRPr="00000000">
        <w:rPr>
          <w:i w:val="1"/>
          <w:rtl w:val="0"/>
        </w:rPr>
        <w:t xml:space="preserve">3.3 Software Modules (Contains sub-bullets in full proposal text, omitted here for brevity)</w:t>
      </w:r>
    </w:p>
    <w:p w:rsidR="00000000" w:rsidDel="00000000" w:rsidP="00000000" w:rsidRDefault="00000000" w:rsidRPr="00000000" w14:paraId="00000017">
      <w:pPr>
        <w:numPr>
          <w:ilvl w:val="1"/>
          <w:numId w:val="165"/>
        </w:numPr>
        <w:spacing w:after="0" w:afterAutospacing="0" w:before="0" w:beforeAutospacing="0" w:lineRule="auto"/>
        <w:ind w:left="1440" w:hanging="360"/>
      </w:pPr>
      <w:r w:rsidDel="00000000" w:rsidR="00000000" w:rsidRPr="00000000">
        <w:rPr>
          <w:i w:val="1"/>
          <w:rtl w:val="0"/>
        </w:rPr>
        <w:t xml:space="preserve">3.4 Adaptive/Dynamic Routing</w:t>
      </w:r>
    </w:p>
    <w:p w:rsidR="00000000" w:rsidDel="00000000" w:rsidP="00000000" w:rsidRDefault="00000000" w:rsidRPr="00000000" w14:paraId="00000018">
      <w:pPr>
        <w:numPr>
          <w:ilvl w:val="2"/>
          <w:numId w:val="165"/>
        </w:numPr>
        <w:spacing w:after="0" w:afterAutospacing="0" w:before="0" w:beforeAutospacing="0" w:lineRule="auto"/>
        <w:ind w:left="2160" w:hanging="360"/>
      </w:pPr>
      <w:r w:rsidDel="00000000" w:rsidR="00000000" w:rsidRPr="00000000">
        <w:rPr>
          <w:i w:val="1"/>
          <w:rtl w:val="0"/>
        </w:rPr>
        <w:t xml:space="preserve">3.4.1 Core Routing Functionality</w:t>
      </w:r>
    </w:p>
    <w:p w:rsidR="00000000" w:rsidDel="00000000" w:rsidP="00000000" w:rsidRDefault="00000000" w:rsidRPr="00000000" w14:paraId="00000019">
      <w:pPr>
        <w:numPr>
          <w:ilvl w:val="2"/>
          <w:numId w:val="165"/>
        </w:numPr>
        <w:spacing w:after="0" w:afterAutospacing="0" w:before="0" w:beforeAutospacing="0" w:lineRule="auto"/>
        <w:ind w:left="2160" w:hanging="360"/>
      </w:pPr>
      <w:r w:rsidDel="00000000" w:rsidR="00000000" w:rsidRPr="00000000">
        <w:rPr>
          <w:i w:val="1"/>
          <w:rtl w:val="0"/>
        </w:rPr>
        <w:t xml:space="preserve">3.4.2 Specific Routing Capabilities</w:t>
      </w:r>
    </w:p>
    <w:p w:rsidR="00000000" w:rsidDel="00000000" w:rsidP="00000000" w:rsidRDefault="00000000" w:rsidRPr="00000000" w14:paraId="0000001A">
      <w:pPr>
        <w:numPr>
          <w:ilvl w:val="2"/>
          <w:numId w:val="165"/>
        </w:numPr>
        <w:spacing w:after="0" w:afterAutospacing="0" w:before="0" w:beforeAutospacing="0" w:lineRule="auto"/>
        <w:ind w:left="2160" w:hanging="360"/>
      </w:pPr>
      <w:r w:rsidDel="00000000" w:rsidR="00000000" w:rsidRPr="00000000">
        <w:rPr>
          <w:i w:val="1"/>
          <w:rtl w:val="0"/>
        </w:rPr>
        <w:t xml:space="preserve">3.4.3 Pre-K Routing Platform</w:t>
      </w:r>
    </w:p>
    <w:p w:rsidR="00000000" w:rsidDel="00000000" w:rsidP="00000000" w:rsidRDefault="00000000" w:rsidRPr="00000000" w14:paraId="0000001B">
      <w:pPr>
        <w:numPr>
          <w:ilvl w:val="1"/>
          <w:numId w:val="165"/>
        </w:numPr>
        <w:spacing w:after="0" w:afterAutospacing="0" w:before="0" w:beforeAutospacing="0" w:lineRule="auto"/>
        <w:ind w:left="1440" w:hanging="360"/>
      </w:pPr>
      <w:r w:rsidDel="00000000" w:rsidR="00000000" w:rsidRPr="00000000">
        <w:rPr>
          <w:i w:val="1"/>
          <w:rtl w:val="0"/>
        </w:rPr>
        <w:t xml:space="preserve">3.5 Integration Strategy</w:t>
      </w:r>
    </w:p>
    <w:p w:rsidR="00000000" w:rsidDel="00000000" w:rsidP="00000000" w:rsidRDefault="00000000" w:rsidRPr="00000000" w14:paraId="0000001C">
      <w:pPr>
        <w:numPr>
          <w:ilvl w:val="1"/>
          <w:numId w:val="165"/>
        </w:numPr>
        <w:spacing w:after="0" w:afterAutospacing="0" w:before="0" w:beforeAutospacing="0" w:lineRule="auto"/>
        <w:ind w:left="1440" w:hanging="360"/>
      </w:pPr>
      <w:r w:rsidDel="00000000" w:rsidR="00000000" w:rsidRPr="00000000">
        <w:rPr>
          <w:i w:val="1"/>
          <w:rtl w:val="0"/>
        </w:rPr>
        <w:t xml:space="preserve">3.6 Non-functional Requirements Fulfillment</w:t>
      </w:r>
    </w:p>
    <w:p w:rsidR="00000000" w:rsidDel="00000000" w:rsidP="00000000" w:rsidRDefault="00000000" w:rsidRPr="00000000" w14:paraId="0000001D">
      <w:pPr>
        <w:numPr>
          <w:ilvl w:val="2"/>
          <w:numId w:val="165"/>
        </w:numPr>
        <w:spacing w:after="0" w:afterAutospacing="0" w:before="0" w:beforeAutospacing="0" w:lineRule="auto"/>
        <w:ind w:left="2160" w:hanging="360"/>
      </w:pPr>
      <w:r w:rsidDel="00000000" w:rsidR="00000000" w:rsidRPr="00000000">
        <w:rPr>
          <w:i w:val="1"/>
          <w:rtl w:val="0"/>
        </w:rPr>
        <w:t xml:space="preserve">3.6.1 Accessibility</w:t>
      </w:r>
    </w:p>
    <w:p w:rsidR="00000000" w:rsidDel="00000000" w:rsidP="00000000" w:rsidRDefault="00000000" w:rsidRPr="00000000" w14:paraId="0000001E">
      <w:pPr>
        <w:numPr>
          <w:ilvl w:val="2"/>
          <w:numId w:val="165"/>
        </w:numPr>
        <w:spacing w:after="0" w:afterAutospacing="0" w:before="0" w:beforeAutospacing="0" w:lineRule="auto"/>
        <w:ind w:left="2160" w:hanging="360"/>
      </w:pPr>
      <w:r w:rsidDel="00000000" w:rsidR="00000000" w:rsidRPr="00000000">
        <w:rPr>
          <w:i w:val="1"/>
          <w:rtl w:val="0"/>
        </w:rPr>
        <w:t xml:space="preserve">3.6.2 Adaptability</w:t>
      </w:r>
    </w:p>
    <w:p w:rsidR="00000000" w:rsidDel="00000000" w:rsidP="00000000" w:rsidRDefault="00000000" w:rsidRPr="00000000" w14:paraId="0000001F">
      <w:pPr>
        <w:numPr>
          <w:ilvl w:val="2"/>
          <w:numId w:val="165"/>
        </w:numPr>
        <w:spacing w:after="0" w:afterAutospacing="0" w:before="0" w:beforeAutospacing="0" w:lineRule="auto"/>
        <w:ind w:left="2160" w:hanging="360"/>
      </w:pPr>
      <w:r w:rsidDel="00000000" w:rsidR="00000000" w:rsidRPr="00000000">
        <w:rPr>
          <w:i w:val="1"/>
          <w:rtl w:val="0"/>
        </w:rPr>
        <w:t xml:space="preserve">3.6.3 Audit Trail</w:t>
      </w:r>
    </w:p>
    <w:p w:rsidR="00000000" w:rsidDel="00000000" w:rsidP="00000000" w:rsidRDefault="00000000" w:rsidRPr="00000000" w14:paraId="00000020">
      <w:pPr>
        <w:numPr>
          <w:ilvl w:val="2"/>
          <w:numId w:val="165"/>
        </w:numPr>
        <w:spacing w:after="0" w:afterAutospacing="0" w:before="0" w:beforeAutospacing="0" w:lineRule="auto"/>
        <w:ind w:left="2160" w:hanging="360"/>
      </w:pPr>
      <w:r w:rsidDel="00000000" w:rsidR="00000000" w:rsidRPr="00000000">
        <w:rPr>
          <w:i w:val="1"/>
          <w:rtl w:val="0"/>
        </w:rPr>
        <w:t xml:space="preserve">3.6.4 Architecture</w:t>
      </w:r>
    </w:p>
    <w:p w:rsidR="00000000" w:rsidDel="00000000" w:rsidP="00000000" w:rsidRDefault="00000000" w:rsidRPr="00000000" w14:paraId="00000021">
      <w:pPr>
        <w:numPr>
          <w:ilvl w:val="2"/>
          <w:numId w:val="165"/>
        </w:numPr>
        <w:spacing w:after="0" w:afterAutospacing="0" w:before="0" w:beforeAutospacing="0" w:lineRule="auto"/>
        <w:ind w:left="2160" w:hanging="360"/>
      </w:pPr>
      <w:r w:rsidDel="00000000" w:rsidR="00000000" w:rsidRPr="00000000">
        <w:rPr>
          <w:i w:val="1"/>
          <w:rtl w:val="0"/>
        </w:rPr>
        <w:t xml:space="preserve">3.6.5 Authentication</w:t>
      </w:r>
    </w:p>
    <w:p w:rsidR="00000000" w:rsidDel="00000000" w:rsidP="00000000" w:rsidRDefault="00000000" w:rsidRPr="00000000" w14:paraId="00000022">
      <w:pPr>
        <w:numPr>
          <w:ilvl w:val="2"/>
          <w:numId w:val="165"/>
        </w:numPr>
        <w:spacing w:after="0" w:afterAutospacing="0" w:before="0" w:beforeAutospacing="0" w:lineRule="auto"/>
        <w:ind w:left="2160" w:hanging="360"/>
      </w:pPr>
      <w:r w:rsidDel="00000000" w:rsidR="00000000" w:rsidRPr="00000000">
        <w:rPr>
          <w:i w:val="1"/>
          <w:rtl w:val="0"/>
        </w:rPr>
        <w:t xml:space="preserve">3.6.6 Authorization</w:t>
      </w:r>
    </w:p>
    <w:p w:rsidR="00000000" w:rsidDel="00000000" w:rsidP="00000000" w:rsidRDefault="00000000" w:rsidRPr="00000000" w14:paraId="00000023">
      <w:pPr>
        <w:numPr>
          <w:ilvl w:val="2"/>
          <w:numId w:val="165"/>
        </w:numPr>
        <w:spacing w:after="0" w:afterAutospacing="0" w:before="0" w:beforeAutospacing="0" w:lineRule="auto"/>
        <w:ind w:left="2160" w:hanging="360"/>
      </w:pPr>
      <w:r w:rsidDel="00000000" w:rsidR="00000000" w:rsidRPr="00000000">
        <w:rPr>
          <w:i w:val="1"/>
          <w:rtl w:val="0"/>
        </w:rPr>
        <w:t xml:space="preserve">3.6.7 Availability</w:t>
      </w:r>
    </w:p>
    <w:p w:rsidR="00000000" w:rsidDel="00000000" w:rsidP="00000000" w:rsidRDefault="00000000" w:rsidRPr="00000000" w14:paraId="00000024">
      <w:pPr>
        <w:numPr>
          <w:ilvl w:val="2"/>
          <w:numId w:val="165"/>
        </w:numPr>
        <w:spacing w:after="0" w:afterAutospacing="0" w:before="0" w:beforeAutospacing="0" w:lineRule="auto"/>
        <w:ind w:left="2160" w:hanging="360"/>
      </w:pPr>
      <w:r w:rsidDel="00000000" w:rsidR="00000000" w:rsidRPr="00000000">
        <w:rPr>
          <w:i w:val="1"/>
          <w:rtl w:val="0"/>
        </w:rPr>
        <w:t xml:space="preserve">3.6.8 Business Continuity</w:t>
      </w:r>
    </w:p>
    <w:p w:rsidR="00000000" w:rsidDel="00000000" w:rsidP="00000000" w:rsidRDefault="00000000" w:rsidRPr="00000000" w14:paraId="00000025">
      <w:pPr>
        <w:numPr>
          <w:ilvl w:val="2"/>
          <w:numId w:val="165"/>
        </w:numPr>
        <w:spacing w:after="0" w:afterAutospacing="0" w:before="0" w:beforeAutospacing="0" w:lineRule="auto"/>
        <w:ind w:left="2160" w:hanging="360"/>
      </w:pPr>
      <w:r w:rsidDel="00000000" w:rsidR="00000000" w:rsidRPr="00000000">
        <w:rPr>
          <w:i w:val="1"/>
          <w:rtl w:val="0"/>
        </w:rPr>
        <w:t xml:space="preserve">3.6.9 Collaboration Messaging Platform</w:t>
      </w:r>
    </w:p>
    <w:p w:rsidR="00000000" w:rsidDel="00000000" w:rsidP="00000000" w:rsidRDefault="00000000" w:rsidRPr="00000000" w14:paraId="00000026">
      <w:pPr>
        <w:numPr>
          <w:ilvl w:val="2"/>
          <w:numId w:val="165"/>
        </w:numPr>
        <w:spacing w:after="0" w:afterAutospacing="0" w:before="0" w:beforeAutospacing="0" w:lineRule="auto"/>
        <w:ind w:left="2160" w:hanging="360"/>
      </w:pPr>
      <w:r w:rsidDel="00000000" w:rsidR="00000000" w:rsidRPr="00000000">
        <w:rPr>
          <w:i w:val="1"/>
          <w:rtl w:val="0"/>
        </w:rPr>
        <w:t xml:space="preserve">3.6.10 &amp; 3.6.11 Data Integration &amp; Interoperability</w:t>
      </w:r>
    </w:p>
    <w:p w:rsidR="00000000" w:rsidDel="00000000" w:rsidP="00000000" w:rsidRDefault="00000000" w:rsidRPr="00000000" w14:paraId="00000027">
      <w:pPr>
        <w:numPr>
          <w:ilvl w:val="2"/>
          <w:numId w:val="165"/>
        </w:numPr>
        <w:spacing w:after="0" w:afterAutospacing="0" w:before="0" w:beforeAutospacing="0" w:lineRule="auto"/>
        <w:ind w:left="2160" w:hanging="360"/>
      </w:pPr>
      <w:r w:rsidDel="00000000" w:rsidR="00000000" w:rsidRPr="00000000">
        <w:rPr>
          <w:i w:val="1"/>
          <w:rtl w:val="0"/>
        </w:rPr>
        <w:t xml:space="preserve">3.6.12 Data Integrity</w:t>
      </w:r>
    </w:p>
    <w:p w:rsidR="00000000" w:rsidDel="00000000" w:rsidP="00000000" w:rsidRDefault="00000000" w:rsidRPr="00000000" w14:paraId="00000028">
      <w:pPr>
        <w:numPr>
          <w:ilvl w:val="2"/>
          <w:numId w:val="165"/>
        </w:numPr>
        <w:spacing w:after="0" w:afterAutospacing="0" w:before="0" w:beforeAutospacing="0" w:lineRule="auto"/>
        <w:ind w:left="2160" w:hanging="360"/>
      </w:pPr>
      <w:r w:rsidDel="00000000" w:rsidR="00000000" w:rsidRPr="00000000">
        <w:rPr>
          <w:i w:val="1"/>
          <w:rtl w:val="0"/>
        </w:rPr>
        <w:t xml:space="preserve">3.6.13 Dependability</w:t>
      </w:r>
    </w:p>
    <w:p w:rsidR="00000000" w:rsidDel="00000000" w:rsidP="00000000" w:rsidRDefault="00000000" w:rsidRPr="00000000" w14:paraId="00000029">
      <w:pPr>
        <w:numPr>
          <w:ilvl w:val="2"/>
          <w:numId w:val="165"/>
        </w:numPr>
        <w:spacing w:after="0" w:afterAutospacing="0" w:before="0" w:beforeAutospacing="0" w:lineRule="auto"/>
        <w:ind w:left="2160" w:hanging="360"/>
      </w:pPr>
      <w:r w:rsidDel="00000000" w:rsidR="00000000" w:rsidRPr="00000000">
        <w:rPr>
          <w:i w:val="1"/>
          <w:rtl w:val="0"/>
        </w:rPr>
        <w:t xml:space="preserve">3.6.14 Documentation</w:t>
      </w:r>
    </w:p>
    <w:p w:rsidR="00000000" w:rsidDel="00000000" w:rsidP="00000000" w:rsidRDefault="00000000" w:rsidRPr="00000000" w14:paraId="0000002A">
      <w:pPr>
        <w:numPr>
          <w:ilvl w:val="2"/>
          <w:numId w:val="165"/>
        </w:numPr>
        <w:spacing w:after="0" w:afterAutospacing="0" w:before="0" w:beforeAutospacing="0" w:lineRule="auto"/>
        <w:ind w:left="2160" w:hanging="360"/>
      </w:pPr>
      <w:r w:rsidDel="00000000" w:rsidR="00000000" w:rsidRPr="00000000">
        <w:rPr>
          <w:i w:val="1"/>
          <w:rtl w:val="0"/>
        </w:rPr>
        <w:t xml:space="preserve">3.6.15 Efficiency</w:t>
      </w:r>
    </w:p>
    <w:p w:rsidR="00000000" w:rsidDel="00000000" w:rsidP="00000000" w:rsidRDefault="00000000" w:rsidRPr="00000000" w14:paraId="0000002B">
      <w:pPr>
        <w:numPr>
          <w:ilvl w:val="2"/>
          <w:numId w:val="165"/>
        </w:numPr>
        <w:spacing w:after="0" w:afterAutospacing="0" w:before="0" w:beforeAutospacing="0" w:lineRule="auto"/>
        <w:ind w:left="2160" w:hanging="360"/>
      </w:pPr>
      <w:r w:rsidDel="00000000" w:rsidR="00000000" w:rsidRPr="00000000">
        <w:rPr>
          <w:i w:val="1"/>
          <w:rtl w:val="0"/>
        </w:rPr>
        <w:t xml:space="preserve">3.6.16 Extensibility</w:t>
      </w:r>
    </w:p>
    <w:p w:rsidR="00000000" w:rsidDel="00000000" w:rsidP="00000000" w:rsidRDefault="00000000" w:rsidRPr="00000000" w14:paraId="0000002C">
      <w:pPr>
        <w:numPr>
          <w:ilvl w:val="2"/>
          <w:numId w:val="165"/>
        </w:numPr>
        <w:spacing w:after="0" w:afterAutospacing="0" w:before="0" w:beforeAutospacing="0" w:lineRule="auto"/>
        <w:ind w:left="2160" w:hanging="360"/>
      </w:pPr>
      <w:r w:rsidDel="00000000" w:rsidR="00000000" w:rsidRPr="00000000">
        <w:rPr>
          <w:i w:val="1"/>
          <w:rtl w:val="0"/>
        </w:rPr>
        <w:t xml:space="preserve">3.6.17 Interoperability</w:t>
      </w:r>
    </w:p>
    <w:p w:rsidR="00000000" w:rsidDel="00000000" w:rsidP="00000000" w:rsidRDefault="00000000" w:rsidRPr="00000000" w14:paraId="0000002D">
      <w:pPr>
        <w:numPr>
          <w:ilvl w:val="2"/>
          <w:numId w:val="165"/>
        </w:numPr>
        <w:spacing w:after="0" w:afterAutospacing="0" w:before="0" w:beforeAutospacing="0" w:lineRule="auto"/>
        <w:ind w:left="2160" w:hanging="360"/>
      </w:pPr>
      <w:r w:rsidDel="00000000" w:rsidR="00000000" w:rsidRPr="00000000">
        <w:rPr>
          <w:i w:val="1"/>
          <w:rtl w:val="0"/>
        </w:rPr>
        <w:t xml:space="preserve">3.6.18 Information Security</w:t>
      </w:r>
    </w:p>
    <w:p w:rsidR="00000000" w:rsidDel="00000000" w:rsidP="00000000" w:rsidRDefault="00000000" w:rsidRPr="00000000" w14:paraId="0000002E">
      <w:pPr>
        <w:numPr>
          <w:ilvl w:val="2"/>
          <w:numId w:val="165"/>
        </w:numPr>
        <w:spacing w:after="0" w:afterAutospacing="0" w:before="0" w:beforeAutospacing="0" w:lineRule="auto"/>
        <w:ind w:left="2160" w:hanging="360"/>
      </w:pPr>
      <w:r w:rsidDel="00000000" w:rsidR="00000000" w:rsidRPr="00000000">
        <w:rPr>
          <w:i w:val="1"/>
          <w:rtl w:val="0"/>
        </w:rPr>
        <w:t xml:space="preserve">3.6.19 Maintainability</w:t>
      </w:r>
    </w:p>
    <w:p w:rsidR="00000000" w:rsidDel="00000000" w:rsidP="00000000" w:rsidRDefault="00000000" w:rsidRPr="00000000" w14:paraId="0000002F">
      <w:pPr>
        <w:numPr>
          <w:ilvl w:val="2"/>
          <w:numId w:val="165"/>
        </w:numPr>
        <w:spacing w:after="0" w:afterAutospacing="0" w:before="0" w:beforeAutospacing="0" w:lineRule="auto"/>
        <w:ind w:left="2160" w:hanging="360"/>
      </w:pPr>
      <w:r w:rsidDel="00000000" w:rsidR="00000000" w:rsidRPr="00000000">
        <w:rPr>
          <w:i w:val="1"/>
          <w:rtl w:val="0"/>
        </w:rPr>
        <w:t xml:space="preserve">3.6.20 Performance</w:t>
      </w:r>
    </w:p>
    <w:p w:rsidR="00000000" w:rsidDel="00000000" w:rsidP="00000000" w:rsidRDefault="00000000" w:rsidRPr="00000000" w14:paraId="00000030">
      <w:pPr>
        <w:numPr>
          <w:ilvl w:val="2"/>
          <w:numId w:val="165"/>
        </w:numPr>
        <w:spacing w:after="0" w:afterAutospacing="0" w:before="0" w:beforeAutospacing="0" w:lineRule="auto"/>
        <w:ind w:left="2160" w:hanging="360"/>
      </w:pPr>
      <w:r w:rsidDel="00000000" w:rsidR="00000000" w:rsidRPr="00000000">
        <w:rPr>
          <w:i w:val="1"/>
          <w:rtl w:val="0"/>
        </w:rPr>
        <w:t xml:space="preserve">3.6.21 Reliability</w:t>
      </w:r>
    </w:p>
    <w:p w:rsidR="00000000" w:rsidDel="00000000" w:rsidP="00000000" w:rsidRDefault="00000000" w:rsidRPr="00000000" w14:paraId="00000031">
      <w:pPr>
        <w:numPr>
          <w:ilvl w:val="2"/>
          <w:numId w:val="165"/>
        </w:numPr>
        <w:spacing w:after="0" w:afterAutospacing="0" w:before="0" w:beforeAutospacing="0" w:lineRule="auto"/>
        <w:ind w:left="2160" w:hanging="360"/>
      </w:pPr>
      <w:r w:rsidDel="00000000" w:rsidR="00000000" w:rsidRPr="00000000">
        <w:rPr>
          <w:i w:val="1"/>
          <w:rtl w:val="0"/>
        </w:rPr>
        <w:t xml:space="preserve">3.6.22 Reusability</w:t>
      </w:r>
    </w:p>
    <w:p w:rsidR="00000000" w:rsidDel="00000000" w:rsidP="00000000" w:rsidRDefault="00000000" w:rsidRPr="00000000" w14:paraId="00000032">
      <w:pPr>
        <w:numPr>
          <w:ilvl w:val="2"/>
          <w:numId w:val="165"/>
        </w:numPr>
        <w:spacing w:after="0" w:afterAutospacing="0" w:before="0" w:beforeAutospacing="0" w:lineRule="auto"/>
        <w:ind w:left="2160" w:hanging="360"/>
      </w:pPr>
      <w:r w:rsidDel="00000000" w:rsidR="00000000" w:rsidRPr="00000000">
        <w:rPr>
          <w:i w:val="1"/>
          <w:rtl w:val="0"/>
        </w:rPr>
        <w:t xml:space="preserve">3.6.23 Scalability</w:t>
      </w:r>
    </w:p>
    <w:p w:rsidR="00000000" w:rsidDel="00000000" w:rsidP="00000000" w:rsidRDefault="00000000" w:rsidRPr="00000000" w14:paraId="00000033">
      <w:pPr>
        <w:numPr>
          <w:ilvl w:val="2"/>
          <w:numId w:val="165"/>
        </w:numPr>
        <w:spacing w:after="0" w:afterAutospacing="0" w:before="0" w:beforeAutospacing="0" w:lineRule="auto"/>
        <w:ind w:left="2160" w:hanging="360"/>
      </w:pPr>
      <w:r w:rsidDel="00000000" w:rsidR="00000000" w:rsidRPr="00000000">
        <w:rPr>
          <w:i w:val="1"/>
          <w:rtl w:val="0"/>
        </w:rPr>
        <w:t xml:space="preserve">3.6.24 Security (NFR Aspects)</w:t>
      </w:r>
    </w:p>
    <w:p w:rsidR="00000000" w:rsidDel="00000000" w:rsidP="00000000" w:rsidRDefault="00000000" w:rsidRPr="00000000" w14:paraId="00000034">
      <w:pPr>
        <w:numPr>
          <w:ilvl w:val="2"/>
          <w:numId w:val="165"/>
        </w:numPr>
        <w:spacing w:after="0" w:afterAutospacing="0" w:before="0" w:beforeAutospacing="0" w:lineRule="auto"/>
        <w:ind w:left="2160" w:hanging="360"/>
      </w:pPr>
      <w:r w:rsidDel="00000000" w:rsidR="00000000" w:rsidRPr="00000000">
        <w:rPr>
          <w:i w:val="1"/>
          <w:rtl w:val="0"/>
        </w:rPr>
        <w:t xml:space="preserve">3.6.25 Server/Storage</w:t>
      </w:r>
    </w:p>
    <w:p w:rsidR="00000000" w:rsidDel="00000000" w:rsidP="00000000" w:rsidRDefault="00000000" w:rsidRPr="00000000" w14:paraId="00000035">
      <w:pPr>
        <w:numPr>
          <w:ilvl w:val="2"/>
          <w:numId w:val="165"/>
        </w:numPr>
        <w:spacing w:after="0" w:afterAutospacing="0" w:before="0" w:beforeAutospacing="0" w:lineRule="auto"/>
        <w:ind w:left="2160" w:hanging="360"/>
      </w:pPr>
      <w:r w:rsidDel="00000000" w:rsidR="00000000" w:rsidRPr="00000000">
        <w:rPr>
          <w:i w:val="1"/>
          <w:rtl w:val="0"/>
        </w:rPr>
        <w:t xml:space="preserve">3.6.26 Service Level Agreement (General NFRs)</w:t>
      </w:r>
    </w:p>
    <w:p w:rsidR="00000000" w:rsidDel="00000000" w:rsidP="00000000" w:rsidRDefault="00000000" w:rsidRPr="00000000" w14:paraId="00000036">
      <w:pPr>
        <w:numPr>
          <w:ilvl w:val="2"/>
          <w:numId w:val="165"/>
        </w:numPr>
        <w:spacing w:after="0" w:afterAutospacing="0" w:before="0" w:beforeAutospacing="0" w:lineRule="auto"/>
        <w:ind w:left="2160" w:hanging="360"/>
      </w:pPr>
      <w:r w:rsidDel="00000000" w:rsidR="00000000" w:rsidRPr="00000000">
        <w:rPr>
          <w:i w:val="1"/>
          <w:rtl w:val="0"/>
        </w:rPr>
        <w:t xml:space="preserve">3.6.27 Serviceability</w:t>
      </w:r>
    </w:p>
    <w:p w:rsidR="00000000" w:rsidDel="00000000" w:rsidP="00000000" w:rsidRDefault="00000000" w:rsidRPr="00000000" w14:paraId="00000037">
      <w:pPr>
        <w:numPr>
          <w:ilvl w:val="2"/>
          <w:numId w:val="165"/>
        </w:numPr>
        <w:spacing w:after="0" w:afterAutospacing="0" w:before="0" w:beforeAutospacing="0" w:lineRule="auto"/>
        <w:ind w:left="2160" w:hanging="360"/>
      </w:pPr>
      <w:r w:rsidDel="00000000" w:rsidR="00000000" w:rsidRPr="00000000">
        <w:rPr>
          <w:i w:val="1"/>
          <w:rtl w:val="0"/>
        </w:rPr>
        <w:t xml:space="preserve">3.6.28 Solution Lifecycle Management</w:t>
      </w:r>
    </w:p>
    <w:p w:rsidR="00000000" w:rsidDel="00000000" w:rsidP="00000000" w:rsidRDefault="00000000" w:rsidRPr="00000000" w14:paraId="00000038">
      <w:pPr>
        <w:numPr>
          <w:ilvl w:val="2"/>
          <w:numId w:val="165"/>
        </w:numPr>
        <w:spacing w:after="0" w:afterAutospacing="0" w:before="0" w:beforeAutospacing="0" w:lineRule="auto"/>
        <w:ind w:left="2160" w:hanging="360"/>
      </w:pPr>
      <w:r w:rsidDel="00000000" w:rsidR="00000000" w:rsidRPr="00000000">
        <w:rPr>
          <w:i w:val="1"/>
          <w:rtl w:val="0"/>
        </w:rPr>
        <w:t xml:space="preserve">3.6.29 Stability</w:t>
      </w:r>
    </w:p>
    <w:p w:rsidR="00000000" w:rsidDel="00000000" w:rsidP="00000000" w:rsidRDefault="00000000" w:rsidRPr="00000000" w14:paraId="00000039">
      <w:pPr>
        <w:numPr>
          <w:ilvl w:val="2"/>
          <w:numId w:val="165"/>
        </w:numPr>
        <w:spacing w:after="0" w:afterAutospacing="0" w:before="0" w:beforeAutospacing="0" w:lineRule="auto"/>
        <w:ind w:left="2160" w:hanging="360"/>
      </w:pPr>
      <w:r w:rsidDel="00000000" w:rsidR="00000000" w:rsidRPr="00000000">
        <w:rPr>
          <w:i w:val="1"/>
          <w:rtl w:val="0"/>
        </w:rPr>
        <w:t xml:space="preserve">3.6.30 Supportability</w:t>
      </w:r>
    </w:p>
    <w:p w:rsidR="00000000" w:rsidDel="00000000" w:rsidP="00000000" w:rsidRDefault="00000000" w:rsidRPr="00000000" w14:paraId="0000003A">
      <w:pPr>
        <w:numPr>
          <w:ilvl w:val="2"/>
          <w:numId w:val="165"/>
        </w:numPr>
        <w:spacing w:after="0" w:afterAutospacing="0" w:before="0" w:beforeAutospacing="0" w:lineRule="auto"/>
        <w:ind w:left="2160" w:hanging="360"/>
      </w:pPr>
      <w:r w:rsidDel="00000000" w:rsidR="00000000" w:rsidRPr="00000000">
        <w:rPr>
          <w:i w:val="1"/>
          <w:rtl w:val="0"/>
        </w:rPr>
        <w:t xml:space="preserve">3.6.31 Technical Support</w:t>
      </w:r>
    </w:p>
    <w:p w:rsidR="00000000" w:rsidDel="00000000" w:rsidP="00000000" w:rsidRDefault="00000000" w:rsidRPr="00000000" w14:paraId="0000003B">
      <w:pPr>
        <w:numPr>
          <w:ilvl w:val="2"/>
          <w:numId w:val="165"/>
        </w:numPr>
        <w:spacing w:after="0" w:afterAutospacing="0" w:before="0" w:beforeAutospacing="0" w:lineRule="auto"/>
        <w:ind w:left="2160" w:hanging="360"/>
      </w:pPr>
      <w:r w:rsidDel="00000000" w:rsidR="00000000" w:rsidRPr="00000000">
        <w:rPr>
          <w:i w:val="1"/>
          <w:rtl w:val="0"/>
        </w:rPr>
        <w:t xml:space="preserve">3.6.32 Testability</w:t>
      </w:r>
    </w:p>
    <w:p w:rsidR="00000000" w:rsidDel="00000000" w:rsidP="00000000" w:rsidRDefault="00000000" w:rsidRPr="00000000" w14:paraId="0000003C">
      <w:pPr>
        <w:numPr>
          <w:ilvl w:val="2"/>
          <w:numId w:val="165"/>
        </w:numPr>
        <w:spacing w:after="0" w:afterAutospacing="0" w:before="0" w:beforeAutospacing="0" w:lineRule="auto"/>
        <w:ind w:left="2160" w:hanging="360"/>
      </w:pPr>
      <w:r w:rsidDel="00000000" w:rsidR="00000000" w:rsidRPr="00000000">
        <w:rPr>
          <w:i w:val="1"/>
          <w:rtl w:val="0"/>
        </w:rPr>
        <w:t xml:space="preserve">3.6.33 Training (NFR Perspective)</w:t>
      </w:r>
    </w:p>
    <w:p w:rsidR="00000000" w:rsidDel="00000000" w:rsidP="00000000" w:rsidRDefault="00000000" w:rsidRPr="00000000" w14:paraId="0000003D">
      <w:pPr>
        <w:numPr>
          <w:ilvl w:val="2"/>
          <w:numId w:val="165"/>
        </w:numPr>
        <w:spacing w:after="0" w:afterAutospacing="0" w:before="0" w:beforeAutospacing="0" w:lineRule="auto"/>
        <w:ind w:left="2160" w:hanging="360"/>
      </w:pPr>
      <w:r w:rsidDel="00000000" w:rsidR="00000000" w:rsidRPr="00000000">
        <w:rPr>
          <w:i w:val="1"/>
          <w:rtl w:val="0"/>
        </w:rPr>
        <w:t xml:space="preserve">3.6.34 Usability</w:t>
      </w:r>
    </w:p>
    <w:p w:rsidR="00000000" w:rsidDel="00000000" w:rsidP="00000000" w:rsidRDefault="00000000" w:rsidRPr="00000000" w14:paraId="0000003E">
      <w:pPr>
        <w:numPr>
          <w:ilvl w:val="1"/>
          <w:numId w:val="165"/>
        </w:numPr>
        <w:spacing w:after="0" w:afterAutospacing="0" w:before="0" w:beforeAutospacing="0" w:lineRule="auto"/>
        <w:ind w:left="1440" w:hanging="360"/>
      </w:pPr>
      <w:r w:rsidDel="00000000" w:rsidR="00000000" w:rsidRPr="00000000">
        <w:rPr>
          <w:i w:val="1"/>
          <w:rtl w:val="0"/>
        </w:rPr>
        <w:t xml:space="preserve">3.7 Hardware Lifecycle &amp; Logistics</w:t>
      </w:r>
    </w:p>
    <w:p w:rsidR="00000000" w:rsidDel="00000000" w:rsidP="00000000" w:rsidRDefault="00000000" w:rsidRPr="00000000" w14:paraId="0000003F">
      <w:pPr>
        <w:numPr>
          <w:ilvl w:val="1"/>
          <w:numId w:val="165"/>
        </w:numPr>
        <w:spacing w:after="0" w:afterAutospacing="0" w:before="0" w:beforeAutospacing="0" w:lineRule="auto"/>
        <w:ind w:left="1440" w:hanging="360"/>
      </w:pPr>
      <w:r w:rsidDel="00000000" w:rsidR="00000000" w:rsidRPr="00000000">
        <w:rPr>
          <w:i w:val="1"/>
          <w:rtl w:val="0"/>
        </w:rPr>
        <w:t xml:space="preserve">3.8 Implementation Plan &amp; Timeline</w:t>
      </w:r>
    </w:p>
    <w:p w:rsidR="00000000" w:rsidDel="00000000" w:rsidP="00000000" w:rsidRDefault="00000000" w:rsidRPr="00000000" w14:paraId="00000040">
      <w:pPr>
        <w:numPr>
          <w:ilvl w:val="1"/>
          <w:numId w:val="165"/>
        </w:numPr>
        <w:spacing w:after="0" w:afterAutospacing="0" w:before="0" w:beforeAutospacing="0" w:lineRule="auto"/>
        <w:ind w:left="1440" w:hanging="360"/>
      </w:pPr>
      <w:r w:rsidDel="00000000" w:rsidR="00000000" w:rsidRPr="00000000">
        <w:rPr>
          <w:i w:val="1"/>
          <w:rtl w:val="0"/>
        </w:rPr>
        <w:t xml:space="preserve">3.9 Training, Communication &amp; User Adoption</w:t>
      </w:r>
    </w:p>
    <w:p w:rsidR="00000000" w:rsidDel="00000000" w:rsidP="00000000" w:rsidRDefault="00000000" w:rsidRPr="00000000" w14:paraId="00000041">
      <w:pPr>
        <w:numPr>
          <w:ilvl w:val="1"/>
          <w:numId w:val="165"/>
        </w:numPr>
        <w:spacing w:after="0" w:afterAutospacing="0" w:before="0" w:beforeAutospacing="0" w:lineRule="auto"/>
        <w:ind w:left="1440" w:hanging="360"/>
      </w:pPr>
      <w:r w:rsidDel="00000000" w:rsidR="00000000" w:rsidRPr="00000000">
        <w:rPr>
          <w:i w:val="1"/>
          <w:rtl w:val="0"/>
        </w:rPr>
        <w:t xml:space="preserve">3.10 Support &amp; Operations</w:t>
      </w:r>
    </w:p>
    <w:p w:rsidR="00000000" w:rsidDel="00000000" w:rsidP="00000000" w:rsidRDefault="00000000" w:rsidRPr="00000000" w14:paraId="00000042">
      <w:pPr>
        <w:numPr>
          <w:ilvl w:val="1"/>
          <w:numId w:val="165"/>
        </w:numPr>
        <w:spacing w:after="0" w:afterAutospacing="0" w:before="0" w:beforeAutospacing="0" w:lineRule="auto"/>
        <w:ind w:left="1440" w:hanging="360"/>
      </w:pPr>
      <w:r w:rsidDel="00000000" w:rsidR="00000000" w:rsidRPr="00000000">
        <w:rPr>
          <w:i w:val="1"/>
          <w:rtl w:val="0"/>
        </w:rPr>
        <w:t xml:space="preserve">3.11 Student Management (and backend) System</w:t>
      </w:r>
    </w:p>
    <w:p w:rsidR="00000000" w:rsidDel="00000000" w:rsidP="00000000" w:rsidRDefault="00000000" w:rsidRPr="00000000" w14:paraId="00000043">
      <w:pPr>
        <w:numPr>
          <w:ilvl w:val="1"/>
          <w:numId w:val="165"/>
        </w:numPr>
        <w:spacing w:after="0" w:afterAutospacing="0" w:before="0" w:beforeAutospacing="0" w:lineRule="auto"/>
        <w:ind w:left="1440" w:hanging="360"/>
      </w:pPr>
      <w:r w:rsidDel="00000000" w:rsidR="00000000" w:rsidRPr="00000000">
        <w:rPr>
          <w:i w:val="1"/>
          <w:rtl w:val="0"/>
        </w:rPr>
        <w:t xml:space="preserve">3.12 Adaptive/Dynamic Routing Software</w:t>
      </w:r>
    </w:p>
    <w:p w:rsidR="00000000" w:rsidDel="00000000" w:rsidP="00000000" w:rsidRDefault="00000000" w:rsidRPr="00000000" w14:paraId="00000044">
      <w:pPr>
        <w:numPr>
          <w:ilvl w:val="2"/>
          <w:numId w:val="165"/>
        </w:numPr>
        <w:spacing w:after="0" w:afterAutospacing="0" w:before="0" w:beforeAutospacing="0" w:lineRule="auto"/>
        <w:ind w:left="2160" w:hanging="360"/>
      </w:pPr>
      <w:r w:rsidDel="00000000" w:rsidR="00000000" w:rsidRPr="00000000">
        <w:rPr>
          <w:i w:val="1"/>
          <w:rtl w:val="0"/>
        </w:rPr>
        <w:t xml:space="preserve">3.12.1 Core Functionality (General, Map, Users, Integration)</w:t>
      </w:r>
    </w:p>
    <w:p w:rsidR="00000000" w:rsidDel="00000000" w:rsidP="00000000" w:rsidRDefault="00000000" w:rsidRPr="00000000" w14:paraId="00000045">
      <w:pPr>
        <w:numPr>
          <w:ilvl w:val="1"/>
          <w:numId w:val="165"/>
        </w:numPr>
        <w:spacing w:after="0" w:afterAutospacing="0" w:before="0" w:beforeAutospacing="0" w:lineRule="auto"/>
        <w:ind w:left="1440" w:hanging="360"/>
      </w:pPr>
      <w:r w:rsidDel="00000000" w:rsidR="00000000" w:rsidRPr="00000000">
        <w:rPr>
          <w:i w:val="1"/>
          <w:rtl w:val="0"/>
        </w:rPr>
        <w:t xml:space="preserve">3.13 Stops Management</w:t>
      </w:r>
    </w:p>
    <w:p w:rsidR="00000000" w:rsidDel="00000000" w:rsidP="00000000" w:rsidRDefault="00000000" w:rsidRPr="00000000" w14:paraId="00000046">
      <w:pPr>
        <w:numPr>
          <w:ilvl w:val="2"/>
          <w:numId w:val="165"/>
        </w:numPr>
        <w:spacing w:after="0" w:afterAutospacing="0" w:before="0" w:beforeAutospacing="0" w:lineRule="auto"/>
        <w:ind w:left="2160" w:hanging="360"/>
      </w:pPr>
      <w:r w:rsidDel="00000000" w:rsidR="00000000" w:rsidRPr="00000000">
        <w:rPr>
          <w:i w:val="1"/>
          <w:rtl w:val="0"/>
        </w:rPr>
        <w:t xml:space="preserve">3.13.a General</w:t>
      </w:r>
    </w:p>
    <w:p w:rsidR="00000000" w:rsidDel="00000000" w:rsidP="00000000" w:rsidRDefault="00000000" w:rsidRPr="00000000" w14:paraId="00000047">
      <w:pPr>
        <w:numPr>
          <w:ilvl w:val="2"/>
          <w:numId w:val="165"/>
        </w:numPr>
        <w:spacing w:after="0" w:afterAutospacing="0" w:before="0" w:beforeAutospacing="0" w:lineRule="auto"/>
        <w:ind w:left="2160" w:hanging="360"/>
      </w:pPr>
      <w:r w:rsidDel="00000000" w:rsidR="00000000" w:rsidRPr="00000000">
        <w:rPr>
          <w:i w:val="1"/>
          <w:rtl w:val="0"/>
        </w:rPr>
        <w:t xml:space="preserve">3.13.b Optimization Capabilities</w:t>
      </w:r>
    </w:p>
    <w:p w:rsidR="00000000" w:rsidDel="00000000" w:rsidP="00000000" w:rsidRDefault="00000000" w:rsidRPr="00000000" w14:paraId="00000048">
      <w:pPr>
        <w:numPr>
          <w:ilvl w:val="2"/>
          <w:numId w:val="165"/>
        </w:numPr>
        <w:spacing w:after="0" w:afterAutospacing="0" w:before="0" w:beforeAutospacing="0" w:lineRule="auto"/>
        <w:ind w:left="2160" w:hanging="360"/>
      </w:pPr>
      <w:r w:rsidDel="00000000" w:rsidR="00000000" w:rsidRPr="00000000">
        <w:rPr>
          <w:i w:val="1"/>
          <w:rtl w:val="0"/>
        </w:rPr>
        <w:t xml:space="preserve">3.13.c Manual Capabilities</w:t>
      </w:r>
    </w:p>
    <w:p w:rsidR="00000000" w:rsidDel="00000000" w:rsidP="00000000" w:rsidRDefault="00000000" w:rsidRPr="00000000" w14:paraId="00000049">
      <w:pPr>
        <w:numPr>
          <w:ilvl w:val="2"/>
          <w:numId w:val="165"/>
        </w:numPr>
        <w:spacing w:after="0" w:afterAutospacing="0" w:before="0" w:beforeAutospacing="0" w:lineRule="auto"/>
        <w:ind w:left="2160" w:hanging="360"/>
      </w:pPr>
      <w:r w:rsidDel="00000000" w:rsidR="00000000" w:rsidRPr="00000000">
        <w:rPr>
          <w:i w:val="1"/>
          <w:rtl w:val="0"/>
        </w:rPr>
        <w:t xml:space="preserve">3.13.d Stop-Level Information</w:t>
      </w:r>
    </w:p>
    <w:p w:rsidR="00000000" w:rsidDel="00000000" w:rsidP="00000000" w:rsidRDefault="00000000" w:rsidRPr="00000000" w14:paraId="0000004A">
      <w:pPr>
        <w:numPr>
          <w:ilvl w:val="1"/>
          <w:numId w:val="165"/>
        </w:numPr>
        <w:spacing w:after="0" w:afterAutospacing="0" w:before="0" w:beforeAutospacing="0" w:lineRule="auto"/>
        <w:ind w:left="1440" w:hanging="360"/>
      </w:pPr>
      <w:r w:rsidDel="00000000" w:rsidR="00000000" w:rsidRPr="00000000">
        <w:rPr>
          <w:i w:val="1"/>
          <w:rtl w:val="0"/>
        </w:rPr>
        <w:t xml:space="preserve">3.14 Session Times Management</w:t>
      </w:r>
    </w:p>
    <w:p w:rsidR="00000000" w:rsidDel="00000000" w:rsidP="00000000" w:rsidRDefault="00000000" w:rsidRPr="00000000" w14:paraId="0000004B">
      <w:pPr>
        <w:numPr>
          <w:ilvl w:val="2"/>
          <w:numId w:val="165"/>
        </w:numPr>
        <w:spacing w:after="0" w:afterAutospacing="0" w:before="0" w:beforeAutospacing="0" w:lineRule="auto"/>
        <w:ind w:left="2160" w:hanging="360"/>
      </w:pPr>
      <w:r w:rsidDel="00000000" w:rsidR="00000000" w:rsidRPr="00000000">
        <w:rPr>
          <w:i w:val="1"/>
          <w:rtl w:val="0"/>
        </w:rPr>
        <w:t xml:space="preserve">3.14.a General</w:t>
      </w:r>
    </w:p>
    <w:p w:rsidR="00000000" w:rsidDel="00000000" w:rsidP="00000000" w:rsidRDefault="00000000" w:rsidRPr="00000000" w14:paraId="0000004C">
      <w:pPr>
        <w:numPr>
          <w:ilvl w:val="2"/>
          <w:numId w:val="165"/>
        </w:numPr>
        <w:spacing w:after="0" w:afterAutospacing="0" w:before="0" w:beforeAutospacing="0" w:lineRule="auto"/>
        <w:ind w:left="2160" w:hanging="360"/>
      </w:pPr>
      <w:r w:rsidDel="00000000" w:rsidR="00000000" w:rsidRPr="00000000">
        <w:rPr>
          <w:i w:val="1"/>
          <w:rtl w:val="0"/>
        </w:rPr>
        <w:t xml:space="preserve">3.14.b Optimization Capabilities</w:t>
      </w:r>
    </w:p>
    <w:p w:rsidR="00000000" w:rsidDel="00000000" w:rsidP="00000000" w:rsidRDefault="00000000" w:rsidRPr="00000000" w14:paraId="0000004D">
      <w:pPr>
        <w:numPr>
          <w:ilvl w:val="1"/>
          <w:numId w:val="165"/>
        </w:numPr>
        <w:spacing w:after="0" w:afterAutospacing="0" w:before="0" w:beforeAutospacing="0" w:lineRule="auto"/>
        <w:ind w:left="1440" w:hanging="360"/>
      </w:pPr>
      <w:r w:rsidDel="00000000" w:rsidR="00000000" w:rsidRPr="00000000">
        <w:rPr>
          <w:i w:val="1"/>
          <w:rtl w:val="0"/>
        </w:rPr>
        <w:t xml:space="preserve">3.15 Routing Requirements</w:t>
      </w:r>
    </w:p>
    <w:p w:rsidR="00000000" w:rsidDel="00000000" w:rsidP="00000000" w:rsidRDefault="00000000" w:rsidRPr="00000000" w14:paraId="0000004E">
      <w:pPr>
        <w:numPr>
          <w:ilvl w:val="2"/>
          <w:numId w:val="165"/>
        </w:numPr>
        <w:spacing w:after="0" w:afterAutospacing="0" w:before="0" w:beforeAutospacing="0" w:lineRule="auto"/>
        <w:ind w:left="2160" w:hanging="360"/>
      </w:pPr>
      <w:r w:rsidDel="00000000" w:rsidR="00000000" w:rsidRPr="00000000">
        <w:rPr>
          <w:i w:val="1"/>
          <w:rtl w:val="0"/>
        </w:rPr>
        <w:t xml:space="preserve">3.15.a General</w:t>
      </w:r>
    </w:p>
    <w:p w:rsidR="00000000" w:rsidDel="00000000" w:rsidP="00000000" w:rsidRDefault="00000000" w:rsidRPr="00000000" w14:paraId="0000004F">
      <w:pPr>
        <w:numPr>
          <w:ilvl w:val="2"/>
          <w:numId w:val="165"/>
        </w:numPr>
        <w:spacing w:after="0" w:afterAutospacing="0" w:before="0" w:beforeAutospacing="0" w:lineRule="auto"/>
        <w:ind w:left="2160" w:hanging="360"/>
      </w:pPr>
      <w:r w:rsidDel="00000000" w:rsidR="00000000" w:rsidRPr="00000000">
        <w:rPr>
          <w:i w:val="1"/>
          <w:rtl w:val="0"/>
        </w:rPr>
        <w:t xml:space="preserve">3.15.b Optimization Capabilities</w:t>
      </w:r>
    </w:p>
    <w:p w:rsidR="00000000" w:rsidDel="00000000" w:rsidP="00000000" w:rsidRDefault="00000000" w:rsidRPr="00000000" w14:paraId="00000050">
      <w:pPr>
        <w:numPr>
          <w:ilvl w:val="2"/>
          <w:numId w:val="165"/>
        </w:numPr>
        <w:spacing w:after="0" w:afterAutospacing="0" w:before="0" w:beforeAutospacing="0" w:lineRule="auto"/>
        <w:ind w:left="2160" w:hanging="360"/>
      </w:pPr>
      <w:r w:rsidDel="00000000" w:rsidR="00000000" w:rsidRPr="00000000">
        <w:rPr>
          <w:i w:val="1"/>
          <w:rtl w:val="0"/>
        </w:rPr>
        <w:t xml:space="preserve">3.15.c Manual Capabilities</w:t>
      </w:r>
    </w:p>
    <w:p w:rsidR="00000000" w:rsidDel="00000000" w:rsidP="00000000" w:rsidRDefault="00000000" w:rsidRPr="00000000" w14:paraId="00000051">
      <w:pPr>
        <w:numPr>
          <w:ilvl w:val="2"/>
          <w:numId w:val="165"/>
        </w:numPr>
        <w:spacing w:after="0" w:afterAutospacing="0" w:before="0" w:beforeAutospacing="0" w:lineRule="auto"/>
        <w:ind w:left="2160" w:hanging="360"/>
      </w:pPr>
      <w:r w:rsidDel="00000000" w:rsidR="00000000" w:rsidRPr="00000000">
        <w:rPr>
          <w:i w:val="1"/>
          <w:rtl w:val="0"/>
        </w:rPr>
        <w:t xml:space="preserve">3.15.d Route-Level Information</w:t>
      </w:r>
    </w:p>
    <w:p w:rsidR="00000000" w:rsidDel="00000000" w:rsidP="00000000" w:rsidRDefault="00000000" w:rsidRPr="00000000" w14:paraId="00000052">
      <w:pPr>
        <w:numPr>
          <w:ilvl w:val="1"/>
          <w:numId w:val="165"/>
        </w:numPr>
        <w:spacing w:after="0" w:afterAutospacing="0" w:before="0" w:beforeAutospacing="0" w:lineRule="auto"/>
        <w:ind w:left="1440" w:hanging="360"/>
      </w:pPr>
      <w:r w:rsidDel="00000000" w:rsidR="00000000" w:rsidRPr="00000000">
        <w:rPr>
          <w:i w:val="1"/>
          <w:rtl w:val="0"/>
        </w:rPr>
        <w:t xml:space="preserve">3.16 Notifications and Alerts</w:t>
      </w:r>
    </w:p>
    <w:p w:rsidR="00000000" w:rsidDel="00000000" w:rsidP="00000000" w:rsidRDefault="00000000" w:rsidRPr="00000000" w14:paraId="00000053">
      <w:pPr>
        <w:numPr>
          <w:ilvl w:val="2"/>
          <w:numId w:val="165"/>
        </w:numPr>
        <w:spacing w:after="0" w:afterAutospacing="0" w:before="0" w:beforeAutospacing="0" w:lineRule="auto"/>
        <w:ind w:left="2160" w:hanging="360"/>
      </w:pPr>
      <w:r w:rsidDel="00000000" w:rsidR="00000000" w:rsidRPr="00000000">
        <w:rPr>
          <w:i w:val="1"/>
          <w:rtl w:val="0"/>
        </w:rPr>
        <w:t xml:space="preserve">3.16.a New or Updated Information</w:t>
      </w:r>
    </w:p>
    <w:p w:rsidR="00000000" w:rsidDel="00000000" w:rsidP="00000000" w:rsidRDefault="00000000" w:rsidRPr="00000000" w14:paraId="00000054">
      <w:pPr>
        <w:numPr>
          <w:ilvl w:val="2"/>
          <w:numId w:val="165"/>
        </w:numPr>
        <w:spacing w:after="0" w:afterAutospacing="0" w:before="0" w:beforeAutospacing="0" w:lineRule="auto"/>
        <w:ind w:left="2160" w:hanging="360"/>
      </w:pPr>
      <w:r w:rsidDel="00000000" w:rsidR="00000000" w:rsidRPr="00000000">
        <w:rPr>
          <w:i w:val="1"/>
          <w:rtl w:val="0"/>
        </w:rPr>
        <w:t xml:space="preserve">3.16.b Potential Routing Conflicts</w:t>
      </w:r>
    </w:p>
    <w:p w:rsidR="00000000" w:rsidDel="00000000" w:rsidP="00000000" w:rsidRDefault="00000000" w:rsidRPr="00000000" w14:paraId="00000055">
      <w:pPr>
        <w:numPr>
          <w:ilvl w:val="1"/>
          <w:numId w:val="165"/>
        </w:numPr>
        <w:spacing w:after="0" w:afterAutospacing="0" w:before="0" w:beforeAutospacing="0" w:lineRule="auto"/>
        <w:ind w:left="1440" w:hanging="360"/>
      </w:pPr>
      <w:r w:rsidDel="00000000" w:rsidR="00000000" w:rsidRPr="00000000">
        <w:rPr>
          <w:i w:val="1"/>
          <w:rtl w:val="0"/>
        </w:rPr>
        <w:t xml:space="preserve">3.17 Reports and Dashboards</w:t>
      </w:r>
    </w:p>
    <w:p w:rsidR="00000000" w:rsidDel="00000000" w:rsidP="00000000" w:rsidRDefault="00000000" w:rsidRPr="00000000" w14:paraId="00000056">
      <w:pPr>
        <w:numPr>
          <w:ilvl w:val="2"/>
          <w:numId w:val="165"/>
        </w:numPr>
        <w:spacing w:after="0" w:afterAutospacing="0" w:before="0" w:beforeAutospacing="0" w:lineRule="auto"/>
        <w:ind w:left="2160" w:hanging="360"/>
      </w:pPr>
      <w:r w:rsidDel="00000000" w:rsidR="00000000" w:rsidRPr="00000000">
        <w:rPr>
          <w:i w:val="1"/>
          <w:rtl w:val="0"/>
        </w:rPr>
        <w:t xml:space="preserve">3.17.a General</w:t>
      </w:r>
    </w:p>
    <w:p w:rsidR="00000000" w:rsidDel="00000000" w:rsidP="00000000" w:rsidRDefault="00000000" w:rsidRPr="00000000" w14:paraId="00000057">
      <w:pPr>
        <w:numPr>
          <w:ilvl w:val="1"/>
          <w:numId w:val="165"/>
        </w:numPr>
        <w:spacing w:after="0" w:afterAutospacing="0" w:before="0" w:beforeAutospacing="0" w:lineRule="auto"/>
        <w:ind w:left="1440" w:hanging="360"/>
      </w:pPr>
      <w:r w:rsidDel="00000000" w:rsidR="00000000" w:rsidRPr="00000000">
        <w:rPr>
          <w:i w:val="1"/>
          <w:rtl w:val="0"/>
        </w:rPr>
        <w:t xml:space="preserve">3.18 Hardware Requirements</w:t>
      </w:r>
    </w:p>
    <w:p w:rsidR="00000000" w:rsidDel="00000000" w:rsidP="00000000" w:rsidRDefault="00000000" w:rsidRPr="00000000" w14:paraId="00000058">
      <w:pPr>
        <w:numPr>
          <w:ilvl w:val="1"/>
          <w:numId w:val="165"/>
        </w:numPr>
        <w:spacing w:after="0" w:afterAutospacing="0" w:before="0" w:beforeAutospacing="0" w:lineRule="auto"/>
        <w:ind w:left="1440" w:hanging="360"/>
      </w:pPr>
      <w:r w:rsidDel="00000000" w:rsidR="00000000" w:rsidRPr="00000000">
        <w:rPr>
          <w:i w:val="1"/>
          <w:rtl w:val="0"/>
        </w:rPr>
        <w:t xml:space="preserve">3.19 Mobile Device</w:t>
      </w:r>
    </w:p>
    <w:p w:rsidR="00000000" w:rsidDel="00000000" w:rsidP="00000000" w:rsidRDefault="00000000" w:rsidRPr="00000000" w14:paraId="00000059">
      <w:pPr>
        <w:numPr>
          <w:ilvl w:val="1"/>
          <w:numId w:val="165"/>
        </w:numPr>
        <w:spacing w:after="0" w:afterAutospacing="0" w:before="0" w:beforeAutospacing="0" w:lineRule="auto"/>
        <w:ind w:left="1440" w:hanging="360"/>
      </w:pPr>
      <w:r w:rsidDel="00000000" w:rsidR="00000000" w:rsidRPr="00000000">
        <w:rPr>
          <w:i w:val="1"/>
          <w:rtl w:val="0"/>
        </w:rPr>
        <w:t xml:space="preserve">3.20 Student ID Reader</w:t>
      </w:r>
    </w:p>
    <w:p w:rsidR="00000000" w:rsidDel="00000000" w:rsidP="00000000" w:rsidRDefault="00000000" w:rsidRPr="00000000" w14:paraId="0000005A">
      <w:pPr>
        <w:numPr>
          <w:ilvl w:val="1"/>
          <w:numId w:val="165"/>
        </w:numPr>
        <w:spacing w:after="0" w:afterAutospacing="0" w:before="0" w:beforeAutospacing="0" w:lineRule="auto"/>
        <w:ind w:left="1440" w:hanging="360"/>
      </w:pPr>
      <w:r w:rsidDel="00000000" w:rsidR="00000000" w:rsidRPr="00000000">
        <w:rPr>
          <w:i w:val="1"/>
          <w:rtl w:val="0"/>
        </w:rPr>
        <w:t xml:space="preserve">3.21 Warranty</w:t>
      </w:r>
    </w:p>
    <w:p w:rsidR="00000000" w:rsidDel="00000000" w:rsidP="00000000" w:rsidRDefault="00000000" w:rsidRPr="00000000" w14:paraId="0000005B">
      <w:pPr>
        <w:numPr>
          <w:ilvl w:val="1"/>
          <w:numId w:val="165"/>
        </w:numPr>
        <w:spacing w:after="0" w:afterAutospacing="0" w:before="0" w:beforeAutospacing="0" w:lineRule="auto"/>
        <w:ind w:left="1440" w:hanging="360"/>
      </w:pPr>
      <w:r w:rsidDel="00000000" w:rsidR="00000000" w:rsidRPr="00000000">
        <w:rPr>
          <w:i w:val="1"/>
          <w:rtl w:val="0"/>
        </w:rPr>
        <w:t xml:space="preserve">3.22 Human Capital Requirements</w:t>
      </w:r>
    </w:p>
    <w:p w:rsidR="00000000" w:rsidDel="00000000" w:rsidP="00000000" w:rsidRDefault="00000000" w:rsidRPr="00000000" w14:paraId="0000005C">
      <w:pPr>
        <w:numPr>
          <w:ilvl w:val="2"/>
          <w:numId w:val="165"/>
        </w:numPr>
        <w:spacing w:after="0" w:afterAutospacing="0" w:before="0" w:beforeAutospacing="0" w:lineRule="auto"/>
        <w:ind w:left="2160" w:hanging="360"/>
      </w:pPr>
      <w:r w:rsidDel="00000000" w:rsidR="00000000" w:rsidRPr="00000000">
        <w:rPr>
          <w:i w:val="1"/>
          <w:rtl w:val="0"/>
        </w:rPr>
        <w:t xml:space="preserve">3.22.1 Project Management and Implementation</w:t>
      </w:r>
    </w:p>
    <w:p w:rsidR="00000000" w:rsidDel="00000000" w:rsidP="00000000" w:rsidRDefault="00000000" w:rsidRPr="00000000" w14:paraId="0000005D">
      <w:pPr>
        <w:numPr>
          <w:ilvl w:val="1"/>
          <w:numId w:val="165"/>
        </w:numPr>
        <w:spacing w:after="0" w:afterAutospacing="0" w:before="0" w:beforeAutospacing="0" w:lineRule="auto"/>
        <w:ind w:left="1440" w:hanging="360"/>
      </w:pPr>
      <w:r w:rsidDel="00000000" w:rsidR="00000000" w:rsidRPr="00000000">
        <w:rPr>
          <w:i w:val="1"/>
          <w:rtl w:val="0"/>
        </w:rPr>
        <w:t xml:space="preserve">3.23 Training</w:t>
      </w:r>
    </w:p>
    <w:p w:rsidR="00000000" w:rsidDel="00000000" w:rsidP="00000000" w:rsidRDefault="00000000" w:rsidRPr="00000000" w14:paraId="0000005E">
      <w:pPr>
        <w:numPr>
          <w:ilvl w:val="1"/>
          <w:numId w:val="165"/>
        </w:numPr>
        <w:spacing w:after="0" w:afterAutospacing="0" w:before="0" w:beforeAutospacing="0" w:lineRule="auto"/>
        <w:ind w:left="1440" w:hanging="360"/>
      </w:pPr>
      <w:r w:rsidDel="00000000" w:rsidR="00000000" w:rsidRPr="00000000">
        <w:rPr>
          <w:i w:val="1"/>
          <w:rtl w:val="0"/>
        </w:rPr>
        <w:t xml:space="preserve">3.24 Incident Management (Customer Service/Complaints)</w:t>
      </w:r>
    </w:p>
    <w:p w:rsidR="00000000" w:rsidDel="00000000" w:rsidP="00000000" w:rsidRDefault="00000000" w:rsidRPr="00000000" w14:paraId="0000005F">
      <w:pPr>
        <w:numPr>
          <w:ilvl w:val="1"/>
          <w:numId w:val="165"/>
        </w:numPr>
        <w:spacing w:after="0" w:afterAutospacing="0" w:before="0" w:beforeAutospacing="0" w:lineRule="auto"/>
        <w:ind w:left="1440" w:hanging="360"/>
      </w:pPr>
      <w:r w:rsidDel="00000000" w:rsidR="00000000" w:rsidRPr="00000000">
        <w:rPr>
          <w:i w:val="1"/>
          <w:rtl w:val="0"/>
        </w:rPr>
        <w:t xml:space="preserve">3.26 Vendor Availability and Location Requirements</w:t>
      </w:r>
    </w:p>
    <w:p w:rsidR="00000000" w:rsidDel="00000000" w:rsidP="00000000" w:rsidRDefault="00000000" w:rsidRPr="00000000" w14:paraId="00000060">
      <w:pPr>
        <w:numPr>
          <w:ilvl w:val="1"/>
          <w:numId w:val="165"/>
        </w:numPr>
        <w:spacing w:after="0" w:afterAutospacing="0" w:before="0" w:beforeAutospacing="0" w:lineRule="auto"/>
        <w:ind w:left="1440" w:hanging="360"/>
      </w:pPr>
      <w:r w:rsidDel="00000000" w:rsidR="00000000" w:rsidRPr="00000000">
        <w:rPr>
          <w:i w:val="1"/>
          <w:rtl w:val="0"/>
        </w:rPr>
        <w:t xml:space="preserve">3.27 Business Continuity</w:t>
      </w:r>
    </w:p>
    <w:p w:rsidR="00000000" w:rsidDel="00000000" w:rsidP="00000000" w:rsidRDefault="00000000" w:rsidRPr="00000000" w14:paraId="00000061">
      <w:pPr>
        <w:numPr>
          <w:ilvl w:val="1"/>
          <w:numId w:val="165"/>
        </w:numPr>
        <w:spacing w:after="0" w:afterAutospacing="0" w:before="0" w:beforeAutospacing="0" w:lineRule="auto"/>
        <w:ind w:left="1440" w:hanging="360"/>
      </w:pPr>
      <w:r w:rsidDel="00000000" w:rsidR="00000000" w:rsidRPr="00000000">
        <w:rPr>
          <w:i w:val="1"/>
          <w:rtl w:val="0"/>
        </w:rPr>
        <w:t xml:space="preserve">3.28 System and Web-Based Application Requirements</w:t>
      </w:r>
    </w:p>
    <w:p w:rsidR="00000000" w:rsidDel="00000000" w:rsidP="00000000" w:rsidRDefault="00000000" w:rsidRPr="00000000" w14:paraId="00000062">
      <w:pPr>
        <w:numPr>
          <w:ilvl w:val="2"/>
          <w:numId w:val="165"/>
        </w:numPr>
        <w:spacing w:after="0" w:afterAutospacing="0" w:before="0" w:beforeAutospacing="0" w:lineRule="auto"/>
        <w:ind w:left="2160" w:hanging="360"/>
      </w:pPr>
      <w:r w:rsidDel="00000000" w:rsidR="00000000" w:rsidRPr="00000000">
        <w:rPr>
          <w:i w:val="1"/>
          <w:rtl w:val="0"/>
        </w:rPr>
        <w:t xml:space="preserve">3.28.1 Integrated System Components</w:t>
      </w:r>
    </w:p>
    <w:p w:rsidR="00000000" w:rsidDel="00000000" w:rsidP="00000000" w:rsidRDefault="00000000" w:rsidRPr="00000000" w14:paraId="00000063">
      <w:pPr>
        <w:numPr>
          <w:ilvl w:val="2"/>
          <w:numId w:val="165"/>
        </w:numPr>
        <w:spacing w:after="0" w:afterAutospacing="0" w:before="0" w:beforeAutospacing="0" w:lineRule="auto"/>
        <w:ind w:left="2160" w:hanging="360"/>
      </w:pPr>
      <w:r w:rsidDel="00000000" w:rsidR="00000000" w:rsidRPr="00000000">
        <w:rPr>
          <w:i w:val="1"/>
          <w:rtl w:val="0"/>
        </w:rPr>
        <w:t xml:space="preserve">3.28.2 Minimum Client Platform Requirements</w:t>
      </w:r>
    </w:p>
    <w:p w:rsidR="00000000" w:rsidDel="00000000" w:rsidP="00000000" w:rsidRDefault="00000000" w:rsidRPr="00000000" w14:paraId="00000064">
      <w:pPr>
        <w:numPr>
          <w:ilvl w:val="2"/>
          <w:numId w:val="165"/>
        </w:numPr>
        <w:spacing w:after="0" w:afterAutospacing="0" w:before="0" w:beforeAutospacing="0" w:lineRule="auto"/>
        <w:ind w:left="2160" w:hanging="360"/>
      </w:pPr>
      <w:r w:rsidDel="00000000" w:rsidR="00000000" w:rsidRPr="00000000">
        <w:rPr>
          <w:i w:val="1"/>
          <w:rtl w:val="0"/>
        </w:rPr>
        <w:t xml:space="preserve">3.28.3 Performance</w:t>
      </w:r>
    </w:p>
    <w:p w:rsidR="00000000" w:rsidDel="00000000" w:rsidP="00000000" w:rsidRDefault="00000000" w:rsidRPr="00000000" w14:paraId="00000065">
      <w:pPr>
        <w:numPr>
          <w:ilvl w:val="2"/>
          <w:numId w:val="165"/>
        </w:numPr>
        <w:spacing w:after="0" w:afterAutospacing="0" w:before="0" w:beforeAutospacing="0" w:lineRule="auto"/>
        <w:ind w:left="2160" w:hanging="360"/>
      </w:pPr>
      <w:r w:rsidDel="00000000" w:rsidR="00000000" w:rsidRPr="00000000">
        <w:rPr>
          <w:i w:val="1"/>
          <w:rtl w:val="0"/>
        </w:rPr>
        <w:t xml:space="preserve">3.28.4 Solution Documentation</w:t>
      </w:r>
    </w:p>
    <w:p w:rsidR="00000000" w:rsidDel="00000000" w:rsidP="00000000" w:rsidRDefault="00000000" w:rsidRPr="00000000" w14:paraId="00000066">
      <w:pPr>
        <w:numPr>
          <w:ilvl w:val="2"/>
          <w:numId w:val="165"/>
        </w:numPr>
        <w:spacing w:after="0" w:afterAutospacing="0" w:before="0" w:beforeAutospacing="0" w:lineRule="auto"/>
        <w:ind w:left="2160" w:hanging="360"/>
      </w:pPr>
      <w:r w:rsidDel="00000000" w:rsidR="00000000" w:rsidRPr="00000000">
        <w:rPr>
          <w:i w:val="1"/>
          <w:rtl w:val="0"/>
        </w:rPr>
        <w:t xml:space="preserve">3.28.5 Compliance with NY State Policy and NYCDOE Guidelines</w:t>
      </w:r>
    </w:p>
    <w:p w:rsidR="00000000" w:rsidDel="00000000" w:rsidP="00000000" w:rsidRDefault="00000000" w:rsidRPr="00000000" w14:paraId="00000067">
      <w:pPr>
        <w:numPr>
          <w:ilvl w:val="2"/>
          <w:numId w:val="165"/>
        </w:numPr>
        <w:spacing w:after="0" w:afterAutospacing="0" w:before="0" w:beforeAutospacing="0" w:lineRule="auto"/>
        <w:ind w:left="2160" w:hanging="360"/>
      </w:pPr>
      <w:r w:rsidDel="00000000" w:rsidR="00000000" w:rsidRPr="00000000">
        <w:rPr>
          <w:i w:val="1"/>
          <w:rtl w:val="0"/>
        </w:rPr>
        <w:t xml:space="preserve">3.28.6 License and Ownership</w:t>
      </w:r>
    </w:p>
    <w:p w:rsidR="00000000" w:rsidDel="00000000" w:rsidP="00000000" w:rsidRDefault="00000000" w:rsidRPr="00000000" w14:paraId="00000068">
      <w:pPr>
        <w:numPr>
          <w:ilvl w:val="2"/>
          <w:numId w:val="165"/>
        </w:numPr>
        <w:spacing w:after="0" w:afterAutospacing="0" w:before="0" w:beforeAutospacing="0" w:lineRule="auto"/>
        <w:ind w:left="2160" w:hanging="360"/>
      </w:pPr>
      <w:r w:rsidDel="00000000" w:rsidR="00000000" w:rsidRPr="00000000">
        <w:rPr>
          <w:i w:val="1"/>
          <w:rtl w:val="0"/>
        </w:rPr>
        <w:t xml:space="preserve">3.28.7 End-User License Agreement</w:t>
      </w:r>
    </w:p>
    <w:p w:rsidR="00000000" w:rsidDel="00000000" w:rsidP="00000000" w:rsidRDefault="00000000" w:rsidRPr="00000000" w14:paraId="00000069">
      <w:pPr>
        <w:numPr>
          <w:ilvl w:val="0"/>
          <w:numId w:val="165"/>
        </w:numPr>
        <w:spacing w:after="0" w:afterAutospacing="0" w:before="0" w:beforeAutospacing="0" w:lineRule="auto"/>
        <w:ind w:left="720" w:hanging="360"/>
      </w:pPr>
      <w:commentRangeStart w:id="3"/>
      <w:r w:rsidDel="00000000" w:rsidR="00000000" w:rsidRPr="00000000">
        <w:rPr>
          <w:b w:val="1"/>
          <w:i w:val="1"/>
          <w:rtl w:val="0"/>
        </w:rPr>
        <w:t xml:space="preserve">4. Organizational Capacity</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6A">
      <w:pPr>
        <w:numPr>
          <w:ilvl w:val="1"/>
          <w:numId w:val="165"/>
        </w:numPr>
        <w:spacing w:after="0" w:afterAutospacing="0" w:before="0" w:beforeAutospacing="0" w:lineRule="auto"/>
        <w:ind w:left="1440" w:hanging="360"/>
      </w:pPr>
      <w:r w:rsidDel="00000000" w:rsidR="00000000" w:rsidRPr="00000000">
        <w:rPr>
          <w:i w:val="1"/>
          <w:rtl w:val="0"/>
        </w:rPr>
        <w:t xml:space="preserve">4.1 Company Overview</w:t>
      </w:r>
    </w:p>
    <w:p w:rsidR="00000000" w:rsidDel="00000000" w:rsidP="00000000" w:rsidRDefault="00000000" w:rsidRPr="00000000" w14:paraId="0000006B">
      <w:pPr>
        <w:numPr>
          <w:ilvl w:val="1"/>
          <w:numId w:val="165"/>
        </w:numPr>
        <w:spacing w:after="0" w:afterAutospacing="0" w:before="0" w:beforeAutospacing="0" w:lineRule="auto"/>
        <w:ind w:left="1440" w:hanging="360"/>
      </w:pPr>
      <w:commentRangeStart w:id="4"/>
      <w:r w:rsidDel="00000000" w:rsidR="00000000" w:rsidRPr="00000000">
        <w:rPr>
          <w:i w:val="1"/>
          <w:rtl w:val="0"/>
        </w:rPr>
        <w:t xml:space="preserve">4.2 Project Team</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6C">
      <w:pPr>
        <w:numPr>
          <w:ilvl w:val="1"/>
          <w:numId w:val="165"/>
        </w:numPr>
        <w:spacing w:after="0" w:afterAutospacing="0" w:before="0" w:beforeAutospacing="0" w:lineRule="auto"/>
        <w:ind w:left="1440" w:hanging="360"/>
      </w:pPr>
      <w:r w:rsidDel="00000000" w:rsidR="00000000" w:rsidRPr="00000000">
        <w:rPr>
          <w:i w:val="1"/>
          <w:rtl w:val="0"/>
        </w:rPr>
        <w:t xml:space="preserve">4.3 Key Personnel Resumes &amp; Licenses</w:t>
      </w:r>
    </w:p>
    <w:p w:rsidR="00000000" w:rsidDel="00000000" w:rsidP="00000000" w:rsidRDefault="00000000" w:rsidRPr="00000000" w14:paraId="0000006D">
      <w:pPr>
        <w:numPr>
          <w:ilvl w:val="1"/>
          <w:numId w:val="165"/>
        </w:numPr>
        <w:spacing w:after="0" w:afterAutospacing="0" w:before="0" w:beforeAutospacing="0" w:lineRule="auto"/>
        <w:ind w:left="1440" w:hanging="360"/>
      </w:pPr>
      <w:r w:rsidDel="00000000" w:rsidR="00000000" w:rsidRPr="00000000">
        <w:rPr>
          <w:i w:val="1"/>
          <w:rtl w:val="0"/>
        </w:rPr>
        <w:t xml:space="preserve">4.4 Resource Capacity</w:t>
      </w:r>
    </w:p>
    <w:p w:rsidR="00000000" w:rsidDel="00000000" w:rsidP="00000000" w:rsidRDefault="00000000" w:rsidRPr="00000000" w14:paraId="0000006E">
      <w:pPr>
        <w:numPr>
          <w:ilvl w:val="1"/>
          <w:numId w:val="165"/>
        </w:numPr>
        <w:spacing w:after="0" w:afterAutospacing="0" w:before="0" w:beforeAutospacing="0" w:lineRule="auto"/>
        <w:ind w:left="1440" w:hanging="360"/>
      </w:pPr>
      <w:r w:rsidDel="00000000" w:rsidR="00000000" w:rsidRPr="00000000">
        <w:rPr>
          <w:i w:val="1"/>
          <w:rtl w:val="0"/>
        </w:rPr>
        <w:t xml:space="preserve">4.5 Relevant Policies &amp; Procedures</w:t>
      </w:r>
    </w:p>
    <w:p w:rsidR="00000000" w:rsidDel="00000000" w:rsidP="00000000" w:rsidRDefault="00000000" w:rsidRPr="00000000" w14:paraId="0000006F">
      <w:pPr>
        <w:numPr>
          <w:ilvl w:val="0"/>
          <w:numId w:val="165"/>
        </w:numPr>
        <w:spacing w:after="0" w:afterAutospacing="0" w:before="0" w:beforeAutospacing="0" w:lineRule="auto"/>
        <w:ind w:left="720" w:hanging="360"/>
      </w:pPr>
      <w:r w:rsidDel="00000000" w:rsidR="00000000" w:rsidRPr="00000000">
        <w:rPr>
          <w:b w:val="1"/>
          <w:i w:val="1"/>
          <w:rtl w:val="0"/>
        </w:rPr>
        <w:t xml:space="preserve">5. Demonstrated Effectiveness</w:t>
      </w:r>
    </w:p>
    <w:p w:rsidR="00000000" w:rsidDel="00000000" w:rsidP="00000000" w:rsidRDefault="00000000" w:rsidRPr="00000000" w14:paraId="00000070">
      <w:pPr>
        <w:numPr>
          <w:ilvl w:val="1"/>
          <w:numId w:val="165"/>
        </w:numPr>
        <w:spacing w:after="0" w:afterAutospacing="0" w:before="0" w:beforeAutospacing="0" w:lineRule="auto"/>
        <w:ind w:left="1440" w:hanging="360"/>
      </w:pPr>
      <w:r w:rsidDel="00000000" w:rsidR="00000000" w:rsidRPr="00000000">
        <w:rPr>
          <w:i w:val="1"/>
          <w:rtl w:val="0"/>
        </w:rPr>
        <w:t xml:space="preserve">5.1 Relevant Project Experience</w:t>
      </w:r>
    </w:p>
    <w:p w:rsidR="00000000" w:rsidDel="00000000" w:rsidP="00000000" w:rsidRDefault="00000000" w:rsidRPr="00000000" w14:paraId="00000071">
      <w:pPr>
        <w:numPr>
          <w:ilvl w:val="1"/>
          <w:numId w:val="165"/>
        </w:numPr>
        <w:spacing w:after="0" w:afterAutospacing="0" w:before="0" w:beforeAutospacing="0" w:lineRule="auto"/>
        <w:ind w:left="1440" w:hanging="360"/>
      </w:pPr>
      <w:r w:rsidDel="00000000" w:rsidR="00000000" w:rsidRPr="00000000">
        <w:rPr>
          <w:i w:val="1"/>
          <w:rtl w:val="0"/>
        </w:rPr>
        <w:t xml:space="preserve">5.2 Public Sector / K-12 Experience</w:t>
      </w:r>
    </w:p>
    <w:p w:rsidR="00000000" w:rsidDel="00000000" w:rsidP="00000000" w:rsidRDefault="00000000" w:rsidRPr="00000000" w14:paraId="00000072">
      <w:pPr>
        <w:numPr>
          <w:ilvl w:val="1"/>
          <w:numId w:val="165"/>
        </w:numPr>
        <w:spacing w:after="0" w:afterAutospacing="0" w:before="0" w:beforeAutospacing="0" w:lineRule="auto"/>
        <w:ind w:left="1440" w:hanging="360"/>
      </w:pPr>
      <w:r w:rsidDel="00000000" w:rsidR="00000000" w:rsidRPr="00000000">
        <w:rPr>
          <w:i w:val="1"/>
          <w:rtl w:val="0"/>
        </w:rPr>
        <w:t xml:space="preserve">5.3 Past Government Contracts</w:t>
      </w:r>
    </w:p>
    <w:p w:rsidR="00000000" w:rsidDel="00000000" w:rsidP="00000000" w:rsidRDefault="00000000" w:rsidRPr="00000000" w14:paraId="00000073">
      <w:pPr>
        <w:numPr>
          <w:ilvl w:val="1"/>
          <w:numId w:val="165"/>
        </w:numPr>
        <w:spacing w:after="0" w:afterAutospacing="0" w:before="0" w:beforeAutospacing="0" w:lineRule="auto"/>
        <w:ind w:left="1440" w:hanging="360"/>
      </w:pPr>
      <w:r w:rsidDel="00000000" w:rsidR="00000000" w:rsidRPr="00000000">
        <w:rPr>
          <w:i w:val="1"/>
          <w:rtl w:val="0"/>
        </w:rPr>
        <w:t xml:space="preserve">5.4 Client References</w:t>
      </w:r>
    </w:p>
    <w:p w:rsidR="00000000" w:rsidDel="00000000" w:rsidP="00000000" w:rsidRDefault="00000000" w:rsidRPr="00000000" w14:paraId="00000074">
      <w:pPr>
        <w:numPr>
          <w:ilvl w:val="0"/>
          <w:numId w:val="165"/>
        </w:numPr>
        <w:spacing w:after="0" w:afterAutospacing="0" w:before="0" w:beforeAutospacing="0" w:lineRule="auto"/>
        <w:ind w:left="720" w:hanging="360"/>
      </w:pPr>
      <w:r w:rsidDel="00000000" w:rsidR="00000000" w:rsidRPr="00000000">
        <w:rPr>
          <w:b w:val="1"/>
          <w:i w:val="1"/>
          <w:rtl w:val="0"/>
        </w:rPr>
        <w:t xml:space="preserve">6. Pricing Proposal</w:t>
      </w:r>
    </w:p>
    <w:p w:rsidR="00000000" w:rsidDel="00000000" w:rsidP="00000000" w:rsidRDefault="00000000" w:rsidRPr="00000000" w14:paraId="00000075">
      <w:pPr>
        <w:numPr>
          <w:ilvl w:val="0"/>
          <w:numId w:val="165"/>
        </w:numPr>
        <w:spacing w:after="0" w:afterAutospacing="0" w:before="0" w:beforeAutospacing="0" w:lineRule="auto"/>
        <w:ind w:left="720" w:hanging="360"/>
      </w:pPr>
      <w:r w:rsidDel="00000000" w:rsidR="00000000" w:rsidRPr="00000000">
        <w:rPr>
          <w:b w:val="1"/>
          <w:i w:val="1"/>
          <w:rtl w:val="0"/>
        </w:rPr>
        <w:t xml:space="preserve">7. Compliance &amp; Required Forms</w:t>
      </w:r>
    </w:p>
    <w:p w:rsidR="00000000" w:rsidDel="00000000" w:rsidP="00000000" w:rsidRDefault="00000000" w:rsidRPr="00000000" w14:paraId="00000076">
      <w:pPr>
        <w:numPr>
          <w:ilvl w:val="1"/>
          <w:numId w:val="165"/>
        </w:numPr>
        <w:spacing w:after="0" w:afterAutospacing="0" w:before="0" w:beforeAutospacing="0" w:lineRule="auto"/>
        <w:ind w:left="1440" w:hanging="360"/>
      </w:pPr>
      <w:r w:rsidDel="00000000" w:rsidR="00000000" w:rsidRPr="00000000">
        <w:rPr>
          <w:i w:val="1"/>
          <w:rtl w:val="0"/>
        </w:rPr>
        <w:t xml:space="preserve">7.1 Minimum Qualifications Checklist</w:t>
      </w:r>
    </w:p>
    <w:p w:rsidR="00000000" w:rsidDel="00000000" w:rsidP="00000000" w:rsidRDefault="00000000" w:rsidRPr="00000000" w14:paraId="00000077">
      <w:pPr>
        <w:numPr>
          <w:ilvl w:val="1"/>
          <w:numId w:val="165"/>
        </w:numPr>
        <w:spacing w:after="0" w:afterAutospacing="0" w:before="0" w:beforeAutospacing="0" w:lineRule="auto"/>
        <w:ind w:left="1440" w:hanging="360"/>
      </w:pPr>
      <w:r w:rsidDel="00000000" w:rsidR="00000000" w:rsidRPr="00000000">
        <w:rPr>
          <w:i w:val="1"/>
          <w:rtl w:val="0"/>
        </w:rPr>
        <w:t xml:space="preserve">7.2 MWBE Compliance</w:t>
      </w:r>
    </w:p>
    <w:p w:rsidR="00000000" w:rsidDel="00000000" w:rsidP="00000000" w:rsidRDefault="00000000" w:rsidRPr="00000000" w14:paraId="00000078">
      <w:pPr>
        <w:numPr>
          <w:ilvl w:val="1"/>
          <w:numId w:val="165"/>
        </w:numPr>
        <w:spacing w:after="0" w:afterAutospacing="0" w:before="0" w:beforeAutospacing="0" w:lineRule="auto"/>
        <w:ind w:left="1440" w:hanging="360"/>
      </w:pPr>
      <w:r w:rsidDel="00000000" w:rsidR="00000000" w:rsidRPr="00000000">
        <w:rPr>
          <w:i w:val="1"/>
          <w:rtl w:val="0"/>
        </w:rPr>
        <w:t xml:space="preserve">7.3 Policy Compliance Statements</w:t>
      </w:r>
    </w:p>
    <w:p w:rsidR="00000000" w:rsidDel="00000000" w:rsidP="00000000" w:rsidRDefault="00000000" w:rsidRPr="00000000" w14:paraId="00000079">
      <w:pPr>
        <w:numPr>
          <w:ilvl w:val="1"/>
          <w:numId w:val="165"/>
        </w:numPr>
        <w:spacing w:after="0" w:afterAutospacing="0" w:before="0" w:beforeAutospacing="0" w:lineRule="auto"/>
        <w:ind w:left="1440" w:hanging="360"/>
      </w:pPr>
      <w:r w:rsidDel="00000000" w:rsidR="00000000" w:rsidRPr="00000000">
        <w:rPr>
          <w:i w:val="1"/>
          <w:rtl w:val="0"/>
        </w:rPr>
        <w:t xml:space="preserve">7.4 Contractual Terms Acknowledgement</w:t>
      </w:r>
    </w:p>
    <w:p w:rsidR="00000000" w:rsidDel="00000000" w:rsidP="00000000" w:rsidRDefault="00000000" w:rsidRPr="00000000" w14:paraId="0000007A">
      <w:pPr>
        <w:numPr>
          <w:ilvl w:val="1"/>
          <w:numId w:val="165"/>
        </w:numPr>
        <w:spacing w:after="0" w:afterAutospacing="0" w:before="0" w:beforeAutospacing="0" w:lineRule="auto"/>
        <w:ind w:left="1440" w:hanging="360"/>
      </w:pPr>
      <w:r w:rsidDel="00000000" w:rsidR="00000000" w:rsidRPr="00000000">
        <w:rPr>
          <w:i w:val="1"/>
          <w:rtl w:val="0"/>
        </w:rPr>
        <w:t xml:space="preserve">7.5 Required Forms Checklist</w:t>
      </w:r>
    </w:p>
    <w:p w:rsidR="00000000" w:rsidDel="00000000" w:rsidP="00000000" w:rsidRDefault="00000000" w:rsidRPr="00000000" w14:paraId="0000007B">
      <w:pPr>
        <w:numPr>
          <w:ilvl w:val="0"/>
          <w:numId w:val="165"/>
        </w:numPr>
        <w:spacing w:after="0" w:afterAutospacing="0" w:before="0" w:beforeAutospacing="0" w:lineRule="auto"/>
        <w:ind w:left="720" w:hanging="360"/>
      </w:pPr>
      <w:r w:rsidDel="00000000" w:rsidR="00000000" w:rsidRPr="00000000">
        <w:rPr>
          <w:b w:val="1"/>
          <w:i w:val="1"/>
          <w:rtl w:val="0"/>
        </w:rPr>
        <w:t xml:space="preserve">Appendices</w:t>
      </w:r>
    </w:p>
    <w:p w:rsidR="00000000" w:rsidDel="00000000" w:rsidP="00000000" w:rsidRDefault="00000000" w:rsidRPr="00000000" w14:paraId="0000007C">
      <w:pPr>
        <w:numPr>
          <w:ilvl w:val="1"/>
          <w:numId w:val="165"/>
        </w:numPr>
        <w:spacing w:after="0" w:afterAutospacing="0" w:before="0" w:beforeAutospacing="0" w:lineRule="auto"/>
        <w:ind w:left="1440" w:hanging="360"/>
      </w:pPr>
      <w:r w:rsidDel="00000000" w:rsidR="00000000" w:rsidRPr="00000000">
        <w:rPr>
          <w:i w:val="1"/>
          <w:rtl w:val="0"/>
        </w:rPr>
        <w:t xml:space="preserve">Appendix A: Client References</w:t>
      </w:r>
    </w:p>
    <w:p w:rsidR="00000000" w:rsidDel="00000000" w:rsidP="00000000" w:rsidRDefault="00000000" w:rsidRPr="00000000" w14:paraId="0000007D">
      <w:pPr>
        <w:numPr>
          <w:ilvl w:val="1"/>
          <w:numId w:val="165"/>
        </w:numPr>
        <w:spacing w:after="0" w:afterAutospacing="0" w:before="0" w:beforeAutospacing="0" w:lineRule="auto"/>
        <w:ind w:left="1440" w:hanging="360"/>
      </w:pPr>
      <w:r w:rsidDel="00000000" w:rsidR="00000000" w:rsidRPr="00000000">
        <w:rPr>
          <w:i w:val="1"/>
          <w:rtl w:val="0"/>
        </w:rPr>
        <w:t xml:space="preserve">Appendix B: Key Personnel Resumes &amp; Licenses/Certifications</w:t>
      </w:r>
    </w:p>
    <w:p w:rsidR="00000000" w:rsidDel="00000000" w:rsidP="00000000" w:rsidRDefault="00000000" w:rsidRPr="00000000" w14:paraId="0000007E">
      <w:pPr>
        <w:numPr>
          <w:ilvl w:val="1"/>
          <w:numId w:val="165"/>
        </w:numPr>
        <w:spacing w:after="0" w:afterAutospacing="0" w:before="0" w:beforeAutospacing="0" w:lineRule="auto"/>
        <w:ind w:left="1440" w:hanging="360"/>
      </w:pPr>
      <w:r w:rsidDel="00000000" w:rsidR="00000000" w:rsidRPr="00000000">
        <w:rPr>
          <w:i w:val="1"/>
          <w:rtl w:val="0"/>
        </w:rPr>
        <w:t xml:space="preserve">Appendix C: Detailed Work Plan / Project Timeline (Optional)</w:t>
      </w:r>
    </w:p>
    <w:p w:rsidR="00000000" w:rsidDel="00000000" w:rsidP="00000000" w:rsidRDefault="00000000" w:rsidRPr="00000000" w14:paraId="0000007F">
      <w:pPr>
        <w:numPr>
          <w:ilvl w:val="1"/>
          <w:numId w:val="165"/>
        </w:numPr>
        <w:spacing w:after="0" w:afterAutospacing="0" w:before="0" w:beforeAutospacing="0" w:lineRule="auto"/>
        <w:ind w:left="1440" w:hanging="360"/>
      </w:pPr>
      <w:r w:rsidDel="00000000" w:rsidR="00000000" w:rsidRPr="00000000">
        <w:rPr>
          <w:i w:val="1"/>
          <w:rtl w:val="0"/>
        </w:rPr>
        <w:t xml:space="preserve">Appendix D: Required Proposal Forms (E1, E2, F, G, Schedule B, Risk Rubric, etc.)</w:t>
      </w:r>
    </w:p>
    <w:p w:rsidR="00000000" w:rsidDel="00000000" w:rsidP="00000000" w:rsidRDefault="00000000" w:rsidRPr="00000000" w14:paraId="00000080">
      <w:pPr>
        <w:numPr>
          <w:ilvl w:val="1"/>
          <w:numId w:val="165"/>
        </w:numPr>
        <w:spacing w:after="0" w:afterAutospacing="0" w:before="0" w:beforeAutospacing="0" w:lineRule="auto"/>
        <w:ind w:left="1440" w:hanging="360"/>
      </w:pPr>
      <w:r w:rsidDel="00000000" w:rsidR="00000000" w:rsidRPr="00000000">
        <w:rPr>
          <w:i w:val="1"/>
          <w:rtl w:val="0"/>
        </w:rPr>
        <w:t xml:space="preserve">Appendix E: Business Continuity Plan (BCP)</w:t>
      </w:r>
    </w:p>
    <w:p w:rsidR="00000000" w:rsidDel="00000000" w:rsidP="00000000" w:rsidRDefault="00000000" w:rsidRPr="00000000" w14:paraId="00000081">
      <w:pPr>
        <w:numPr>
          <w:ilvl w:val="1"/>
          <w:numId w:val="165"/>
        </w:numPr>
        <w:spacing w:after="0" w:afterAutospacing="0" w:before="0" w:beforeAutospacing="0" w:lineRule="auto"/>
        <w:ind w:left="1440" w:hanging="360"/>
      </w:pPr>
      <w:r w:rsidDel="00000000" w:rsidR="00000000" w:rsidRPr="00000000">
        <w:rPr>
          <w:i w:val="1"/>
          <w:rtl w:val="0"/>
        </w:rPr>
        <w:t xml:space="preserve">Appendix F: Incident Management SLA &amp; SOPs</w:t>
      </w:r>
    </w:p>
    <w:p w:rsidR="00000000" w:rsidDel="00000000" w:rsidP="00000000" w:rsidRDefault="00000000" w:rsidRPr="00000000" w14:paraId="00000082">
      <w:pPr>
        <w:numPr>
          <w:ilvl w:val="1"/>
          <w:numId w:val="165"/>
        </w:numPr>
        <w:spacing w:after="0" w:afterAutospacing="0" w:before="0" w:beforeAutospacing="0" w:lineRule="auto"/>
        <w:ind w:left="1440" w:hanging="360"/>
      </w:pPr>
      <w:r w:rsidDel="00000000" w:rsidR="00000000" w:rsidRPr="00000000">
        <w:rPr>
          <w:i w:val="1"/>
          <w:rtl w:val="0"/>
        </w:rPr>
        <w:t xml:space="preserve">Appendix G: Data Retention Policy</w:t>
      </w:r>
    </w:p>
    <w:p w:rsidR="00000000" w:rsidDel="00000000" w:rsidP="00000000" w:rsidRDefault="00000000" w:rsidRPr="00000000" w14:paraId="00000083">
      <w:pPr>
        <w:numPr>
          <w:ilvl w:val="1"/>
          <w:numId w:val="165"/>
        </w:numPr>
        <w:spacing w:after="0" w:afterAutospacing="0" w:before="0" w:beforeAutospacing="0" w:lineRule="auto"/>
        <w:ind w:left="1440" w:hanging="360"/>
      </w:pPr>
      <w:r w:rsidDel="00000000" w:rsidR="00000000" w:rsidRPr="00000000">
        <w:rPr>
          <w:i w:val="1"/>
          <w:rtl w:val="0"/>
        </w:rPr>
        <w:t xml:space="preserve">Appendix H: Security Testing Procedures</w:t>
      </w:r>
    </w:p>
    <w:p w:rsidR="00000000" w:rsidDel="00000000" w:rsidP="00000000" w:rsidRDefault="00000000" w:rsidRPr="00000000" w14:paraId="00000084">
      <w:pPr>
        <w:numPr>
          <w:ilvl w:val="1"/>
          <w:numId w:val="165"/>
        </w:numPr>
        <w:spacing w:after="0" w:afterAutospacing="0" w:before="0" w:beforeAutospacing="0" w:lineRule="auto"/>
        <w:ind w:left="1440" w:hanging="360"/>
      </w:pPr>
      <w:r w:rsidDel="00000000" w:rsidR="00000000" w:rsidRPr="00000000">
        <w:rPr>
          <w:i w:val="1"/>
          <w:rtl w:val="0"/>
        </w:rPr>
        <w:t xml:space="preserve">Appendix I: DOE Information Security Requirements for Vendors (Reference Copy)</w:t>
      </w:r>
    </w:p>
    <w:p w:rsidR="00000000" w:rsidDel="00000000" w:rsidP="00000000" w:rsidRDefault="00000000" w:rsidRPr="00000000" w14:paraId="00000085">
      <w:pPr>
        <w:numPr>
          <w:ilvl w:val="1"/>
          <w:numId w:val="165"/>
        </w:numPr>
        <w:spacing w:after="0" w:afterAutospacing="0" w:before="0" w:beforeAutospacing="0" w:lineRule="auto"/>
        <w:ind w:left="1440" w:hanging="360"/>
      </w:pPr>
      <w:r w:rsidDel="00000000" w:rsidR="00000000" w:rsidRPr="00000000">
        <w:rPr>
          <w:i w:val="1"/>
          <w:rtl w:val="0"/>
        </w:rPr>
        <w:t xml:space="preserve">Appendix J: Requirements for Web Applications (Reference Copy)</w:t>
      </w:r>
    </w:p>
    <w:p w:rsidR="00000000" w:rsidDel="00000000" w:rsidP="00000000" w:rsidRDefault="00000000" w:rsidRPr="00000000" w14:paraId="00000086">
      <w:pPr>
        <w:numPr>
          <w:ilvl w:val="1"/>
          <w:numId w:val="165"/>
        </w:numPr>
        <w:spacing w:after="0" w:afterAutospacing="0" w:before="0" w:beforeAutospacing="0" w:lineRule="auto"/>
        <w:ind w:left="1440" w:hanging="360"/>
      </w:pPr>
      <w:r w:rsidDel="00000000" w:rsidR="00000000" w:rsidRPr="00000000">
        <w:rPr>
          <w:i w:val="1"/>
          <w:rtl w:val="0"/>
        </w:rPr>
        <w:t xml:space="preserve">Appendix K: Citywide Policy for Performance Testing (Reference Copy)</w:t>
      </w:r>
    </w:p>
    <w:p w:rsidR="00000000" w:rsidDel="00000000" w:rsidP="00000000" w:rsidRDefault="00000000" w:rsidRPr="00000000" w14:paraId="00000087">
      <w:pPr>
        <w:numPr>
          <w:ilvl w:val="1"/>
          <w:numId w:val="165"/>
        </w:numPr>
        <w:spacing w:after="0" w:afterAutospacing="0" w:before="0" w:beforeAutospacing="0" w:lineRule="auto"/>
        <w:ind w:left="1440" w:hanging="360"/>
      </w:pPr>
      <w:r w:rsidDel="00000000" w:rsidR="00000000" w:rsidRPr="00000000">
        <w:rPr>
          <w:i w:val="1"/>
          <w:rtl w:val="0"/>
        </w:rPr>
        <w:t xml:space="preserve">Appendix L: Resources for Vendors (Reference Copy)</w:t>
      </w:r>
    </w:p>
    <w:p w:rsidR="00000000" w:rsidDel="00000000" w:rsidP="00000000" w:rsidRDefault="00000000" w:rsidRPr="00000000" w14:paraId="00000088">
      <w:pPr>
        <w:numPr>
          <w:ilvl w:val="1"/>
          <w:numId w:val="165"/>
        </w:numPr>
        <w:spacing w:after="0" w:afterAutospacing="0" w:before="0" w:beforeAutospacing="0" w:lineRule="auto"/>
        <w:ind w:left="1440" w:hanging="360"/>
      </w:pPr>
      <w:r w:rsidDel="00000000" w:rsidR="00000000" w:rsidRPr="00000000">
        <w:rPr>
          <w:i w:val="1"/>
          <w:rtl w:val="0"/>
        </w:rPr>
        <w:t xml:space="preserve">RFP Attachment B (As referenced)</w:t>
      </w:r>
    </w:p>
    <w:p w:rsidR="00000000" w:rsidDel="00000000" w:rsidP="00000000" w:rsidRDefault="00000000" w:rsidRPr="00000000" w14:paraId="00000089">
      <w:pPr>
        <w:numPr>
          <w:ilvl w:val="1"/>
          <w:numId w:val="165"/>
        </w:numPr>
        <w:spacing w:after="0" w:afterAutospacing="0" w:before="0" w:beforeAutospacing="0" w:lineRule="auto"/>
        <w:ind w:left="1440" w:hanging="360"/>
      </w:pPr>
      <w:r w:rsidDel="00000000" w:rsidR="00000000" w:rsidRPr="00000000">
        <w:rPr>
          <w:i w:val="1"/>
          <w:rtl w:val="0"/>
        </w:rPr>
        <w:t xml:space="preserve">RFP Attachment C (Vehicle List)</w:t>
      </w:r>
    </w:p>
    <w:p w:rsidR="00000000" w:rsidDel="00000000" w:rsidP="00000000" w:rsidRDefault="00000000" w:rsidRPr="00000000" w14:paraId="0000008A">
      <w:pPr>
        <w:numPr>
          <w:ilvl w:val="1"/>
          <w:numId w:val="165"/>
        </w:numPr>
        <w:spacing w:after="720" w:before="0" w:beforeAutospacing="0" w:lineRule="auto"/>
        <w:ind w:left="1440" w:hanging="360"/>
      </w:pPr>
      <w:r w:rsidDel="00000000" w:rsidR="00000000" w:rsidRPr="00000000">
        <w:rPr>
          <w:i w:val="1"/>
          <w:rtl w:val="0"/>
        </w:rPr>
        <w:t xml:space="preserve">[Other Appendices...]</w:t>
      </w:r>
    </w:p>
    <w:p w:rsidR="00000000" w:rsidDel="00000000" w:rsidP="00000000" w:rsidRDefault="00000000" w:rsidRPr="00000000" w14:paraId="0000008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C">
      <w:pPr>
        <w:pStyle w:val="Heading1"/>
        <w:keepNext w:val="0"/>
        <w:keepLines w:val="0"/>
        <w:pBdr>
          <w:bottom w:color="003366" w:space="3" w:sz="12" w:val="single"/>
        </w:pBdr>
        <w:spacing w:after="240" w:before="560" w:lineRule="auto"/>
        <w:rPr>
          <w:b w:val="1"/>
          <w:color w:val="003366"/>
          <w:sz w:val="46"/>
          <w:szCs w:val="46"/>
        </w:rPr>
      </w:pPr>
      <w:bookmarkStart w:colFirst="0" w:colLast="0" w:name="_y9g3g4x95bxw" w:id="1"/>
      <w:bookmarkEnd w:id="1"/>
      <w:r w:rsidDel="00000000" w:rsidR="00000000" w:rsidRPr="00000000">
        <w:rPr>
          <w:b w:val="1"/>
          <w:color w:val="003366"/>
          <w:sz w:val="46"/>
          <w:szCs w:val="46"/>
          <w:rtl w:val="0"/>
        </w:rPr>
        <w:t xml:space="preserve">1. Executive Summary</w:t>
      </w:r>
    </w:p>
    <w:p w:rsidR="00000000" w:rsidDel="00000000" w:rsidP="00000000" w:rsidRDefault="00000000" w:rsidRPr="00000000" w14:paraId="0000008D">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This proposal outlines Sentry's comprehensive, integrated solution designed to meet the requirements of RFP R1804 and fulfill the New York City Public Schools (NYCPS) Office of Pupil Transportation (OPT)'s vision for a best-in-class transportation management system. Our solution delivers near real-time GPS tracking and ridership, dynamic routing, and seamless stakeholder communication, addressing the challenges of OPT's scale and complexity. We offer an innovative, reliable, and secure platform built on modern architecture, ensuring compliance with all stated mandates and policies, supported by robust implementation, training, and support plans. We acknowledge the contract term is three years with two potential two-year extensions and confirm our ability to meet the project's demanding operational and technical requirements.</w:t>
      </w:r>
    </w:p>
    <w:p w:rsidR="00000000" w:rsidDel="00000000" w:rsidP="00000000" w:rsidRDefault="00000000" w:rsidRPr="00000000" w14:paraId="0000008E">
      <w:pPr>
        <w:pStyle w:val="Heading2"/>
        <w:keepNext w:val="0"/>
        <w:keepLines w:val="0"/>
        <w:pBdr>
          <w:bottom w:color="999999" w:space="2" w:sz="6" w:val="single"/>
        </w:pBdr>
        <w:spacing w:after="180" w:before="400" w:lineRule="auto"/>
        <w:rPr>
          <w:b w:val="1"/>
          <w:color w:val="003366"/>
          <w:sz w:val="34"/>
          <w:szCs w:val="34"/>
        </w:rPr>
      </w:pPr>
      <w:bookmarkStart w:colFirst="0" w:colLast="0" w:name="_ejy25mmhi5zl" w:id="2"/>
      <w:bookmarkEnd w:id="2"/>
      <w:r w:rsidDel="00000000" w:rsidR="00000000" w:rsidRPr="00000000">
        <w:rPr>
          <w:b w:val="1"/>
          <w:color w:val="003366"/>
          <w:sz w:val="34"/>
          <w:szCs w:val="34"/>
          <w:rtl w:val="0"/>
        </w:rPr>
        <w:t xml:space="preserve">Full Detail:</w:t>
      </w:r>
    </w:p>
    <w:p w:rsidR="00000000" w:rsidDel="00000000" w:rsidP="00000000" w:rsidRDefault="00000000" w:rsidRPr="00000000" w14:paraId="0000008F">
      <w:pPr>
        <w:pStyle w:val="Heading3"/>
        <w:keepNext w:val="0"/>
        <w:keepLines w:val="0"/>
        <w:spacing w:after="140" w:lineRule="auto"/>
        <w:rPr>
          <w:b w:val="1"/>
          <w:color w:val="003366"/>
          <w:sz w:val="26"/>
          <w:szCs w:val="26"/>
        </w:rPr>
      </w:pPr>
      <w:bookmarkStart w:colFirst="0" w:colLast="0" w:name="_1vd49o121fmk" w:id="3"/>
      <w:bookmarkEnd w:id="3"/>
      <w:r w:rsidDel="00000000" w:rsidR="00000000" w:rsidRPr="00000000">
        <w:rPr>
          <w:b w:val="1"/>
          <w:color w:val="003366"/>
          <w:sz w:val="26"/>
          <w:szCs w:val="26"/>
          <w:rtl w:val="0"/>
        </w:rPr>
        <w:t xml:space="preserve">1.1 Introduction:</w:t>
      </w:r>
    </w:p>
    <w:p w:rsidR="00000000" w:rsidDel="00000000" w:rsidP="00000000" w:rsidRDefault="00000000" w:rsidRPr="00000000" w14:paraId="00000090">
      <w:pPr>
        <w:spacing w:after="240" w:before="240" w:lineRule="auto"/>
        <w:rPr/>
      </w:pPr>
      <w:r w:rsidDel="00000000" w:rsidR="00000000" w:rsidRPr="00000000">
        <w:rPr>
          <w:rtl w:val="0"/>
        </w:rPr>
        <w:t xml:space="preserve">Sentry is honored to present this proposal in response to RFP R1804 for the implementation of a next-generation Transportation Management System (TMS) for the New York City Public Schools (NYCPS) Office of Pupil Transportation (OPT). We recognize OPT’s commitment to reimagining student transportation for the nation’s largest school district—improving service quality, operational efficiency, safety, and regulatory compliance. This proposal outlines our vision for a comprehensive, cloud-native, AI-powered platform that will enable OPT to become the most efficient and high-performing school bus network in the country. Our solution is thoughtfully engineered to support students, families, schools, and administrators through real-time insights, intelligent automation, and seamless integration.</w:t>
      </w:r>
    </w:p>
    <w:p w:rsidR="00000000" w:rsidDel="00000000" w:rsidP="00000000" w:rsidRDefault="00000000" w:rsidRPr="00000000" w14:paraId="00000091">
      <w:pPr>
        <w:pStyle w:val="Heading3"/>
        <w:keepNext w:val="0"/>
        <w:keepLines w:val="0"/>
        <w:spacing w:after="140" w:lineRule="auto"/>
        <w:rPr>
          <w:b w:val="1"/>
          <w:color w:val="003366"/>
          <w:sz w:val="26"/>
          <w:szCs w:val="26"/>
        </w:rPr>
      </w:pPr>
      <w:bookmarkStart w:colFirst="0" w:colLast="0" w:name="_20nj8ft0p9nx" w:id="4"/>
      <w:bookmarkEnd w:id="4"/>
      <w:r w:rsidDel="00000000" w:rsidR="00000000" w:rsidRPr="00000000">
        <w:rPr>
          <w:b w:val="1"/>
          <w:color w:val="003366"/>
          <w:sz w:val="26"/>
          <w:szCs w:val="26"/>
          <w:rtl w:val="0"/>
        </w:rPr>
        <w:t xml:space="preserve">1.2 Proposed Solution Overview:</w:t>
      </w:r>
    </w:p>
    <w:p w:rsidR="00000000" w:rsidDel="00000000" w:rsidP="00000000" w:rsidRDefault="00000000" w:rsidRPr="00000000" w14:paraId="00000092">
      <w:pPr>
        <w:spacing w:after="240" w:before="240" w:lineRule="auto"/>
        <w:rPr/>
      </w:pPr>
      <w:r w:rsidDel="00000000" w:rsidR="00000000" w:rsidRPr="00000000">
        <w:rPr>
          <w:rtl w:val="0"/>
        </w:rPr>
        <w:t xml:space="preserve">Our proposed solution is a unified, fully integrated platform purpose-built to address the three foundational pillars outlined in the RFP:</w:t>
      </w:r>
    </w:p>
    <w:p w:rsidR="00000000" w:rsidDel="00000000" w:rsidP="00000000" w:rsidRDefault="00000000" w:rsidRPr="00000000" w14:paraId="00000093">
      <w:pPr>
        <w:numPr>
          <w:ilvl w:val="0"/>
          <w:numId w:val="83"/>
        </w:numPr>
        <w:spacing w:after="0" w:afterAutospacing="0" w:before="240" w:lineRule="auto"/>
        <w:ind w:left="720" w:hanging="360"/>
      </w:pPr>
      <w:r w:rsidDel="00000000" w:rsidR="00000000" w:rsidRPr="00000000">
        <w:rPr>
          <w:b w:val="1"/>
          <w:rtl w:val="0"/>
        </w:rPr>
        <w:t xml:space="preserve">Near Real-Time Location Tracking</w:t>
      </w:r>
      <w:r w:rsidDel="00000000" w:rsidR="00000000" w:rsidRPr="00000000">
        <w:rPr>
          <w:rtl w:val="0"/>
        </w:rPr>
        <w:t xml:space="preserve"> – Enabled by portable GPS devices and real-time student ridership logging through Barcode, QR Code, and NFC.</w:t>
        <w:br w:type="textWrapping"/>
      </w:r>
    </w:p>
    <w:p w:rsidR="00000000" w:rsidDel="00000000" w:rsidP="00000000" w:rsidRDefault="00000000" w:rsidRPr="00000000" w14:paraId="00000094">
      <w:pPr>
        <w:numPr>
          <w:ilvl w:val="0"/>
          <w:numId w:val="83"/>
        </w:numPr>
        <w:spacing w:after="0" w:afterAutospacing="0" w:before="0" w:beforeAutospacing="0" w:lineRule="auto"/>
        <w:ind w:left="720" w:hanging="360"/>
      </w:pPr>
      <w:r w:rsidDel="00000000" w:rsidR="00000000" w:rsidRPr="00000000">
        <w:rPr>
          <w:b w:val="1"/>
          <w:rtl w:val="0"/>
        </w:rPr>
        <w:t xml:space="preserve">Near Real-Time Notification System</w:t>
      </w:r>
      <w:r w:rsidDel="00000000" w:rsidR="00000000" w:rsidRPr="00000000">
        <w:rPr>
          <w:rtl w:val="0"/>
        </w:rPr>
        <w:t xml:space="preserve"> – Providing seamless, timely communication among all stakeholders, including parents, students, drivers, schools, and OPT, through dedicated web and mobile modules.</w:t>
        <w:br w:type="textWrapping"/>
      </w:r>
    </w:p>
    <w:p w:rsidR="00000000" w:rsidDel="00000000" w:rsidP="00000000" w:rsidRDefault="00000000" w:rsidRPr="00000000" w14:paraId="00000095">
      <w:pPr>
        <w:numPr>
          <w:ilvl w:val="0"/>
          <w:numId w:val="83"/>
        </w:numPr>
        <w:spacing w:after="240" w:before="0" w:beforeAutospacing="0" w:lineRule="auto"/>
        <w:ind w:left="720" w:hanging="360"/>
      </w:pPr>
      <w:r w:rsidDel="00000000" w:rsidR="00000000" w:rsidRPr="00000000">
        <w:rPr>
          <w:b w:val="1"/>
          <w:rtl w:val="0"/>
        </w:rPr>
        <w:t xml:space="preserve">Adaptive and Dynamic Vehicle Routing</w:t>
      </w:r>
      <w:r w:rsidDel="00000000" w:rsidR="00000000" w:rsidRPr="00000000">
        <w:rPr>
          <w:rtl w:val="0"/>
        </w:rPr>
        <w:t xml:space="preserve"> – Driven by AI-based algorithms designed to navigate the complexities of NYC’s transportation landscape, including traffic conditions, stop constraints, and special education requirements.</w:t>
        <w:br w:type="textWrapping"/>
      </w:r>
    </w:p>
    <w:p w:rsidR="00000000" w:rsidDel="00000000" w:rsidP="00000000" w:rsidRDefault="00000000" w:rsidRPr="00000000" w14:paraId="00000096">
      <w:pPr>
        <w:spacing w:after="240" w:before="240" w:lineRule="auto"/>
        <w:rPr/>
      </w:pPr>
      <w:r w:rsidDel="00000000" w:rsidR="00000000" w:rsidRPr="00000000">
        <w:rPr>
          <w:rtl w:val="0"/>
        </w:rPr>
        <w:t xml:space="preserve">This platform will become OPT’s system of record for location, ridership, notifications, and routing, while integrating seamlessly with existing NYCPS infrastructure and systems—as referenced in Section 3.5 and addressed in Q&amp;A items such as Q158 and Q170.</w:t>
      </w:r>
    </w:p>
    <w:p w:rsidR="00000000" w:rsidDel="00000000" w:rsidP="00000000" w:rsidRDefault="00000000" w:rsidRPr="00000000" w14:paraId="00000097">
      <w:pPr>
        <w:spacing w:after="240" w:before="240" w:lineRule="auto"/>
        <w:rPr/>
      </w:pPr>
      <w:r w:rsidDel="00000000" w:rsidR="00000000" w:rsidRPr="00000000">
        <w:rPr>
          <w:rtl w:val="0"/>
        </w:rPr>
        <w:t xml:space="preserve">We propose a </w:t>
      </w:r>
      <w:r w:rsidDel="00000000" w:rsidR="00000000" w:rsidRPr="00000000">
        <w:rPr>
          <w:b w:val="1"/>
          <w:rtl w:val="0"/>
        </w:rPr>
        <w:t xml:space="preserve">hybrid approach</w:t>
      </w:r>
      <w:r w:rsidDel="00000000" w:rsidR="00000000" w:rsidRPr="00000000">
        <w:rPr>
          <w:rtl w:val="0"/>
        </w:rPr>
        <w:t xml:space="preserve"> that leverages the configurability and reliability of a Commercial-Off-The-Shelf (COTS) foundation, augmented by custom-built components tailored to the unique operational, compliance, and user experience needs of NYC Public Schools. This solution is powered by the robust, scalable, and secure cloud-native architecture outlined in Section 3.1.</w:t>
      </w:r>
    </w:p>
    <w:p w:rsidR="00000000" w:rsidDel="00000000" w:rsidP="00000000" w:rsidRDefault="00000000" w:rsidRPr="00000000" w14:paraId="00000098">
      <w:pPr>
        <w:spacing w:after="240" w:before="240" w:lineRule="auto"/>
        <w:rPr/>
      </w:pPr>
      <w:r w:rsidDel="00000000" w:rsidR="00000000" w:rsidRPr="00000000">
        <w:rPr>
          <w:rtl w:val="0"/>
        </w:rPr>
        <w:t xml:space="preserve">Sentry's solution offers a comprehensive, integrated Transportation Management System (TMS) specifically tailored to the needs of the NYCPS Office of Pupil Transportation (OPT). This holistic system encompasses a wide range of features designed to streamline and optimize every aspect of student transportation.</w:t>
      </w:r>
      <w:r w:rsidDel="00000000" w:rsidR="00000000" w:rsidRPr="00000000">
        <w:rPr>
          <w:rtl w:val="0"/>
        </w:rPr>
      </w:r>
    </w:p>
    <w:p w:rsidR="00000000" w:rsidDel="00000000" w:rsidP="00000000" w:rsidRDefault="00000000" w:rsidRPr="00000000" w14:paraId="00000099">
      <w:pPr>
        <w:spacing w:after="240" w:before="240" w:lineRule="auto"/>
        <w:rPr/>
      </w:pPr>
      <w:r w:rsidDel="00000000" w:rsidR="00000000" w:rsidRPr="00000000">
        <w:rPr>
          <w:b w:val="1"/>
          <w:rtl w:val="0"/>
        </w:rPr>
        <w:t xml:space="preserve">Hardware and Infrastructure:</w:t>
      </w:r>
      <w:r w:rsidDel="00000000" w:rsidR="00000000" w:rsidRPr="00000000">
        <w:rPr>
          <w:rtl w:val="0"/>
        </w:rPr>
        <w:t xml:space="preserve"> The solution includes the deployment and management of essential hardware components, including GPS devices and mobile tablets, while strategically leveraging existing NYCPS OPT equipment where possible to maximize cost-efficiency.</w:t>
      </w:r>
      <w:r w:rsidDel="00000000" w:rsidR="00000000" w:rsidRPr="00000000">
        <w:rPr>
          <w:rtl w:val="0"/>
        </w:rPr>
        <w:t xml:space="preserve"> </w:t>
      </w:r>
      <w:r w:rsidDel="00000000" w:rsidR="00000000" w:rsidRPr="00000000">
        <w:rPr>
          <w:rtl w:val="0"/>
        </w:rPr>
        <w:t xml:space="preserve">This hardware layer is underpinned by a robust AWS GovCloud infrastructure, ensuring the scalability, security, and compliance necessary for managing sensitive student transportation data.</w:t>
      </w:r>
      <w:r w:rsidDel="00000000" w:rsidR="00000000" w:rsidRPr="00000000">
        <w:rPr>
          <w:rtl w:val="0"/>
        </w:rPr>
      </w:r>
    </w:p>
    <w:p w:rsidR="00000000" w:rsidDel="00000000" w:rsidP="00000000" w:rsidRDefault="00000000" w:rsidRPr="00000000" w14:paraId="0000009A">
      <w:pPr>
        <w:spacing w:after="240" w:before="240" w:lineRule="auto"/>
        <w:rPr/>
      </w:pPr>
      <w:r w:rsidDel="00000000" w:rsidR="00000000" w:rsidRPr="00000000">
        <w:rPr>
          <w:b w:val="1"/>
          <w:rtl w:val="0"/>
        </w:rPr>
        <w:t xml:space="preserve">Software and Integrations:</w:t>
      </w:r>
      <w:r w:rsidDel="00000000" w:rsidR="00000000" w:rsidRPr="00000000">
        <w:rPr>
          <w:rtl w:val="0"/>
        </w:rPr>
        <w:t xml:space="preserve"> Sentry's TMS seamlessly integrates with a suite of third-party software and platforms to enhance functionality and safety.</w:t>
      </w:r>
      <w:r w:rsidDel="00000000" w:rsidR="00000000" w:rsidRPr="00000000">
        <w:rPr>
          <w:rtl w:val="0"/>
        </w:rPr>
        <w:t xml:space="preserve"> </w:t>
      </w:r>
      <w:r w:rsidDel="00000000" w:rsidR="00000000" w:rsidRPr="00000000">
        <w:rPr>
          <w:rtl w:val="0"/>
        </w:rPr>
        <w:t xml:space="preserve">This includes integration with Cambridge Mobile Telematics to monitor and improve driver safety, as well as Genesys and Zendesk for efficient and effective customer support and issue resolution.</w:t>
      </w:r>
      <w:r w:rsidDel="00000000" w:rsidR="00000000" w:rsidRPr="00000000">
        <w:rPr>
          <w:rtl w:val="0"/>
        </w:rPr>
      </w:r>
    </w:p>
    <w:p w:rsidR="00000000" w:rsidDel="00000000" w:rsidP="00000000" w:rsidRDefault="00000000" w:rsidRPr="00000000" w14:paraId="0000009B">
      <w:pPr>
        <w:spacing w:after="240" w:before="240" w:lineRule="auto"/>
        <w:rPr/>
      </w:pPr>
      <w:r w:rsidDel="00000000" w:rsidR="00000000" w:rsidRPr="00000000">
        <w:rPr>
          <w:b w:val="1"/>
          <w:rtl w:val="0"/>
        </w:rPr>
        <w:t xml:space="preserve">Local Maintenance and Support:</w:t>
      </w:r>
      <w:r w:rsidDel="00000000" w:rsidR="00000000" w:rsidRPr="00000000">
        <w:rPr>
          <w:rtl w:val="0"/>
        </w:rPr>
        <w:t xml:space="preserve"> Recognizing the importance of reliable hardware performance, Sentry partners with Metroshop to provide local maintenance and support services.</w:t>
      </w:r>
      <w:r w:rsidDel="00000000" w:rsidR="00000000" w:rsidRPr="00000000">
        <w:rPr>
          <w:rtl w:val="0"/>
        </w:rPr>
        <w:t xml:space="preserve"> </w:t>
      </w:r>
      <w:r w:rsidDel="00000000" w:rsidR="00000000" w:rsidRPr="00000000">
        <w:rPr>
          <w:rtl w:val="0"/>
        </w:rPr>
        <w:t xml:space="preserve">This ensures that all hardware components remain in optimal working condition, minimizing disruptions to transportation services.</w:t>
      </w:r>
      <w:r w:rsidDel="00000000" w:rsidR="00000000" w:rsidRPr="00000000">
        <w:rPr>
          <w:rtl w:val="0"/>
        </w:rPr>
      </w:r>
    </w:p>
    <w:p w:rsidR="00000000" w:rsidDel="00000000" w:rsidP="00000000" w:rsidRDefault="00000000" w:rsidRPr="00000000" w14:paraId="0000009C">
      <w:pPr>
        <w:spacing w:after="240" w:before="240" w:lineRule="auto"/>
        <w:rPr/>
      </w:pPr>
      <w:r w:rsidDel="00000000" w:rsidR="00000000" w:rsidRPr="00000000">
        <w:rPr>
          <w:b w:val="1"/>
          <w:rtl w:val="0"/>
        </w:rPr>
        <w:t xml:space="preserve">Custom Application Development:</w:t>
      </w:r>
      <w:r w:rsidDel="00000000" w:rsidR="00000000" w:rsidRPr="00000000">
        <w:rPr>
          <w:rtl w:val="0"/>
        </w:rPr>
        <w:t xml:space="preserve"> To provide a user-friendly and intuitive experience for all stakeholders, Sentry has developed custom frontend and backend applications.</w:t>
      </w:r>
      <w:r w:rsidDel="00000000" w:rsidR="00000000" w:rsidRPr="00000000">
        <w:rPr>
          <w:rtl w:val="0"/>
        </w:rPr>
        <w:t xml:space="preserve"> </w:t>
      </w:r>
      <w:r w:rsidDel="00000000" w:rsidR="00000000" w:rsidRPr="00000000">
        <w:rPr>
          <w:rtl w:val="0"/>
        </w:rPr>
        <w:t xml:space="preserve">This includes mobile applications for parents, guardians, and passengers, enabling them to track routes, receive notifications, and communicate with transportation providers.</w:t>
      </w:r>
      <w:r w:rsidDel="00000000" w:rsidR="00000000" w:rsidRPr="00000000">
        <w:rPr>
          <w:rtl w:val="0"/>
        </w:rPr>
        <w:t xml:space="preserve"> </w:t>
      </w:r>
      <w:r w:rsidDel="00000000" w:rsidR="00000000" w:rsidRPr="00000000">
        <w:rPr>
          <w:rtl w:val="0"/>
        </w:rPr>
        <w:t xml:space="preserve">A dedicated driver application facilitates efficient route navigation and communication with dispatchers.</w:t>
      </w:r>
      <w:r w:rsidDel="00000000" w:rsidR="00000000" w:rsidRPr="00000000">
        <w:rPr>
          <w:rtl w:val="0"/>
        </w:rPr>
        <w:t xml:space="preserve"> </w:t>
      </w:r>
      <w:r w:rsidDel="00000000" w:rsidR="00000000" w:rsidRPr="00000000">
        <w:rPr>
          <w:rtl w:val="0"/>
        </w:rPr>
        <w:t xml:space="preserve">Additionally, a central dispatch web portal provides a centralized platform for managing and monitoring all aspects of transportation operations.</w:t>
      </w:r>
      <w:r w:rsidDel="00000000" w:rsidR="00000000" w:rsidRPr="00000000">
        <w:rPr>
          <w:rtl w:val="0"/>
        </w:rPr>
      </w:r>
    </w:p>
    <w:p w:rsidR="00000000" w:rsidDel="00000000" w:rsidP="00000000" w:rsidRDefault="00000000" w:rsidRPr="00000000" w14:paraId="0000009D">
      <w:pPr>
        <w:spacing w:after="240" w:before="240" w:lineRule="auto"/>
        <w:rPr/>
      </w:pPr>
      <w:r w:rsidDel="00000000" w:rsidR="00000000" w:rsidRPr="00000000">
        <w:rPr>
          <w:rtl w:val="0"/>
        </w:rPr>
        <w:t xml:space="preserve">By integrating these diverse components, Sentry's solution provides a comprehensive and efficient transportation management system that addresses the unique needs of NYCPS OPT. This integrated approach not only enhances the safety and efficiency of student transportation but also provides valuable data insights and communication tools to improve the overall transportation experience for all stakeholders.</w:t>
      </w:r>
      <w:r w:rsidDel="00000000" w:rsidR="00000000" w:rsidRPr="00000000">
        <w:rPr>
          <w:rtl w:val="0"/>
        </w:rPr>
      </w:r>
    </w:p>
    <w:p w:rsidR="00000000" w:rsidDel="00000000" w:rsidP="00000000" w:rsidRDefault="00000000" w:rsidRPr="00000000" w14:paraId="0000009E">
      <w:pPr>
        <w:spacing w:after="240" w:before="240" w:lineRule="auto"/>
        <w:rPr/>
      </w:pPr>
      <w:r w:rsidDel="00000000" w:rsidR="00000000" w:rsidRPr="00000000">
        <w:rPr>
          <w:rtl w:val="0"/>
        </w:rPr>
      </w:r>
    </w:p>
    <w:p w:rsidR="00000000" w:rsidDel="00000000" w:rsidP="00000000" w:rsidRDefault="00000000" w:rsidRPr="00000000" w14:paraId="0000009F">
      <w:pPr>
        <w:pStyle w:val="Heading3"/>
        <w:keepNext w:val="0"/>
        <w:keepLines w:val="0"/>
        <w:spacing w:after="140" w:lineRule="auto"/>
        <w:rPr>
          <w:b w:val="1"/>
          <w:color w:val="ffffff"/>
          <w:sz w:val="26"/>
          <w:szCs w:val="26"/>
        </w:rPr>
      </w:pPr>
      <w:bookmarkStart w:colFirst="0" w:colLast="0" w:name="_ctnxqws9ko1c" w:id="5"/>
      <w:bookmarkEnd w:id="5"/>
      <w:r w:rsidDel="00000000" w:rsidR="00000000" w:rsidRPr="00000000">
        <w:rPr>
          <w:b w:val="1"/>
          <w:color w:val="ffffff"/>
          <w:sz w:val="26"/>
          <w:szCs w:val="26"/>
          <w:rtl w:val="0"/>
        </w:rPr>
        <w:t xml:space="preserve">1.3 Key Differentiators &amp; Innovation:</w:t>
      </w:r>
    </w:p>
    <w:p w:rsidR="00000000" w:rsidDel="00000000" w:rsidP="00000000" w:rsidRDefault="00000000" w:rsidRPr="00000000" w14:paraId="000000A0">
      <w:pPr>
        <w:spacing w:after="240" w:before="240" w:lineRule="auto"/>
        <w:rPr>
          <w:rFonts w:ascii="Roboto Mono" w:cs="Roboto Mono" w:eastAsia="Roboto Mono" w:hAnsi="Roboto Mono"/>
          <w:i w:val="1"/>
          <w:color w:val="777777"/>
          <w:sz w:val="20"/>
          <w:szCs w:val="20"/>
          <w:shd w:fill="f0f0f0" w:val="clear"/>
        </w:rPr>
      </w:pPr>
      <w:r w:rsidDel="00000000" w:rsidR="00000000" w:rsidRPr="00000000">
        <w:rPr>
          <w:rtl w:val="0"/>
        </w:rPr>
        <w:t xml:space="preserve">Beyond meeting all core requirements, Sentry's solution offers [mention 1-2 key strengths, e.g., advanced optimization algorithms, proven scalability in large districts, intuitive user interfaces, unique safety features]. While innovation is evaluated within standard criteria (per Q11/Q281), our approach prioritizes student safety, operational efficiency, and user experience through [mention specific innovative elements, e.g., predictive ETA accuracy, proactive alerting logic, simplified driver workflows inspired by Q21]. Our commitment to engineering excellence ensures a reliable and future-proof platform aligned with OPT's goals.</w:t>
      </w:r>
      <w:r w:rsidDel="00000000" w:rsidR="00000000" w:rsidRPr="00000000">
        <w:rPr>
          <w:rtl w:val="0"/>
        </w:rPr>
      </w:r>
    </w:p>
    <w:p w:rsidR="00000000" w:rsidDel="00000000" w:rsidP="00000000" w:rsidRDefault="00000000" w:rsidRPr="00000000" w14:paraId="000000A1">
      <w:pPr>
        <w:pStyle w:val="Heading3"/>
        <w:keepNext w:val="0"/>
        <w:keepLines w:val="0"/>
        <w:spacing w:after="140" w:lineRule="auto"/>
        <w:rPr>
          <w:b w:val="1"/>
          <w:color w:val="003366"/>
          <w:sz w:val="26"/>
          <w:szCs w:val="26"/>
        </w:rPr>
      </w:pPr>
      <w:bookmarkStart w:colFirst="0" w:colLast="0" w:name="_987owe3rrujv" w:id="6"/>
      <w:bookmarkEnd w:id="6"/>
      <w:r w:rsidDel="00000000" w:rsidR="00000000" w:rsidRPr="00000000">
        <w:rPr>
          <w:b w:val="1"/>
          <w:color w:val="003366"/>
          <w:sz w:val="26"/>
          <w:szCs w:val="26"/>
          <w:rtl w:val="0"/>
        </w:rPr>
        <w:t xml:space="preserve">1.4 Compliance Summary:</w:t>
      </w:r>
    </w:p>
    <w:p w:rsidR="00000000" w:rsidDel="00000000" w:rsidP="00000000" w:rsidRDefault="00000000" w:rsidRPr="00000000" w14:paraId="000000A2">
      <w:pPr>
        <w:spacing w:after="240" w:before="240" w:lineRule="auto"/>
        <w:rPr>
          <w:rFonts w:ascii="Roboto Mono" w:cs="Roboto Mono" w:eastAsia="Roboto Mono" w:hAnsi="Roboto Mono"/>
          <w:i w:val="1"/>
          <w:color w:val="777777"/>
          <w:sz w:val="20"/>
          <w:szCs w:val="20"/>
          <w:shd w:fill="f0f0f0" w:val="clear"/>
        </w:rPr>
      </w:pPr>
      <w:r w:rsidDel="00000000" w:rsidR="00000000" w:rsidRPr="00000000">
        <w:rPr>
          <w:rtl w:val="0"/>
        </w:rPr>
        <w:t xml:space="preserve">We confirm that Sentry meets all Minimum Qualifications outlined in RFP Section 2. This proposal comprehensively addresses all requirements detailed in Section 3 (Scope of Services), including functional specifications, hardware provisions, implementation services, and demanding Non-functional Requirements (NFRs) regarding performance, availability, security, accessibility, and maintainability. We affirm our commitment to comply with all referenced NYCPS, OTI, NYC3, DIIT, NYS policies, and relevant regulations (e.g., FERPA, WCAG 2.0 AA). Our compliance strategy is further detailed in Section 7 and supporting documents.</w:t>
      </w:r>
      <w:r w:rsidDel="00000000" w:rsidR="00000000" w:rsidRPr="00000000">
        <w:rPr>
          <w:rtl w:val="0"/>
        </w:rPr>
      </w:r>
    </w:p>
    <w:p w:rsidR="00000000" w:rsidDel="00000000" w:rsidP="00000000" w:rsidRDefault="00000000" w:rsidRPr="00000000" w14:paraId="000000A3">
      <w:pPr>
        <w:pStyle w:val="Heading3"/>
        <w:keepNext w:val="0"/>
        <w:keepLines w:val="0"/>
        <w:spacing w:after="140" w:lineRule="auto"/>
        <w:rPr>
          <w:b w:val="1"/>
          <w:color w:val="003366"/>
          <w:sz w:val="26"/>
          <w:szCs w:val="26"/>
        </w:rPr>
      </w:pPr>
      <w:bookmarkStart w:colFirst="0" w:colLast="0" w:name="_txuwt1hu8b06" w:id="7"/>
      <w:bookmarkEnd w:id="7"/>
      <w:r w:rsidDel="00000000" w:rsidR="00000000" w:rsidRPr="00000000">
        <w:rPr>
          <w:b w:val="1"/>
          <w:color w:val="003366"/>
          <w:sz w:val="26"/>
          <w:szCs w:val="26"/>
          <w:rtl w:val="0"/>
        </w:rPr>
        <w:t xml:space="preserve">1.5 Contractual Understanding:</w:t>
      </w:r>
    </w:p>
    <w:p w:rsidR="00000000" w:rsidDel="00000000" w:rsidP="00000000" w:rsidRDefault="00000000" w:rsidRPr="00000000" w14:paraId="000000A4">
      <w:pPr>
        <w:spacing w:after="240" w:before="240" w:lineRule="auto"/>
        <w:rPr/>
      </w:pPr>
      <w:r w:rsidDel="00000000" w:rsidR="00000000" w:rsidRPr="00000000">
        <w:rPr>
          <w:rtl w:val="0"/>
        </w:rPr>
        <w:t xml:space="preserve">We acknowledge the contract resulting from this RFP will be a DOE contract for an initial term of three (3) years, with the NYCDOE having two (2) unilateral options to extend for two (2) additional years each (total potential of 7 years), as clarified in Q58/Q122. We have reviewed the standard Terms &amp; Conditions referenced and understand the DOE's stated position regarding alterations (per Q101-103). We note the DOE's position on Intellectual Property (Q100) and Data Ownership (Q3.25.7.5, Q3.28.6.4) and confirm NYCDOE retains ownership of all data.</w:t>
      </w:r>
    </w:p>
    <w:p w:rsidR="00000000" w:rsidDel="00000000" w:rsidP="00000000" w:rsidRDefault="00000000" w:rsidRPr="00000000" w14:paraId="000000A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6">
      <w:pPr>
        <w:pStyle w:val="Heading1"/>
        <w:keepNext w:val="0"/>
        <w:keepLines w:val="0"/>
        <w:pBdr>
          <w:bottom w:color="003366" w:space="3" w:sz="12" w:val="single"/>
        </w:pBdr>
        <w:spacing w:after="240" w:before="560" w:lineRule="auto"/>
        <w:rPr>
          <w:b w:val="1"/>
          <w:color w:val="003366"/>
          <w:sz w:val="46"/>
          <w:szCs w:val="46"/>
        </w:rPr>
      </w:pPr>
      <w:bookmarkStart w:colFirst="0" w:colLast="0" w:name="_wdsq05p2s0fa" w:id="8"/>
      <w:bookmarkEnd w:id="8"/>
      <w:r w:rsidDel="00000000" w:rsidR="00000000" w:rsidRPr="00000000">
        <w:rPr>
          <w:b w:val="1"/>
          <w:color w:val="003366"/>
          <w:sz w:val="46"/>
          <w:szCs w:val="46"/>
          <w:rtl w:val="0"/>
        </w:rPr>
        <w:t xml:space="preserve">2. Understanding of Requirements &amp; Project Goals</w:t>
      </w:r>
    </w:p>
    <w:p w:rsidR="00000000" w:rsidDel="00000000" w:rsidP="00000000" w:rsidRDefault="00000000" w:rsidRPr="00000000" w14:paraId="000000A7">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Sentry demonstrates a clear understanding of NYCPS OPT's operational scale, complexities, and strategic objectives outlined in RFP R1804. We recognize the challenges posed by the current fragmented technology environment and the critical need for an integrated, real-time system to enhance safety, efficiency, communication, and compliance for the nation's largest pupil transportation operation. Our proposed solution directly targets OPT's vision and the specific mandates set forth by the NYC Council.</w:t>
      </w:r>
    </w:p>
    <w:p w:rsidR="00000000" w:rsidDel="00000000" w:rsidP="00000000" w:rsidRDefault="00000000" w:rsidRPr="00000000" w14:paraId="000000A8">
      <w:pPr>
        <w:pStyle w:val="Heading2"/>
        <w:keepNext w:val="0"/>
        <w:keepLines w:val="0"/>
        <w:pBdr>
          <w:bottom w:color="999999" w:space="2" w:sz="6" w:val="single"/>
        </w:pBdr>
        <w:spacing w:after="180" w:before="400" w:lineRule="auto"/>
        <w:rPr>
          <w:b w:val="1"/>
          <w:color w:val="003366"/>
          <w:sz w:val="34"/>
          <w:szCs w:val="34"/>
        </w:rPr>
      </w:pPr>
      <w:bookmarkStart w:colFirst="0" w:colLast="0" w:name="_6r6j5ihuxkoo" w:id="9"/>
      <w:bookmarkEnd w:id="9"/>
      <w:r w:rsidDel="00000000" w:rsidR="00000000" w:rsidRPr="00000000">
        <w:rPr>
          <w:b w:val="1"/>
          <w:color w:val="003366"/>
          <w:sz w:val="34"/>
          <w:szCs w:val="34"/>
          <w:rtl w:val="0"/>
        </w:rPr>
        <w:t xml:space="preserve">Full Detail:</w:t>
      </w:r>
    </w:p>
    <w:p w:rsidR="00000000" w:rsidDel="00000000" w:rsidP="00000000" w:rsidRDefault="00000000" w:rsidRPr="00000000" w14:paraId="000000A9">
      <w:pPr>
        <w:pStyle w:val="Heading3"/>
        <w:keepNext w:val="0"/>
        <w:keepLines w:val="0"/>
        <w:spacing w:after="140" w:lineRule="auto"/>
        <w:rPr>
          <w:b w:val="1"/>
          <w:color w:val="003366"/>
          <w:sz w:val="26"/>
          <w:szCs w:val="26"/>
        </w:rPr>
      </w:pPr>
      <w:bookmarkStart w:colFirst="0" w:colLast="0" w:name="_59brtapsrnxc" w:id="10"/>
      <w:bookmarkEnd w:id="10"/>
      <w:r w:rsidDel="00000000" w:rsidR="00000000" w:rsidRPr="00000000">
        <w:rPr>
          <w:b w:val="1"/>
          <w:color w:val="003366"/>
          <w:sz w:val="26"/>
          <w:szCs w:val="26"/>
          <w:rtl w:val="0"/>
        </w:rPr>
        <w:t xml:space="preserve">2.1 NYCPS OPT Vision &amp; Mission:</w:t>
      </w:r>
    </w:p>
    <w:p w:rsidR="00000000" w:rsidDel="00000000" w:rsidP="00000000" w:rsidRDefault="00000000" w:rsidRPr="00000000" w14:paraId="000000AA">
      <w:pPr>
        <w:spacing w:after="240" w:before="240" w:lineRule="auto"/>
        <w:rPr/>
      </w:pPr>
      <w:r w:rsidDel="00000000" w:rsidR="00000000" w:rsidRPr="00000000">
        <w:rPr>
          <w:rtl w:val="0"/>
        </w:rPr>
        <w:t xml:space="preserve">We understand OPT's vision is to be the country's premier transportation department, dedicated to providing safe, clean, dignified, and timely transportation for all eligible NYC students. We align with the mission to embrace cutting-edge technology suitable for the current generation, revolutionizing data availability for parents, students, and administrators, as detailed in RFP Section 1.2. Our solution is designed to support this vision by providing the necessary tools for efficiency, transparency, and advanced operational management.</w:t>
      </w:r>
    </w:p>
    <w:p w:rsidR="00000000" w:rsidDel="00000000" w:rsidP="00000000" w:rsidRDefault="00000000" w:rsidRPr="00000000" w14:paraId="000000AB">
      <w:pPr>
        <w:pStyle w:val="Heading3"/>
        <w:keepNext w:val="0"/>
        <w:keepLines w:val="0"/>
        <w:spacing w:after="140" w:lineRule="auto"/>
        <w:rPr>
          <w:b w:val="1"/>
          <w:color w:val="003366"/>
          <w:sz w:val="26"/>
          <w:szCs w:val="26"/>
        </w:rPr>
      </w:pPr>
      <w:bookmarkStart w:colFirst="0" w:colLast="0" w:name="_m1jcpljrtahg" w:id="11"/>
      <w:bookmarkEnd w:id="11"/>
      <w:r w:rsidDel="00000000" w:rsidR="00000000" w:rsidRPr="00000000">
        <w:rPr>
          <w:b w:val="1"/>
          <w:color w:val="003366"/>
          <w:sz w:val="26"/>
          <w:szCs w:val="26"/>
          <w:rtl w:val="0"/>
        </w:rPr>
        <w:t xml:space="preserve">2.2 Current Environment Challenges:</w:t>
      </w:r>
    </w:p>
    <w:p w:rsidR="00000000" w:rsidDel="00000000" w:rsidP="00000000" w:rsidRDefault="00000000" w:rsidRPr="00000000" w14:paraId="000000AC">
      <w:pPr>
        <w:spacing w:after="240" w:before="240" w:lineRule="auto"/>
        <w:rPr/>
      </w:pPr>
      <w:r w:rsidDel="00000000" w:rsidR="00000000" w:rsidRPr="00000000">
        <w:rPr>
          <w:rtl w:val="0"/>
        </w:rPr>
        <w:t xml:space="preserve">We acknowledge the significant challenges OPT faces, as outlined in the RFP. These include managing transportation for over 150,000+ students across diverse programs (GE, SE, PreK/EI) using 77+ contracted vendors and ~10,500 buses (Q18, Q109, Q124). The current reliance on a mix of legacy systems (Edulog for GE, custom MapInfo/FoxPro for SE - Q104, OPT199 - Q32, SOC - Q156, Session Time App - Q34/Q217), commercial software, and manual processes creates technology silos, limits interoperability, and hinders access to actionable, real-time information (RFP Sec 1.2.G). The need to integrate or replace these systems (Q152 implies routing replacement, Q155 confirms consolidation) while ensuring data consistency is paramount. The scale of operations, geographical spread (Q136), daily driver/route variability (Q20), lack of standard student IDs (Q70, Q107, Q146), and the need to manage complex routing scenarios (multi-leg trips, conditional addresses) further compound the complexity.</w:t>
      </w:r>
    </w:p>
    <w:p w:rsidR="00000000" w:rsidDel="00000000" w:rsidP="00000000" w:rsidRDefault="00000000" w:rsidRPr="00000000" w14:paraId="000000AD">
      <w:pPr>
        <w:pStyle w:val="Heading3"/>
        <w:keepNext w:val="0"/>
        <w:keepLines w:val="0"/>
        <w:spacing w:after="140" w:lineRule="auto"/>
        <w:rPr>
          <w:b w:val="1"/>
          <w:color w:val="003366"/>
          <w:sz w:val="26"/>
          <w:szCs w:val="26"/>
        </w:rPr>
      </w:pPr>
      <w:bookmarkStart w:colFirst="0" w:colLast="0" w:name="_hnp2t0ve4z59" w:id="12"/>
      <w:bookmarkEnd w:id="12"/>
      <w:r w:rsidDel="00000000" w:rsidR="00000000" w:rsidRPr="00000000">
        <w:rPr>
          <w:b w:val="1"/>
          <w:color w:val="003366"/>
          <w:sz w:val="26"/>
          <w:szCs w:val="26"/>
          <w:rtl w:val="0"/>
        </w:rPr>
        <w:t xml:space="preserve">2.3 Project Objectives:</w:t>
      </w:r>
    </w:p>
    <w:p w:rsidR="00000000" w:rsidDel="00000000" w:rsidP="00000000" w:rsidRDefault="00000000" w:rsidRPr="00000000" w14:paraId="000000AE">
      <w:pPr>
        <w:spacing w:after="240" w:before="240" w:lineRule="auto"/>
        <w:rPr/>
      </w:pPr>
      <w:r w:rsidDel="00000000" w:rsidR="00000000" w:rsidRPr="00000000">
        <w:rPr>
          <w:rtl w:val="0"/>
        </w:rPr>
        <w:t xml:space="preserve">We understand the core objectives driving this RFP are to implement a single, integrated solution delivering:</w:t>
      </w:r>
    </w:p>
    <w:p w:rsidR="00000000" w:rsidDel="00000000" w:rsidP="00000000" w:rsidRDefault="00000000" w:rsidRPr="00000000" w14:paraId="000000AF">
      <w:pPr>
        <w:numPr>
          <w:ilvl w:val="0"/>
          <w:numId w:val="70"/>
        </w:numPr>
        <w:spacing w:after="0" w:afterAutospacing="0" w:before="120" w:lineRule="auto"/>
        <w:ind w:left="720" w:hanging="360"/>
      </w:pPr>
      <w:r w:rsidDel="00000000" w:rsidR="00000000" w:rsidRPr="00000000">
        <w:rPr>
          <w:b w:val="1"/>
          <w:rtl w:val="0"/>
        </w:rPr>
        <w:t xml:space="preserve">Near Real-time Location Tracking:</w:t>
      </w:r>
      <w:r w:rsidDel="00000000" w:rsidR="00000000" w:rsidRPr="00000000">
        <w:rPr>
          <w:rtl w:val="0"/>
        </w:rPr>
        <w:t xml:space="preserve"> Accurate, reliable GPS tracking for all buses, coupled with comprehensive student ridership recording (RFP Sec 3.1.1, 3.2, 3.8).</w:t>
      </w:r>
    </w:p>
    <w:p w:rsidR="00000000" w:rsidDel="00000000" w:rsidP="00000000" w:rsidRDefault="00000000" w:rsidRPr="00000000" w14:paraId="000000B0">
      <w:pPr>
        <w:numPr>
          <w:ilvl w:val="0"/>
          <w:numId w:val="70"/>
        </w:numPr>
        <w:spacing w:after="0" w:afterAutospacing="0" w:before="0" w:beforeAutospacing="0" w:lineRule="auto"/>
        <w:ind w:left="720" w:hanging="360"/>
      </w:pPr>
      <w:r w:rsidDel="00000000" w:rsidR="00000000" w:rsidRPr="00000000">
        <w:rPr>
          <w:b w:val="1"/>
          <w:rtl w:val="0"/>
        </w:rPr>
        <w:t xml:space="preserve">Integrated Notification System:</w:t>
      </w:r>
      <w:r w:rsidDel="00000000" w:rsidR="00000000" w:rsidRPr="00000000">
        <w:rPr>
          <w:rtl w:val="0"/>
        </w:rPr>
        <w:t xml:space="preserve"> Seamless, near real-time communication connecting all stakeholders—parents, students, drivers, OPT administrators, call center staff, SBCs, school staff—through dedicated, user-friendly modules (RFP Sec 3.1.1, 3.6, 3.7, 3.9, 3.10).</w:t>
      </w:r>
    </w:p>
    <w:p w:rsidR="00000000" w:rsidDel="00000000" w:rsidP="00000000" w:rsidRDefault="00000000" w:rsidRPr="00000000" w14:paraId="000000B1">
      <w:pPr>
        <w:numPr>
          <w:ilvl w:val="0"/>
          <w:numId w:val="70"/>
        </w:numPr>
        <w:spacing w:after="0" w:afterAutospacing="0" w:before="0" w:beforeAutospacing="0" w:lineRule="auto"/>
        <w:ind w:left="720" w:hanging="360"/>
      </w:pPr>
      <w:r w:rsidDel="00000000" w:rsidR="00000000" w:rsidRPr="00000000">
        <w:rPr>
          <w:b w:val="1"/>
          <w:rtl w:val="0"/>
        </w:rPr>
        <w:t xml:space="preserve">Adaptive/Dynamic Routing:</w:t>
      </w:r>
      <w:r w:rsidDel="00000000" w:rsidR="00000000" w:rsidRPr="00000000">
        <w:rPr>
          <w:rtl w:val="0"/>
        </w:rPr>
        <w:t xml:space="preserve"> An advanced routing engine capable of optimizing routes based on real-time conditions (traffic, incidents) while handling the diverse needs and constraints of all student populations and adhering to OPT policies (RFP Sec 3.1.1, 3.12, 3.15).</w:t>
      </w:r>
    </w:p>
    <w:p w:rsidR="00000000" w:rsidDel="00000000" w:rsidP="00000000" w:rsidRDefault="00000000" w:rsidRPr="00000000" w14:paraId="000000B2">
      <w:pPr>
        <w:numPr>
          <w:ilvl w:val="0"/>
          <w:numId w:val="70"/>
        </w:numPr>
        <w:spacing w:after="0" w:afterAutospacing="0" w:before="0" w:beforeAutospacing="0" w:lineRule="auto"/>
        <w:ind w:left="720" w:hanging="360"/>
      </w:pPr>
      <w:r w:rsidDel="00000000" w:rsidR="00000000" w:rsidRPr="00000000">
        <w:rPr>
          <w:b w:val="1"/>
          <w:rtl w:val="0"/>
        </w:rPr>
        <w:t xml:space="preserve">Compliance and Reporting:</w:t>
      </w:r>
      <w:r w:rsidDel="00000000" w:rsidR="00000000" w:rsidRPr="00000000">
        <w:rPr>
          <w:rtl w:val="0"/>
        </w:rPr>
        <w:t xml:space="preserve"> Meeting NYC Council mandates (GPS/Ridership since 2019-20, performance reporting per Att 6) and adhering to all specified NFRs and policies (RFP Sec 3.25, 3.28).</w:t>
      </w:r>
    </w:p>
    <w:p w:rsidR="00000000" w:rsidDel="00000000" w:rsidP="00000000" w:rsidRDefault="00000000" w:rsidRPr="00000000" w14:paraId="000000B3">
      <w:pPr>
        <w:numPr>
          <w:ilvl w:val="0"/>
          <w:numId w:val="70"/>
        </w:numPr>
        <w:spacing w:after="360" w:before="0" w:beforeAutospacing="0" w:lineRule="auto"/>
        <w:ind w:left="720" w:hanging="360"/>
      </w:pPr>
      <w:r w:rsidDel="00000000" w:rsidR="00000000" w:rsidRPr="00000000">
        <w:rPr>
          <w:b w:val="1"/>
          <w:rtl w:val="0"/>
        </w:rPr>
        <w:t xml:space="preserve">Improved Stakeholder Experience:</w:t>
      </w:r>
      <w:r w:rsidDel="00000000" w:rsidR="00000000" w:rsidRPr="00000000">
        <w:rPr>
          <w:rtl w:val="0"/>
        </w:rPr>
        <w:t xml:space="preserve"> Providing timely, accurate information and enhanced service levels for students, parents, and schools, increasing transparency and satisfaction (RFP Sec 1.2).</w:t>
      </w:r>
    </w:p>
    <w:p w:rsidR="00000000" w:rsidDel="00000000" w:rsidP="00000000" w:rsidRDefault="00000000" w:rsidRPr="00000000" w14:paraId="000000B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5">
      <w:pPr>
        <w:pStyle w:val="Heading1"/>
        <w:keepNext w:val="0"/>
        <w:keepLines w:val="0"/>
        <w:pBdr>
          <w:bottom w:color="003366" w:space="3" w:sz="12" w:val="single"/>
        </w:pBdr>
        <w:spacing w:after="240" w:before="560" w:lineRule="auto"/>
        <w:rPr>
          <w:b w:val="1"/>
          <w:color w:val="003366"/>
          <w:sz w:val="46"/>
          <w:szCs w:val="46"/>
        </w:rPr>
      </w:pPr>
      <w:bookmarkStart w:colFirst="0" w:colLast="0" w:name="_rgo8sceu2s9i" w:id="13"/>
      <w:bookmarkEnd w:id="13"/>
      <w:commentRangeStart w:id="5"/>
      <w:r w:rsidDel="00000000" w:rsidR="00000000" w:rsidRPr="00000000">
        <w:rPr>
          <w:b w:val="1"/>
          <w:color w:val="003366"/>
          <w:sz w:val="46"/>
          <w:szCs w:val="46"/>
          <w:rtl w:val="0"/>
        </w:rPr>
        <w:t xml:space="preserve">3. Proposed Solution &amp; Program Plan</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B6">
      <w:pPr>
        <w:spacing w:after="240" w:before="240" w:lineRule="auto"/>
        <w:rPr>
          <w:i w:val="1"/>
        </w:rPr>
      </w:pPr>
      <w:r w:rsidDel="00000000" w:rsidR="00000000" w:rsidRPr="00000000">
        <w:rPr>
          <w:i w:val="1"/>
          <w:rtl w:val="0"/>
        </w:rPr>
        <w:t xml:space="preserve">(Corresponds to RFP Appendix E2 &amp; Section 3)</w:t>
      </w:r>
    </w:p>
    <w:p w:rsidR="00000000" w:rsidDel="00000000" w:rsidP="00000000" w:rsidRDefault="00000000" w:rsidRPr="00000000" w14:paraId="000000B7">
      <w:pPr>
        <w:pStyle w:val="Heading2"/>
        <w:keepNext w:val="0"/>
        <w:keepLines w:val="0"/>
        <w:pBdr>
          <w:bottom w:color="999999" w:space="2" w:sz="6" w:val="single"/>
        </w:pBdr>
        <w:spacing w:after="180" w:before="400" w:lineRule="auto"/>
        <w:rPr>
          <w:b w:val="1"/>
          <w:color w:val="003366"/>
          <w:sz w:val="34"/>
          <w:szCs w:val="34"/>
        </w:rPr>
      </w:pPr>
      <w:bookmarkStart w:colFirst="0" w:colLast="0" w:name="_izo3ekwi2k72" w:id="14"/>
      <w:bookmarkEnd w:id="14"/>
      <w:r w:rsidDel="00000000" w:rsidR="00000000" w:rsidRPr="00000000">
        <w:rPr>
          <w:b w:val="1"/>
          <w:color w:val="003366"/>
          <w:sz w:val="34"/>
          <w:szCs w:val="34"/>
          <w:rtl w:val="0"/>
        </w:rPr>
        <w:t xml:space="preserve">3.1 Overall Solution Architecture:luc</w:t>
      </w:r>
    </w:p>
    <w:p w:rsidR="00000000" w:rsidDel="00000000" w:rsidP="00000000" w:rsidRDefault="00000000" w:rsidRPr="00000000" w14:paraId="000000B8">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We propose a modern, scalable, and fully integrated cloud-native platform designed specifically to address the requirements of RFP R1804. Our architecture utilizes a microservices approach for flexibility and resilience, ensuring seamless data flow between core components like GPS tracking, dynamic routing, ridership recording, and stakeholder communication modules. The solution prioritizes security, performance, availability, and interoperability with required NYCPS systems, offering a [State Your Approach: e.g., highly configurable COTS-based solution / custom-built platform / hybrid approach] tailored to OPT's unique scale and complexity.</w:t>
      </w:r>
    </w:p>
    <w:p w:rsidR="00000000" w:rsidDel="00000000" w:rsidP="00000000" w:rsidRDefault="00000000" w:rsidRPr="00000000" w14:paraId="000000B9">
      <w:pPr>
        <w:spacing w:after="220" w:before="0" w:lineRule="auto"/>
        <w:rPr>
          <w:rFonts w:ascii="Roboto Mono" w:cs="Roboto Mono" w:eastAsia="Roboto Mono" w:hAnsi="Roboto Mono"/>
          <w:i w:val="1"/>
          <w:color w:val="777777"/>
          <w:sz w:val="20"/>
          <w:szCs w:val="20"/>
          <w:shd w:fill="f0f0f0" w:val="clear"/>
        </w:rPr>
      </w:pPr>
      <w:r w:rsidDel="00000000" w:rsidR="00000000" w:rsidRPr="00000000">
        <w:rPr>
          <w:i w:val="1"/>
          <w:color w:val="777777"/>
          <w:sz w:val="20"/>
          <w:szCs w:val="20"/>
          <w:rtl w:val="0"/>
        </w:rPr>
        <w:t xml:space="preserve">Ref: </w:t>
      </w:r>
      <w:r w:rsidDel="00000000" w:rsidR="00000000" w:rsidRPr="00000000">
        <w:rPr>
          <w:rFonts w:ascii="Roboto Mono" w:cs="Roboto Mono" w:eastAsia="Roboto Mono" w:hAnsi="Roboto Mono"/>
          <w:i w:val="1"/>
          <w:color w:val="777777"/>
          <w:sz w:val="20"/>
          <w:szCs w:val="20"/>
          <w:shd w:fill="f0f0f0" w:val="clear"/>
          <w:rtl w:val="0"/>
        </w:rPr>
        <w:t xml:space="preserve">Appendix M.1 - System Architecture.pdf</w:t>
      </w:r>
      <w:r w:rsidDel="00000000" w:rsidR="00000000" w:rsidRPr="00000000">
        <w:rPr>
          <w:i w:val="1"/>
          <w:color w:val="777777"/>
          <w:sz w:val="20"/>
          <w:szCs w:val="20"/>
          <w:rtl w:val="0"/>
        </w:rPr>
        <w:t xml:space="preserve">, </w:t>
      </w:r>
      <w:r w:rsidDel="00000000" w:rsidR="00000000" w:rsidRPr="00000000">
        <w:rPr>
          <w:rFonts w:ascii="Roboto Mono" w:cs="Roboto Mono" w:eastAsia="Roboto Mono" w:hAnsi="Roboto Mono"/>
          <w:i w:val="1"/>
          <w:color w:val="777777"/>
          <w:sz w:val="20"/>
          <w:szCs w:val="20"/>
          <w:shd w:fill="f0f0f0" w:val="clear"/>
          <w:rtl w:val="0"/>
        </w:rPr>
        <w:t xml:space="preserve">Appendix M.2 - Solution Design Functional and Non Functional Requirements.pdf</w:t>
      </w:r>
    </w:p>
    <w:p w:rsidR="00000000" w:rsidDel="00000000" w:rsidP="00000000" w:rsidRDefault="00000000" w:rsidRPr="00000000" w14:paraId="000000BA">
      <w:pPr>
        <w:spacing w:after="240" w:before="240" w:lineRule="auto"/>
        <w:rPr/>
      </w:pPr>
      <w:r w:rsidDel="00000000" w:rsidR="00000000" w:rsidRPr="00000000">
        <w:rPr>
          <w:b w:val="1"/>
          <w:rtl w:val="0"/>
        </w:rPr>
        <w:t xml:space="preserve">Full Detail:</w:t>
      </w:r>
      <w:r w:rsidDel="00000000" w:rsidR="00000000" w:rsidRPr="00000000">
        <w:rPr>
          <w:rtl w:val="0"/>
        </w:rPr>
        <w:t xml:space="preserve"> Our proposed Transportation Management System is built upon a robust, industry-standard, cloud-native architecture designed for high availability, scalability, and security, fully compliant with OTI, DIIT, and NYC3 policies (RFP Sec 3.25.4.a). We leverage a microservices-based design, allowing individual components (e.g., GPS ingestion, routing engine, notification service, specific user modules) to scale independently and be updated with minimal disruption. This approach ensures resilience, as issues in one component are less likely to affect the entire system, and facilitates adaptability for future growth and technological changes (RFP Sec 3.1.5, 3.25.16.1).</w:t>
      </w:r>
    </w:p>
    <w:p w:rsidR="00000000" w:rsidDel="00000000" w:rsidP="00000000" w:rsidRDefault="00000000" w:rsidRPr="00000000" w14:paraId="000000BB">
      <w:pPr>
        <w:spacing w:after="240" w:before="240" w:lineRule="auto"/>
        <w:rPr/>
      </w:pPr>
      <w:r w:rsidDel="00000000" w:rsidR="00000000" w:rsidRPr="00000000">
        <w:rPr>
          <w:rtl w:val="0"/>
        </w:rPr>
        <w:t xml:space="preserve">The platform provides a single, integrated experience (RFP Sec 3.1.1, 3.1.7) connecting core functionalities: GPS/Ridership tracking, Dynamic Routing, and Multi-channel Notifications. A central data repository serves as the system of record (RFP Sec 3.1.2), managed according to strict data governance and security protocols. An API-first strategy ensures seamless integration with required upstream and downstream NYCPS systems (RFP Sec 3.1.3, 3.12.1.d, 3.25.10.1, 3.25.17.1), including student information systems, IEP data sources (details post-award Q158/170/171/176), ServiceNow (Q94/187), Everbridge/SendGrid (Q98/175/230), and LION GIS data (Q4). Data export capabilities support NYCPS operational needs, including payment processing data feeds (Q172, Q3.12.1.d.iv) and external analytics (RFP Sec 3.17.a.v). The chosen approach [Reiterate COTS/Custom/Hybrid and briefly justify based on RFP goals/constraints, e.g., leveraging COTS for core routing while custom-building specific modules for unique NYC needs, or fully custom for maximum flexibility].</w:t>
      </w:r>
    </w:p>
    <w:p w:rsidR="00000000" w:rsidDel="00000000" w:rsidP="00000000" w:rsidRDefault="00000000" w:rsidRPr="00000000" w14:paraId="000000BC">
      <w:pPr>
        <w:spacing w:after="240" w:before="240" w:lineRule="auto"/>
        <w:rPr/>
      </w:pPr>
      <w:r w:rsidDel="00000000" w:rsidR="00000000" w:rsidRPr="00000000">
        <w:rPr>
          <w:rtl w:val="0"/>
        </w:rPr>
        <w:t xml:space="preserve">[*Optional: Insert a high-level architecture diagram description or reference here if applicable*]</w:t>
      </w:r>
    </w:p>
    <w:p w:rsidR="00000000" w:rsidDel="00000000" w:rsidP="00000000" w:rsidRDefault="00000000" w:rsidRPr="00000000" w14:paraId="000000BD">
      <w:pPr>
        <w:spacing w:after="240" w:before="240" w:lineRule="auto"/>
        <w:rPr/>
      </w:pPr>
      <w:r w:rsidDel="00000000" w:rsidR="00000000" w:rsidRPr="00000000">
        <w:rPr>
          <w:rtl w:val="0"/>
        </w:rPr>
      </w:r>
    </w:p>
    <w:p w:rsidR="00000000" w:rsidDel="00000000" w:rsidP="00000000" w:rsidRDefault="00000000" w:rsidRPr="00000000" w14:paraId="000000BE">
      <w:pPr>
        <w:rPr>
          <w:b w:val="1"/>
        </w:rPr>
      </w:pPr>
      <w:commentRangeStart w:id="6"/>
      <w:r w:rsidDel="00000000" w:rsidR="00000000" w:rsidRPr="00000000">
        <w:rPr>
          <w:color w:val="0000ff"/>
          <w:sz w:val="32"/>
          <w:szCs w:val="32"/>
          <w:rtl w:val="0"/>
        </w:rPr>
        <w:t xml:space="preserve">Hardware / Service / Support Architecture</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1. Bus Devices - </w:t>
      </w:r>
    </w:p>
    <w:p w:rsidR="00000000" w:rsidDel="00000000" w:rsidP="00000000" w:rsidRDefault="00000000" w:rsidRPr="00000000" w14:paraId="000000C1">
      <w:pPr>
        <w:numPr>
          <w:ilvl w:val="0"/>
          <w:numId w:val="4"/>
        </w:numPr>
        <w:ind w:left="720" w:hanging="360"/>
      </w:pPr>
      <w:r w:rsidDel="00000000" w:rsidR="00000000" w:rsidRPr="00000000">
        <w:rPr>
          <w:rtl w:val="0"/>
        </w:rPr>
        <w:t xml:space="preserve">Geotab - Telematics GPS device</w:t>
      </w:r>
    </w:p>
    <w:p w:rsidR="00000000" w:rsidDel="00000000" w:rsidP="00000000" w:rsidRDefault="00000000" w:rsidRPr="00000000" w14:paraId="000000C2">
      <w:pPr>
        <w:numPr>
          <w:ilvl w:val="0"/>
          <w:numId w:val="4"/>
        </w:numPr>
        <w:ind w:left="720" w:hanging="360"/>
      </w:pPr>
      <w:r w:rsidDel="00000000" w:rsidR="00000000" w:rsidRPr="00000000">
        <w:rPr>
          <w:rtl w:val="0"/>
        </w:rPr>
        <w:t xml:space="preserve">Getac - Tablet</w:t>
      </w:r>
    </w:p>
    <w:p w:rsidR="00000000" w:rsidDel="00000000" w:rsidP="00000000" w:rsidRDefault="00000000" w:rsidRPr="00000000" w14:paraId="000000C3">
      <w:pPr>
        <w:numPr>
          <w:ilvl w:val="0"/>
          <w:numId w:val="4"/>
        </w:numPr>
        <w:ind w:left="720" w:hanging="360"/>
      </w:pPr>
      <w:r w:rsidDel="00000000" w:rsidR="00000000" w:rsidRPr="00000000">
        <w:rPr>
          <w:rtl w:val="0"/>
        </w:rPr>
        <w:t xml:space="preserve">Org Geotab, Samsung device (if we use existing)</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ab/>
        <w:t xml:space="preserve">Will reuse the existing Geotab Telematics Devices to save DOE on existing hardware. </w:t>
      </w:r>
    </w:p>
    <w:p w:rsidR="00000000" w:rsidDel="00000000" w:rsidP="00000000" w:rsidRDefault="00000000" w:rsidRPr="00000000" w14:paraId="000000C6">
      <w:pPr>
        <w:rPr/>
      </w:pPr>
      <w:r w:rsidDel="00000000" w:rsidR="00000000" w:rsidRPr="00000000">
        <w:rPr>
          <w:rtl w:val="0"/>
        </w:rPr>
        <w:tab/>
        <w:t xml:space="preserve">Will reset and onboard Existing Samsung Devices, with the preferred selection of Getac Tablets</w:t>
      </w:r>
    </w:p>
    <w:p w:rsidR="00000000" w:rsidDel="00000000" w:rsidP="00000000" w:rsidRDefault="00000000" w:rsidRPr="00000000" w14:paraId="000000C7">
      <w:pPr>
        <w:rPr/>
      </w:pPr>
      <w:r w:rsidDel="00000000" w:rsidR="00000000" w:rsidRPr="00000000">
        <w:rPr>
          <w:rtl w:val="0"/>
        </w:rPr>
        <w:tab/>
        <w:t xml:space="preserve">Staged rollout for Getac Tablets if timetables are in our favor, pricing is accepted by DOE</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spacing w:after="240" w:before="240" w:lineRule="auto"/>
        <w:rPr/>
      </w:pPr>
      <w:r w:rsidDel="00000000" w:rsidR="00000000" w:rsidRPr="00000000">
        <w:rPr>
          <w:rtl w:val="0"/>
        </w:rPr>
        <w:t xml:space="preserve">In alignment with the NYC Department of Education's (DOE) encouragement to reuse existing onboard equipment, we propose leveraging the currently installed Geotab GO9+ telematics devices across the DOE's school bus fleet. This approach aims to optimize resource utilization, reduce additional hardware expenditures, and maintain continuity in telematics data collection.​</w:t>
      </w:r>
    </w:p>
    <w:p w:rsidR="00000000" w:rsidDel="00000000" w:rsidP="00000000" w:rsidRDefault="00000000" w:rsidRPr="00000000" w14:paraId="000000C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C">
      <w:pPr>
        <w:pStyle w:val="Heading3"/>
        <w:keepNext w:val="0"/>
        <w:keepLines w:val="0"/>
        <w:spacing w:before="280" w:lineRule="auto"/>
        <w:rPr>
          <w:b w:val="1"/>
          <w:color w:val="000000"/>
          <w:sz w:val="26"/>
          <w:szCs w:val="26"/>
        </w:rPr>
      </w:pPr>
      <w:bookmarkStart w:colFirst="0" w:colLast="0" w:name="_wh01uh9n06u1" w:id="15"/>
      <w:bookmarkEnd w:id="15"/>
      <w:r w:rsidDel="00000000" w:rsidR="00000000" w:rsidRPr="00000000">
        <w:rPr>
          <w:b w:val="1"/>
          <w:color w:val="000000"/>
          <w:sz w:val="26"/>
          <w:szCs w:val="26"/>
          <w:rtl w:val="0"/>
        </w:rPr>
        <w:t xml:space="preserve">Understanding the Capabilities of Geotab GO9+ Devices</w:t>
      </w:r>
    </w:p>
    <w:p w:rsidR="00000000" w:rsidDel="00000000" w:rsidP="00000000" w:rsidRDefault="00000000" w:rsidRPr="00000000" w14:paraId="000000CD">
      <w:pPr>
        <w:spacing w:after="240" w:before="240" w:lineRule="auto"/>
        <w:rPr/>
      </w:pPr>
      <w:r w:rsidDel="00000000" w:rsidR="00000000" w:rsidRPr="00000000">
        <w:rPr>
          <w:rtl w:val="0"/>
        </w:rPr>
        <w:t xml:space="preserve">The Geotab GO9+ is a robust telematics device connected to a vehicle's OBDII port, offering a suite of data collection features:​</w:t>
      </w:r>
    </w:p>
    <w:p w:rsidR="00000000" w:rsidDel="00000000" w:rsidP="00000000" w:rsidRDefault="00000000" w:rsidRPr="00000000" w14:paraId="000000CE">
      <w:pPr>
        <w:numPr>
          <w:ilvl w:val="0"/>
          <w:numId w:val="35"/>
        </w:numPr>
        <w:spacing w:after="0" w:afterAutospacing="0" w:before="240" w:lineRule="auto"/>
        <w:ind w:left="720" w:hanging="360"/>
      </w:pPr>
      <w:r w:rsidDel="00000000" w:rsidR="00000000" w:rsidRPr="00000000">
        <w:rPr>
          <w:b w:val="1"/>
          <w:rtl w:val="0"/>
        </w:rPr>
        <w:t xml:space="preserve">Vehicle Movement and Behavior Metrics</w:t>
      </w:r>
      <w:r w:rsidDel="00000000" w:rsidR="00000000" w:rsidRPr="00000000">
        <w:rPr>
          <w:rtl w:val="0"/>
        </w:rPr>
        <w:t xml:space="preserve">: Captures data on hard braking, rapid acceleration, sharp cornering, and idling durations.​</w:t>
        <w:br w:type="textWrapping"/>
      </w:r>
    </w:p>
    <w:p w:rsidR="00000000" w:rsidDel="00000000" w:rsidP="00000000" w:rsidRDefault="00000000" w:rsidRPr="00000000" w14:paraId="000000CF">
      <w:pPr>
        <w:numPr>
          <w:ilvl w:val="0"/>
          <w:numId w:val="35"/>
        </w:numPr>
        <w:spacing w:after="0" w:afterAutospacing="0" w:before="0" w:beforeAutospacing="0" w:lineRule="auto"/>
        <w:ind w:left="720" w:hanging="360"/>
      </w:pPr>
      <w:r w:rsidDel="00000000" w:rsidR="00000000" w:rsidRPr="00000000">
        <w:rPr>
          <w:b w:val="1"/>
          <w:rtl w:val="0"/>
        </w:rPr>
        <w:t xml:space="preserve">Trip Reconstruction</w:t>
      </w:r>
      <w:r w:rsidDel="00000000" w:rsidR="00000000" w:rsidRPr="00000000">
        <w:rPr>
          <w:rtl w:val="0"/>
        </w:rPr>
        <w:t xml:space="preserve">: Utilizes GPS data to accurately recreate vehicle trips, aiding in route analysis and optimization.​</w:t>
        <w:br w:type="textWrapping"/>
      </w:r>
    </w:p>
    <w:p w:rsidR="00000000" w:rsidDel="00000000" w:rsidP="00000000" w:rsidRDefault="00000000" w:rsidRPr="00000000" w14:paraId="000000D0">
      <w:pPr>
        <w:numPr>
          <w:ilvl w:val="0"/>
          <w:numId w:val="35"/>
        </w:numPr>
        <w:spacing w:after="0" w:afterAutospacing="0" w:before="0" w:beforeAutospacing="0" w:lineRule="auto"/>
        <w:ind w:left="720" w:hanging="360"/>
      </w:pPr>
      <w:r w:rsidDel="00000000" w:rsidR="00000000" w:rsidRPr="00000000">
        <w:rPr>
          <w:b w:val="1"/>
          <w:rtl w:val="0"/>
        </w:rPr>
        <w:t xml:space="preserve">Driver Coaching</w:t>
      </w:r>
      <w:r w:rsidDel="00000000" w:rsidR="00000000" w:rsidRPr="00000000">
        <w:rPr>
          <w:rtl w:val="0"/>
        </w:rPr>
        <w:t xml:space="preserve">: Provides in-vehicle alerts to notify drivers of infractions in real-time, promoting safer driving behaviors.​</w:t>
      </w:r>
      <w:hyperlink r:id="rId7">
        <w:r w:rsidDel="00000000" w:rsidR="00000000" w:rsidRPr="00000000">
          <w:rPr>
            <w:color w:val="1155cc"/>
            <w:u w:val="single"/>
            <w:rtl w:val="0"/>
          </w:rPr>
          <w:t xml:space="preserve">Geotab Support Center+1Geotab Support Center+1</w:t>
          <w:br w:type="textWrapping"/>
        </w:r>
      </w:hyperlink>
      <w:r w:rsidDel="00000000" w:rsidR="00000000" w:rsidRPr="00000000">
        <w:rPr>
          <w:rtl w:val="0"/>
        </w:rPr>
      </w:r>
    </w:p>
    <w:p w:rsidR="00000000" w:rsidDel="00000000" w:rsidP="00000000" w:rsidRDefault="00000000" w:rsidRPr="00000000" w14:paraId="000000D1">
      <w:pPr>
        <w:numPr>
          <w:ilvl w:val="0"/>
          <w:numId w:val="35"/>
        </w:numPr>
        <w:spacing w:after="240" w:before="0" w:beforeAutospacing="0" w:lineRule="auto"/>
        <w:ind w:left="720" w:hanging="360"/>
      </w:pPr>
      <w:r w:rsidDel="00000000" w:rsidR="00000000" w:rsidRPr="00000000">
        <w:rPr>
          <w:b w:val="1"/>
          <w:rtl w:val="0"/>
        </w:rPr>
        <w:t xml:space="preserve">Connectivity</w:t>
      </w:r>
      <w:r w:rsidDel="00000000" w:rsidR="00000000" w:rsidRPr="00000000">
        <w:rPr>
          <w:rtl w:val="0"/>
        </w:rPr>
        <w:t xml:space="preserve">: Offers LTE connectivity and, in certain models, functions as an in-vehicle Wi-Fi hotspot, facilitating data transmission and connectivity for other devices.​</w:t>
      </w:r>
      <w:hyperlink r:id="rId8">
        <w:r w:rsidDel="00000000" w:rsidR="00000000" w:rsidRPr="00000000">
          <w:rPr>
            <w:color w:val="1155cc"/>
            <w:u w:val="single"/>
            <w:rtl w:val="0"/>
          </w:rPr>
          <w:t xml:space="preserve">Geotab Support Center</w:t>
          <w:br w:type="textWrapping"/>
        </w:r>
      </w:hyperlink>
      <w:r w:rsidDel="00000000" w:rsidR="00000000" w:rsidRPr="00000000">
        <w:rPr>
          <w:rtl w:val="0"/>
        </w:rPr>
      </w:r>
    </w:p>
    <w:p w:rsidR="00000000" w:rsidDel="00000000" w:rsidP="00000000" w:rsidRDefault="00000000" w:rsidRPr="00000000" w14:paraId="000000D2">
      <w:pPr>
        <w:spacing w:after="240" w:before="240" w:lineRule="auto"/>
        <w:rPr>
          <w:color w:val="1155cc"/>
          <w:u w:val="single"/>
        </w:rPr>
      </w:pPr>
      <w:r w:rsidDel="00000000" w:rsidR="00000000" w:rsidRPr="00000000">
        <w:rPr>
          <w:rtl w:val="0"/>
        </w:rPr>
        <w:t xml:space="preserve">These capabilities align well with the requirements for monitoring and improving fleet safety and performance.​</w:t>
      </w:r>
      <w:r w:rsidDel="00000000" w:rsidR="00000000" w:rsidRPr="00000000">
        <w:rPr>
          <w:rtl w:val="0"/>
        </w:rPr>
      </w:r>
    </w:p>
    <w:p w:rsidR="00000000" w:rsidDel="00000000" w:rsidP="00000000" w:rsidRDefault="00000000" w:rsidRPr="00000000" w14:paraId="000000D3">
      <w:pPr>
        <w:pStyle w:val="Heading3"/>
        <w:keepNext w:val="0"/>
        <w:keepLines w:val="0"/>
        <w:spacing w:before="280" w:lineRule="auto"/>
        <w:rPr>
          <w:b w:val="1"/>
          <w:color w:val="000000"/>
          <w:sz w:val="26"/>
          <w:szCs w:val="26"/>
        </w:rPr>
      </w:pPr>
      <w:bookmarkStart w:colFirst="0" w:colLast="0" w:name="_t7ajpllexj1a" w:id="16"/>
      <w:bookmarkEnd w:id="16"/>
      <w:r w:rsidDel="00000000" w:rsidR="00000000" w:rsidRPr="00000000">
        <w:rPr>
          <w:b w:val="1"/>
          <w:color w:val="000000"/>
          <w:sz w:val="26"/>
          <w:szCs w:val="26"/>
          <w:rtl w:val="0"/>
        </w:rPr>
        <w:t xml:space="preserve">Integration Strategy</w:t>
      </w:r>
    </w:p>
    <w:p w:rsidR="00000000" w:rsidDel="00000000" w:rsidP="00000000" w:rsidRDefault="00000000" w:rsidRPr="00000000" w14:paraId="000000D4">
      <w:pPr>
        <w:spacing w:after="240" w:before="240" w:lineRule="auto"/>
        <w:rPr/>
      </w:pPr>
      <w:r w:rsidDel="00000000" w:rsidR="00000000" w:rsidRPr="00000000">
        <w:rPr>
          <w:rtl w:val="0"/>
        </w:rPr>
        <w:t xml:space="preserve">To effectively incorporate the existing Geotab GO9+ devices into our solution, we propose the following approach:​</w:t>
      </w:r>
    </w:p>
    <w:p w:rsidR="00000000" w:rsidDel="00000000" w:rsidP="00000000" w:rsidRDefault="00000000" w:rsidRPr="00000000" w14:paraId="000000D5">
      <w:pPr>
        <w:numPr>
          <w:ilvl w:val="0"/>
          <w:numId w:val="99"/>
        </w:numPr>
        <w:spacing w:after="0" w:afterAutospacing="0" w:before="240" w:lineRule="auto"/>
        <w:ind w:left="720" w:hanging="360"/>
      </w:pPr>
      <w:r w:rsidDel="00000000" w:rsidR="00000000" w:rsidRPr="00000000">
        <w:rPr>
          <w:b w:val="1"/>
          <w:rtl w:val="0"/>
        </w:rPr>
        <w:t xml:space="preserve">Data Integration</w:t>
      </w:r>
      <w:r w:rsidDel="00000000" w:rsidR="00000000" w:rsidRPr="00000000">
        <w:rPr>
          <w:rtl w:val="0"/>
        </w:rPr>
        <w:t xml:space="preserve">: Utilize Geotab's open platform and APIs to extract relevant telematics data. This includes leveraging the MyGeotab SDK and Data-Only Plan API to access and integrate data into our centralized system.​</w:t>
      </w:r>
      <w:hyperlink r:id="rId9">
        <w:r w:rsidDel="00000000" w:rsidR="00000000" w:rsidRPr="00000000">
          <w:rPr>
            <w:color w:val="1155cc"/>
            <w:u w:val="single"/>
            <w:rtl w:val="0"/>
          </w:rPr>
          <w:t xml:space="preserve">Geotab Support Center+1Geotab+1</w:t>
          <w:br w:type="textWrapping"/>
        </w:r>
      </w:hyperlink>
      <w:r w:rsidDel="00000000" w:rsidR="00000000" w:rsidRPr="00000000">
        <w:rPr>
          <w:rtl w:val="0"/>
        </w:rPr>
      </w:r>
    </w:p>
    <w:p w:rsidR="00000000" w:rsidDel="00000000" w:rsidP="00000000" w:rsidRDefault="00000000" w:rsidRPr="00000000" w14:paraId="000000D6">
      <w:pPr>
        <w:numPr>
          <w:ilvl w:val="0"/>
          <w:numId w:val="99"/>
        </w:numPr>
        <w:spacing w:after="0" w:afterAutospacing="0" w:before="0" w:beforeAutospacing="0" w:lineRule="auto"/>
        <w:ind w:left="720" w:hanging="360"/>
      </w:pPr>
      <w:r w:rsidDel="00000000" w:rsidR="00000000" w:rsidRPr="00000000">
        <w:rPr>
          <w:b w:val="1"/>
          <w:rtl w:val="0"/>
        </w:rPr>
        <w:t xml:space="preserve">System Compatibility</w:t>
      </w:r>
      <w:r w:rsidDel="00000000" w:rsidR="00000000" w:rsidRPr="00000000">
        <w:rPr>
          <w:rtl w:val="0"/>
        </w:rPr>
        <w:t xml:space="preserve">: Ensure that our software infrastructure is compatible with the data formats and protocols used by Geotab devices, facilitating seamless data flow and analysis.​</w:t>
        <w:br w:type="textWrapping"/>
      </w:r>
    </w:p>
    <w:p w:rsidR="00000000" w:rsidDel="00000000" w:rsidP="00000000" w:rsidRDefault="00000000" w:rsidRPr="00000000" w14:paraId="000000D7">
      <w:pPr>
        <w:numPr>
          <w:ilvl w:val="0"/>
          <w:numId w:val="99"/>
        </w:numPr>
        <w:spacing w:after="0" w:afterAutospacing="0" w:before="0" w:beforeAutospacing="0" w:lineRule="auto"/>
        <w:ind w:left="720" w:hanging="360"/>
      </w:pPr>
      <w:r w:rsidDel="00000000" w:rsidR="00000000" w:rsidRPr="00000000">
        <w:rPr>
          <w:b w:val="1"/>
          <w:rtl w:val="0"/>
        </w:rPr>
        <w:t xml:space="preserve">Enhanced Analytics</w:t>
      </w:r>
      <w:r w:rsidDel="00000000" w:rsidR="00000000" w:rsidRPr="00000000">
        <w:rPr>
          <w:rtl w:val="0"/>
        </w:rPr>
        <w:t xml:space="preserve">: Incorporate the telematics data into our analytics and reporting tools to provide comprehensive insights into vehicle performance, driver behavior, and operational efficiency.​</w:t>
        <w:br w:type="textWrapping"/>
      </w:r>
    </w:p>
    <w:p w:rsidR="00000000" w:rsidDel="00000000" w:rsidP="00000000" w:rsidRDefault="00000000" w:rsidRPr="00000000" w14:paraId="000000D8">
      <w:pPr>
        <w:numPr>
          <w:ilvl w:val="0"/>
          <w:numId w:val="99"/>
        </w:numPr>
        <w:spacing w:after="240" w:before="0" w:beforeAutospacing="0" w:lineRule="auto"/>
        <w:ind w:left="720" w:hanging="360"/>
      </w:pPr>
      <w:r w:rsidDel="00000000" w:rsidR="00000000" w:rsidRPr="00000000">
        <w:rPr>
          <w:b w:val="1"/>
          <w:rtl w:val="0"/>
        </w:rPr>
        <w:t xml:space="preserve">Security and Compliance</w:t>
      </w:r>
      <w:r w:rsidDel="00000000" w:rsidR="00000000" w:rsidRPr="00000000">
        <w:rPr>
          <w:rtl w:val="0"/>
        </w:rPr>
        <w:t xml:space="preserve">: Adhere to data security standards and ensure compliance with relevant regulations when handling and storing telematics data.​</w:t>
        <w:br w:type="textWrapping"/>
      </w:r>
    </w:p>
    <w:p w:rsidR="00000000" w:rsidDel="00000000" w:rsidP="00000000" w:rsidRDefault="00000000" w:rsidRPr="00000000" w14:paraId="000000D9">
      <w:pPr>
        <w:pStyle w:val="Heading3"/>
        <w:keepNext w:val="0"/>
        <w:keepLines w:val="0"/>
        <w:spacing w:before="280" w:lineRule="auto"/>
        <w:rPr>
          <w:b w:val="1"/>
          <w:color w:val="000000"/>
          <w:sz w:val="26"/>
          <w:szCs w:val="26"/>
        </w:rPr>
      </w:pPr>
      <w:bookmarkStart w:colFirst="0" w:colLast="0" w:name="_n98okn5rdxua" w:id="17"/>
      <w:bookmarkEnd w:id="17"/>
      <w:r w:rsidDel="00000000" w:rsidR="00000000" w:rsidRPr="00000000">
        <w:rPr>
          <w:b w:val="1"/>
          <w:color w:val="000000"/>
          <w:sz w:val="26"/>
          <w:szCs w:val="26"/>
          <w:rtl w:val="0"/>
        </w:rPr>
        <w:t xml:space="preserve">Benefits of Reusing Geotab GO9+ Devices</w:t>
      </w:r>
    </w:p>
    <w:p w:rsidR="00000000" w:rsidDel="00000000" w:rsidP="00000000" w:rsidRDefault="00000000" w:rsidRPr="00000000" w14:paraId="000000DA">
      <w:pPr>
        <w:numPr>
          <w:ilvl w:val="0"/>
          <w:numId w:val="43"/>
        </w:numPr>
        <w:spacing w:after="0" w:afterAutospacing="0" w:before="240" w:lineRule="auto"/>
        <w:ind w:left="720" w:hanging="360"/>
      </w:pPr>
      <w:r w:rsidDel="00000000" w:rsidR="00000000" w:rsidRPr="00000000">
        <w:rPr>
          <w:b w:val="1"/>
          <w:rtl w:val="0"/>
        </w:rPr>
        <w:t xml:space="preserve">Cost Efficiency</w:t>
      </w:r>
      <w:r w:rsidDel="00000000" w:rsidR="00000000" w:rsidRPr="00000000">
        <w:rPr>
          <w:rtl w:val="0"/>
        </w:rPr>
        <w:t xml:space="preserve">: By utilizing existing hardware, we can significantly reduce capital expenditures associated with purchasing and installing new devices.​</w:t>
        <w:br w:type="textWrapping"/>
      </w:r>
    </w:p>
    <w:p w:rsidR="00000000" w:rsidDel="00000000" w:rsidP="00000000" w:rsidRDefault="00000000" w:rsidRPr="00000000" w14:paraId="000000DB">
      <w:pPr>
        <w:numPr>
          <w:ilvl w:val="0"/>
          <w:numId w:val="43"/>
        </w:numPr>
        <w:spacing w:after="0" w:afterAutospacing="0" w:before="0" w:beforeAutospacing="0" w:lineRule="auto"/>
        <w:ind w:left="720" w:hanging="360"/>
      </w:pPr>
      <w:r w:rsidDel="00000000" w:rsidR="00000000" w:rsidRPr="00000000">
        <w:rPr>
          <w:b w:val="1"/>
          <w:rtl w:val="0"/>
        </w:rPr>
        <w:t xml:space="preserve">Operational Continuity</w:t>
      </w:r>
      <w:r w:rsidDel="00000000" w:rsidR="00000000" w:rsidRPr="00000000">
        <w:rPr>
          <w:rtl w:val="0"/>
        </w:rPr>
        <w:t xml:space="preserve">: Maintaining the current telematics infrastructure ensures uninterrupted data collection and minimizes disruptions during the transition to the new system.​</w:t>
        <w:br w:type="textWrapping"/>
      </w:r>
    </w:p>
    <w:p w:rsidR="00000000" w:rsidDel="00000000" w:rsidP="00000000" w:rsidRDefault="00000000" w:rsidRPr="00000000" w14:paraId="000000DC">
      <w:pPr>
        <w:numPr>
          <w:ilvl w:val="0"/>
          <w:numId w:val="43"/>
        </w:numPr>
        <w:spacing w:after="240" w:before="0" w:beforeAutospacing="0" w:lineRule="auto"/>
        <w:ind w:left="720" w:hanging="360"/>
      </w:pPr>
      <w:r w:rsidDel="00000000" w:rsidR="00000000" w:rsidRPr="00000000">
        <w:rPr>
          <w:b w:val="1"/>
          <w:rtl w:val="0"/>
        </w:rPr>
        <w:t xml:space="preserve">Accelerated Deployment</w:t>
      </w:r>
      <w:r w:rsidDel="00000000" w:rsidR="00000000" w:rsidRPr="00000000">
        <w:rPr>
          <w:rtl w:val="0"/>
        </w:rPr>
        <w:t xml:space="preserve">: Leveraging pre-installed devices expedites the implementation timeline, allowing for a faster rollout of the enhanced transportation management solution.​</w:t>
        <w:br w:type="textWrapping"/>
      </w:r>
    </w:p>
    <w:p w:rsidR="00000000" w:rsidDel="00000000" w:rsidP="00000000" w:rsidRDefault="00000000" w:rsidRPr="00000000" w14:paraId="000000DD">
      <w:pPr>
        <w:pStyle w:val="Heading3"/>
        <w:keepNext w:val="0"/>
        <w:keepLines w:val="0"/>
        <w:spacing w:before="280" w:lineRule="auto"/>
        <w:rPr>
          <w:b w:val="1"/>
          <w:color w:val="000000"/>
          <w:sz w:val="26"/>
          <w:szCs w:val="26"/>
        </w:rPr>
      </w:pPr>
      <w:bookmarkStart w:colFirst="0" w:colLast="0" w:name="_5srrqf5f0ipu" w:id="18"/>
      <w:bookmarkEnd w:id="18"/>
      <w:r w:rsidDel="00000000" w:rsidR="00000000" w:rsidRPr="00000000">
        <w:rPr>
          <w:b w:val="1"/>
          <w:color w:val="000000"/>
          <w:sz w:val="26"/>
          <w:szCs w:val="26"/>
          <w:rtl w:val="0"/>
        </w:rPr>
        <w:t xml:space="preserve">Collaborative Evaluation and Validation</w:t>
      </w:r>
    </w:p>
    <w:p w:rsidR="00000000" w:rsidDel="00000000" w:rsidP="00000000" w:rsidRDefault="00000000" w:rsidRPr="00000000" w14:paraId="000000DE">
      <w:pPr>
        <w:spacing w:after="240" w:before="240" w:lineRule="auto"/>
        <w:rPr/>
      </w:pPr>
      <w:r w:rsidDel="00000000" w:rsidR="00000000" w:rsidRPr="00000000">
        <w:rPr>
          <w:rtl w:val="0"/>
        </w:rPr>
        <w:t xml:space="preserve">We propose conducting a joint Proof of Concept (PoC) with the DOE to validate the integration of Geotab GO9+ devices into our system. This collaborative effort will involve:​</w:t>
      </w:r>
    </w:p>
    <w:p w:rsidR="00000000" w:rsidDel="00000000" w:rsidP="00000000" w:rsidRDefault="00000000" w:rsidRPr="00000000" w14:paraId="000000DF">
      <w:pPr>
        <w:numPr>
          <w:ilvl w:val="0"/>
          <w:numId w:val="45"/>
        </w:numPr>
        <w:spacing w:after="0" w:afterAutospacing="0" w:before="240" w:lineRule="auto"/>
        <w:ind w:left="720" w:hanging="360"/>
      </w:pPr>
      <w:r w:rsidDel="00000000" w:rsidR="00000000" w:rsidRPr="00000000">
        <w:rPr>
          <w:b w:val="1"/>
          <w:rtl w:val="0"/>
        </w:rPr>
        <w:t xml:space="preserve">Pilot Testing</w:t>
      </w:r>
      <w:r w:rsidDel="00000000" w:rsidR="00000000" w:rsidRPr="00000000">
        <w:rPr>
          <w:rtl w:val="0"/>
        </w:rPr>
        <w:t xml:space="preserve">: Deploying the integrated solution on a subset of vehicles to assess functionality, data accuracy, and system performance.​</w:t>
        <w:br w:type="textWrapping"/>
      </w:r>
    </w:p>
    <w:p w:rsidR="00000000" w:rsidDel="00000000" w:rsidP="00000000" w:rsidRDefault="00000000" w:rsidRPr="00000000" w14:paraId="000000E0">
      <w:pPr>
        <w:numPr>
          <w:ilvl w:val="0"/>
          <w:numId w:val="45"/>
        </w:numPr>
        <w:spacing w:after="0" w:afterAutospacing="0" w:before="0" w:beforeAutospacing="0" w:lineRule="auto"/>
        <w:ind w:left="720" w:hanging="360"/>
      </w:pPr>
      <w:r w:rsidDel="00000000" w:rsidR="00000000" w:rsidRPr="00000000">
        <w:rPr>
          <w:b w:val="1"/>
          <w:rtl w:val="0"/>
        </w:rPr>
        <w:t xml:space="preserve">Feedback Collection</w:t>
      </w:r>
      <w:r w:rsidDel="00000000" w:rsidR="00000000" w:rsidRPr="00000000">
        <w:rPr>
          <w:rtl w:val="0"/>
        </w:rPr>
        <w:t xml:space="preserve">: Gathering input from stakeholders, including transportation staff and IT personnel, to identify areas for improvement and ensure the solution meets operational needs.​</w:t>
        <w:br w:type="textWrapping"/>
      </w:r>
    </w:p>
    <w:p w:rsidR="00000000" w:rsidDel="00000000" w:rsidP="00000000" w:rsidRDefault="00000000" w:rsidRPr="00000000" w14:paraId="000000E1">
      <w:pPr>
        <w:numPr>
          <w:ilvl w:val="0"/>
          <w:numId w:val="45"/>
        </w:numPr>
        <w:spacing w:after="240" w:before="0" w:beforeAutospacing="0" w:lineRule="auto"/>
        <w:ind w:left="720" w:hanging="360"/>
      </w:pPr>
      <w:r w:rsidDel="00000000" w:rsidR="00000000" w:rsidRPr="00000000">
        <w:rPr>
          <w:b w:val="1"/>
          <w:rtl w:val="0"/>
        </w:rPr>
        <w:t xml:space="preserve">Iterative Refinement</w:t>
      </w:r>
      <w:r w:rsidDel="00000000" w:rsidR="00000000" w:rsidRPr="00000000">
        <w:rPr>
          <w:rtl w:val="0"/>
        </w:rPr>
        <w:t xml:space="preserve">: Making necessary adjustments based on feedback and test results to optimize the integration before full-scale deployment.​</w:t>
        <w:br w:type="textWrapping"/>
      </w:r>
    </w:p>
    <w:p w:rsidR="00000000" w:rsidDel="00000000" w:rsidP="00000000" w:rsidRDefault="00000000" w:rsidRPr="00000000" w14:paraId="000000E2">
      <w:pPr>
        <w:spacing w:after="240" w:before="240" w:lineRule="auto"/>
        <w:rPr/>
      </w:pPr>
      <w:r w:rsidDel="00000000" w:rsidR="00000000" w:rsidRPr="00000000">
        <w:rPr>
          <w:rtl w:val="0"/>
        </w:rPr>
        <w:t xml:space="preserve">By strategically reusing the existing Geotab GO9+ telematics devices, we aim to deliver a cost-effective, efficient, and robust transportation management solution that aligns with the DOE's objectives and operational requirements.</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spacing w:after="240" w:before="240" w:lineRule="auto"/>
        <w:rPr>
          <w:b w:val="1"/>
        </w:rPr>
      </w:pPr>
      <w:r w:rsidDel="00000000" w:rsidR="00000000" w:rsidRPr="00000000">
        <w:rPr>
          <w:b w:val="1"/>
          <w:rtl w:val="0"/>
        </w:rPr>
        <w:t xml:space="preserve">Approach to Tablet Hardware Selection for School Bus Transportation Solution</w:t>
      </w:r>
    </w:p>
    <w:p w:rsidR="00000000" w:rsidDel="00000000" w:rsidP="00000000" w:rsidRDefault="00000000" w:rsidRPr="00000000" w14:paraId="000000E5">
      <w:pPr>
        <w:spacing w:after="240" w:before="240" w:lineRule="auto"/>
        <w:rPr>
          <w:b w:val="1"/>
        </w:rPr>
      </w:pPr>
      <w:r w:rsidDel="00000000" w:rsidR="00000000" w:rsidRPr="00000000">
        <w:rPr>
          <w:b w:val="1"/>
          <w:rtl w:val="0"/>
        </w:rPr>
        <w:t xml:space="preserve">Overview</w:t>
      </w:r>
    </w:p>
    <w:p w:rsidR="00000000" w:rsidDel="00000000" w:rsidP="00000000" w:rsidRDefault="00000000" w:rsidRPr="00000000" w14:paraId="000000E6">
      <w:pPr>
        <w:spacing w:after="240" w:before="240" w:lineRule="auto"/>
        <w:rPr/>
      </w:pPr>
      <w:r w:rsidDel="00000000" w:rsidR="00000000" w:rsidRPr="00000000">
        <w:rPr>
          <w:rtl w:val="0"/>
        </w:rPr>
        <w:t xml:space="preserve">In our proposed school bus transportation solution, the selection of onboard tablet hardware represents a significant investment. To ensure optimal performance, cost-effectiveness, and adaptability, we propose a flexible, collaborative approach to hardware selection, emphasizing rigorous evaluation and alignment with the Department of Education's (DOE) specific needs.​</w:t>
      </w:r>
    </w:p>
    <w:p w:rsidR="00000000" w:rsidDel="00000000" w:rsidP="00000000" w:rsidRDefault="00000000" w:rsidRPr="00000000" w14:paraId="000000E7">
      <w:pPr>
        <w:spacing w:after="240" w:before="240" w:lineRule="auto"/>
        <w:rPr>
          <w:b w:val="1"/>
        </w:rPr>
      </w:pPr>
      <w:r w:rsidDel="00000000" w:rsidR="00000000" w:rsidRPr="00000000">
        <w:rPr>
          <w:b w:val="1"/>
          <w:rtl w:val="0"/>
        </w:rPr>
        <w:t xml:space="preserve">Flexible Hardware Selection Strategy</w:t>
      </w:r>
    </w:p>
    <w:p w:rsidR="00000000" w:rsidDel="00000000" w:rsidP="00000000" w:rsidRDefault="00000000" w:rsidRPr="00000000" w14:paraId="000000E8">
      <w:pPr>
        <w:spacing w:after="240" w:before="240" w:lineRule="auto"/>
        <w:rPr/>
      </w:pPr>
      <w:r w:rsidDel="00000000" w:rsidR="00000000" w:rsidRPr="00000000">
        <w:rPr>
          <w:rtl w:val="0"/>
        </w:rPr>
        <w:t xml:space="preserve">Rather than committing to a specific tablet model at this stage, we have identified a range of commercially available tablets that meet our functional requirements to varying degrees. These devices have been assessed based on criteria such as durability, performance, compatibility with necessary applications, and cost. Our pricing model is based on the average Manufacturer's Suggested Retail Price (MSRP) of these selected devices, providing a conservative estimate that is likely higher than the final negotiated enterprise pricing.​</w:t>
      </w:r>
    </w:p>
    <w:p w:rsidR="00000000" w:rsidDel="00000000" w:rsidP="00000000" w:rsidRDefault="00000000" w:rsidRPr="00000000" w14:paraId="000000E9">
      <w:pPr>
        <w:spacing w:after="240" w:before="240" w:lineRule="auto"/>
        <w:rPr>
          <w:b w:val="1"/>
        </w:rPr>
      </w:pPr>
      <w:r w:rsidDel="00000000" w:rsidR="00000000" w:rsidRPr="00000000">
        <w:rPr>
          <w:b w:val="1"/>
          <w:rtl w:val="0"/>
        </w:rPr>
        <w:t xml:space="preserve">Collaborative Evaluation Process</w:t>
      </w:r>
    </w:p>
    <w:p w:rsidR="00000000" w:rsidDel="00000000" w:rsidP="00000000" w:rsidRDefault="00000000" w:rsidRPr="00000000" w14:paraId="000000EA">
      <w:pPr>
        <w:spacing w:after="240" w:before="240" w:lineRule="auto"/>
        <w:rPr/>
      </w:pPr>
      <w:r w:rsidDel="00000000" w:rsidR="00000000" w:rsidRPr="00000000">
        <w:rPr>
          <w:rtl w:val="0"/>
        </w:rPr>
        <w:t xml:space="preserve">To ensure the selected hardware meets the DOE's expectations, we propose a collaborative Proof of Concept (PoC) phase. During this phase, we will deploy a selection of candidate devices in real-world conditions to evaluate their performance, usability, and integration capabilities. This hands-on assessment will inform the final selection, ensuring the chosen hardware aligns with operational requirements and user preferences.​</w:t>
      </w:r>
    </w:p>
    <w:p w:rsidR="00000000" w:rsidDel="00000000" w:rsidP="00000000" w:rsidRDefault="00000000" w:rsidRPr="00000000" w14:paraId="000000EB">
      <w:pPr>
        <w:spacing w:after="240" w:before="240" w:lineRule="auto"/>
        <w:rPr>
          <w:b w:val="1"/>
        </w:rPr>
      </w:pPr>
      <w:r w:rsidDel="00000000" w:rsidR="00000000" w:rsidRPr="00000000">
        <w:rPr>
          <w:b w:val="1"/>
          <w:rtl w:val="0"/>
        </w:rPr>
        <w:t xml:space="preserve">Consideration of Mounting and Security Solutions</w:t>
      </w:r>
    </w:p>
    <w:p w:rsidR="00000000" w:rsidDel="00000000" w:rsidP="00000000" w:rsidRDefault="00000000" w:rsidRPr="00000000" w14:paraId="000000EC">
      <w:pPr>
        <w:spacing w:after="240" w:before="240" w:lineRule="auto"/>
        <w:rPr/>
      </w:pPr>
      <w:r w:rsidDel="00000000" w:rsidR="00000000" w:rsidRPr="00000000">
        <w:rPr>
          <w:rtl w:val="0"/>
        </w:rPr>
        <w:t xml:space="preserve">Recognizing the importance of device security and ease of maintenance, we will evaluate mounting solutions that offer:​</w:t>
      </w:r>
    </w:p>
    <w:p w:rsidR="00000000" w:rsidDel="00000000" w:rsidP="00000000" w:rsidRDefault="00000000" w:rsidRPr="00000000" w14:paraId="000000ED">
      <w:pPr>
        <w:numPr>
          <w:ilvl w:val="0"/>
          <w:numId w:val="142"/>
        </w:numPr>
        <w:spacing w:after="0" w:afterAutospacing="0" w:before="240" w:lineRule="auto"/>
        <w:ind w:left="720" w:hanging="360"/>
      </w:pPr>
      <w:r w:rsidDel="00000000" w:rsidR="00000000" w:rsidRPr="00000000">
        <w:rPr>
          <w:b w:val="1"/>
          <w:rtl w:val="0"/>
        </w:rPr>
        <w:t xml:space="preserve">Secure Locking Mechanisms</w:t>
      </w:r>
      <w:r w:rsidDel="00000000" w:rsidR="00000000" w:rsidRPr="00000000">
        <w:rPr>
          <w:rtl w:val="0"/>
        </w:rPr>
        <w:t xml:space="preserve">: To prevent unauthorized removal and ensure devices remain securely in place during operation.​</w:t>
        <w:br w:type="textWrapping"/>
      </w:r>
    </w:p>
    <w:p w:rsidR="00000000" w:rsidDel="00000000" w:rsidP="00000000" w:rsidRDefault="00000000" w:rsidRPr="00000000" w14:paraId="000000EE">
      <w:pPr>
        <w:numPr>
          <w:ilvl w:val="0"/>
          <w:numId w:val="142"/>
        </w:numPr>
        <w:spacing w:after="0" w:afterAutospacing="0" w:before="0" w:beforeAutospacing="0" w:lineRule="auto"/>
        <w:ind w:left="720" w:hanging="360"/>
      </w:pPr>
      <w:r w:rsidDel="00000000" w:rsidR="00000000" w:rsidRPr="00000000">
        <w:rPr>
          <w:b w:val="1"/>
          <w:rtl w:val="0"/>
        </w:rPr>
        <w:t xml:space="preserve">Maintenance Accessibility</w:t>
      </w:r>
      <w:r w:rsidDel="00000000" w:rsidR="00000000" w:rsidRPr="00000000">
        <w:rPr>
          <w:rtl w:val="0"/>
        </w:rPr>
        <w:t xml:space="preserve">: Allowing authorized personnel to easily remove devices for maintenance using specialized tools.​</w:t>
        <w:br w:type="textWrapping"/>
      </w:r>
    </w:p>
    <w:p w:rsidR="00000000" w:rsidDel="00000000" w:rsidP="00000000" w:rsidRDefault="00000000" w:rsidRPr="00000000" w14:paraId="000000EF">
      <w:pPr>
        <w:numPr>
          <w:ilvl w:val="0"/>
          <w:numId w:val="142"/>
        </w:numPr>
        <w:spacing w:after="240" w:before="0" w:beforeAutospacing="0" w:lineRule="auto"/>
        <w:ind w:left="720" w:hanging="360"/>
      </w:pPr>
      <w:r w:rsidDel="00000000" w:rsidR="00000000" w:rsidRPr="00000000">
        <w:rPr>
          <w:b w:val="1"/>
          <w:rtl w:val="0"/>
        </w:rPr>
        <w:t xml:space="preserve">Compliance with Safety Standards</w:t>
      </w:r>
      <w:r w:rsidDel="00000000" w:rsidR="00000000" w:rsidRPr="00000000">
        <w:rPr>
          <w:rtl w:val="0"/>
        </w:rPr>
        <w:t xml:space="preserve">: Ensuring mounts do not obstruct driver visibility or interfere with vehicle controls, adhering to Department of Transportation (DOT) regulations.​</w:t>
        <w:br w:type="textWrapping"/>
      </w:r>
    </w:p>
    <w:p w:rsidR="00000000" w:rsidDel="00000000" w:rsidP="00000000" w:rsidRDefault="00000000" w:rsidRPr="00000000" w14:paraId="000000F0">
      <w:pPr>
        <w:spacing w:after="240" w:before="240" w:lineRule="auto"/>
        <w:rPr>
          <w:b w:val="1"/>
        </w:rPr>
      </w:pPr>
      <w:r w:rsidDel="00000000" w:rsidR="00000000" w:rsidRPr="00000000">
        <w:rPr>
          <w:b w:val="1"/>
          <w:rtl w:val="0"/>
        </w:rPr>
        <w:t xml:space="preserve">Warranty and Support Considerations</w:t>
      </w:r>
    </w:p>
    <w:p w:rsidR="00000000" w:rsidDel="00000000" w:rsidP="00000000" w:rsidRDefault="00000000" w:rsidRPr="00000000" w14:paraId="000000F1">
      <w:pPr>
        <w:spacing w:after="240" w:before="240" w:lineRule="auto"/>
        <w:rPr/>
      </w:pPr>
      <w:r w:rsidDel="00000000" w:rsidR="00000000" w:rsidRPr="00000000">
        <w:rPr>
          <w:rtl w:val="0"/>
        </w:rPr>
        <w:t xml:space="preserve">We will also consider the warranty offerings of potential hardware vendors, focusing on:​</w:t>
      </w:r>
    </w:p>
    <w:p w:rsidR="00000000" w:rsidDel="00000000" w:rsidP="00000000" w:rsidRDefault="00000000" w:rsidRPr="00000000" w14:paraId="000000F2">
      <w:pPr>
        <w:numPr>
          <w:ilvl w:val="0"/>
          <w:numId w:val="186"/>
        </w:numPr>
        <w:spacing w:after="0" w:afterAutospacing="0" w:before="240" w:lineRule="auto"/>
        <w:ind w:left="720" w:hanging="360"/>
      </w:pPr>
      <w:r w:rsidDel="00000000" w:rsidR="00000000" w:rsidRPr="00000000">
        <w:rPr>
          <w:b w:val="1"/>
          <w:rtl w:val="0"/>
        </w:rPr>
        <w:t xml:space="preserve">Scalable Warranty Options</w:t>
      </w:r>
      <w:r w:rsidDel="00000000" w:rsidR="00000000" w:rsidRPr="00000000">
        <w:rPr>
          <w:rtl w:val="0"/>
        </w:rPr>
        <w:t xml:space="preserve">: Providing coverage that aligns with the deployment scale and duration.</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F3">
      <w:pPr>
        <w:numPr>
          <w:ilvl w:val="0"/>
          <w:numId w:val="186"/>
        </w:numPr>
        <w:spacing w:after="240" w:before="0" w:beforeAutospacing="0" w:lineRule="auto"/>
        <w:ind w:left="720" w:hanging="360"/>
      </w:pPr>
      <w:r w:rsidDel="00000000" w:rsidR="00000000" w:rsidRPr="00000000">
        <w:rPr>
          <w:b w:val="1"/>
          <w:rtl w:val="0"/>
        </w:rPr>
        <w:t xml:space="preserve">Enterprise Support Services</w:t>
      </w:r>
      <w:r w:rsidDel="00000000" w:rsidR="00000000" w:rsidRPr="00000000">
        <w:rPr>
          <w:rtl w:val="0"/>
        </w:rPr>
        <w:t xml:space="preserve">: Ensuring prompt assistance and minimal downtime in case of hardware issues.​</w:t>
        <w:br w:type="textWrapping"/>
      </w:r>
    </w:p>
    <w:p w:rsidR="00000000" w:rsidDel="00000000" w:rsidP="00000000" w:rsidRDefault="00000000" w:rsidRPr="00000000" w14:paraId="000000F4">
      <w:pPr>
        <w:spacing w:after="240" w:before="240" w:lineRule="auto"/>
        <w:rPr>
          <w:b w:val="1"/>
        </w:rPr>
      </w:pPr>
      <w:r w:rsidDel="00000000" w:rsidR="00000000" w:rsidRPr="00000000">
        <w:rPr>
          <w:b w:val="1"/>
          <w:rtl w:val="0"/>
        </w:rPr>
        <w:t xml:space="preserve">Conclusion</w:t>
      </w:r>
    </w:p>
    <w:p w:rsidR="00000000" w:rsidDel="00000000" w:rsidP="00000000" w:rsidRDefault="00000000" w:rsidRPr="00000000" w14:paraId="000000F5">
      <w:pPr>
        <w:spacing w:after="240" w:before="240" w:lineRule="auto"/>
        <w:rPr/>
      </w:pPr>
      <w:r w:rsidDel="00000000" w:rsidR="00000000" w:rsidRPr="00000000">
        <w:rPr>
          <w:rtl w:val="0"/>
        </w:rPr>
        <w:t xml:space="preserve">Our approach prioritizes flexibility, thorough evaluation, and collaboration with the DOE to select tablet hardware that meets performance expectations and budgetary constraints. By engaging in a PoC phase and considering comprehensive mounting and support solutions, we aim to deliver a robust, user-friendly, and cost-effective hardware component for the school bus transportation system.</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spacing w:after="80" w:before="80" w:line="288" w:lineRule="auto"/>
        <w:rPr>
          <w:b w:val="1"/>
          <w:sz w:val="26"/>
          <w:szCs w:val="26"/>
        </w:rPr>
      </w:pPr>
      <w:r w:rsidDel="00000000" w:rsidR="00000000" w:rsidRPr="00000000">
        <w:rPr>
          <w:b w:val="1"/>
          <w:sz w:val="26"/>
          <w:szCs w:val="26"/>
          <w:rtl w:val="0"/>
        </w:rPr>
        <w:t xml:space="preserve">Device Options for NYCPS RFP R1804: Reusing Samsung Phones vs. Getac ZX80 Tablets</w:t>
      </w:r>
    </w:p>
    <w:p w:rsidR="00000000" w:rsidDel="00000000" w:rsidP="00000000" w:rsidRDefault="00000000" w:rsidRPr="00000000" w14:paraId="000000F9">
      <w:pPr>
        <w:spacing w:after="80" w:before="80" w:line="288" w:lineRule="auto"/>
        <w:rPr>
          <w:b w:val="1"/>
          <w:sz w:val="27"/>
          <w:szCs w:val="27"/>
        </w:rPr>
      </w:pPr>
      <w:r w:rsidDel="00000000" w:rsidR="00000000" w:rsidRPr="00000000">
        <w:rPr>
          <w:b w:val="1"/>
          <w:sz w:val="27"/>
          <w:szCs w:val="27"/>
          <w:rtl w:val="0"/>
        </w:rPr>
        <w:t xml:space="preserve">Introduction</w:t>
      </w:r>
    </w:p>
    <w:p w:rsidR="00000000" w:rsidDel="00000000" w:rsidP="00000000" w:rsidRDefault="00000000" w:rsidRPr="00000000" w14:paraId="000000FA">
      <w:pPr>
        <w:spacing w:after="80" w:before="80" w:line="288" w:lineRule="auto"/>
        <w:rPr/>
      </w:pPr>
      <w:r w:rsidDel="00000000" w:rsidR="00000000" w:rsidRPr="00000000">
        <w:rPr>
          <w:rtl w:val="0"/>
        </w:rPr>
        <w:t xml:space="preserve">New York City Public Schools’ Transportation RFP </w:t>
      </w:r>
      <w:r w:rsidDel="00000000" w:rsidR="00000000" w:rsidRPr="00000000">
        <w:rPr>
          <w:b w:val="1"/>
          <w:rtl w:val="0"/>
        </w:rPr>
        <w:t xml:space="preserve">R1804</w:t>
      </w:r>
      <w:r w:rsidDel="00000000" w:rsidR="00000000" w:rsidRPr="00000000">
        <w:rPr>
          <w:rtl w:val="0"/>
        </w:rPr>
        <w:t xml:space="preserve"> requires an in-vehicle mobile solution for school bus drivers that supports GPS tracking, dynamic routing, student ridership logging, and real-time communication. The current system equips drivers with Samsung smartphones (various Galaxy A-series models) running vendor-specific apps (</w:t>
      </w:r>
      <w:r w:rsidDel="00000000" w:rsidR="00000000" w:rsidRPr="00000000">
        <w:rPr>
          <w:color w:val="0000ff"/>
          <w:u w:val="single"/>
          <w:rtl w:val="0"/>
        </w:rPr>
        <w:t xml:space="preserve">R1804 - Q&amp;A FNL.txt</w:t>
      </w:r>
      <w:r w:rsidDel="00000000" w:rsidR="00000000" w:rsidRPr="00000000">
        <w:rPr>
          <w:rtl w:val="0"/>
        </w:rPr>
        <w:t xml:space="preserve">). The RFP encourages proposers to reuse existing hardware when possible (</w:t>
      </w:r>
      <w:r w:rsidDel="00000000" w:rsidR="00000000" w:rsidRPr="00000000">
        <w:rPr>
          <w:color w:val="0000ff"/>
          <w:u w:val="single"/>
          <w:rtl w:val="0"/>
        </w:rPr>
        <w:t xml:space="preserve">R1804 - Q&amp;A FNL.txt</w:t>
      </w:r>
      <w:r w:rsidDel="00000000" w:rsidR="00000000" w:rsidRPr="00000000">
        <w:rPr>
          <w:rtl w:val="0"/>
        </w:rPr>
        <w:t xml:space="preserve">). This report evaluates whether those </w:t>
      </w:r>
      <w:r w:rsidDel="00000000" w:rsidR="00000000" w:rsidRPr="00000000">
        <w:rPr>
          <w:b w:val="1"/>
          <w:rtl w:val="0"/>
        </w:rPr>
        <w:t xml:space="preserve">existing Samsung smartphones</w:t>
      </w:r>
      <w:r w:rsidDel="00000000" w:rsidR="00000000" w:rsidRPr="00000000">
        <w:rPr>
          <w:rtl w:val="0"/>
        </w:rPr>
        <w:t xml:space="preserve"> can meet all RFP functional and technical requirements over a 7-year period, versus deploying new </w:t>
      </w:r>
      <w:r w:rsidDel="00000000" w:rsidR="00000000" w:rsidRPr="00000000">
        <w:rPr>
          <w:b w:val="1"/>
          <w:rtl w:val="0"/>
        </w:rPr>
        <w:t xml:space="preserve">specifically selected tablets</w:t>
      </w:r>
      <w:r w:rsidDel="00000000" w:rsidR="00000000" w:rsidRPr="00000000">
        <w:rPr>
          <w:rtl w:val="0"/>
        </w:rPr>
        <w:t xml:space="preserve">. Key factors compared include device hardware capabilities (screen, camera, ruggedness, biometrics, scanning, offline use), support for the required software features, the effort to transition devices to a new management system, and long-term durability and support. A recommendation is provided based on fit to requirements, risks, scalability, and cost-effectiveness.</w:t>
      </w:r>
    </w:p>
    <w:p w:rsidR="00000000" w:rsidDel="00000000" w:rsidP="00000000" w:rsidRDefault="00000000" w:rsidRPr="00000000" w14:paraId="000000FB">
      <w:pPr>
        <w:spacing w:after="80" w:before="80" w:line="28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spacing w:after="80" w:before="80" w:line="288" w:lineRule="auto"/>
        <w:rPr>
          <w:b w:val="1"/>
          <w:sz w:val="27"/>
          <w:szCs w:val="27"/>
        </w:rPr>
      </w:pPr>
      <w:commentRangeStart w:id="7"/>
      <w:r w:rsidDel="00000000" w:rsidR="00000000" w:rsidRPr="00000000">
        <w:rPr>
          <w:b w:val="1"/>
          <w:sz w:val="27"/>
          <w:szCs w:val="27"/>
          <w:rtl w:val="0"/>
        </w:rPr>
        <w:t xml:space="preserve">RFP Requirements Overview for On-Bus Devices</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FD">
      <w:pPr>
        <w:spacing w:after="80" w:before="80" w:line="288" w:lineRule="auto"/>
        <w:rPr/>
      </w:pPr>
      <w:r w:rsidDel="00000000" w:rsidR="00000000" w:rsidRPr="00000000">
        <w:rPr>
          <w:rtl w:val="0"/>
        </w:rPr>
        <w:t xml:space="preserve">RFP R1804 outlines specific needs for any on-bus mobile device (whether a tablet or smartphone) that will be used by drivers and students. Some high-priority requirements include:</w:t>
      </w:r>
    </w:p>
    <w:p w:rsidR="00000000" w:rsidDel="00000000" w:rsidP="00000000" w:rsidRDefault="00000000" w:rsidRPr="00000000" w14:paraId="000000FE">
      <w:pPr>
        <w:spacing w:after="80" w:before="80" w:line="288" w:lineRule="auto"/>
        <w:ind w:left="800" w:hanging="260"/>
        <w:rPr/>
      </w:pPr>
      <w:r w:rsidDel="00000000" w:rsidR="00000000" w:rsidRPr="00000000">
        <w:rPr>
          <w:rtl w:val="0"/>
        </w:rPr>
        <w:t xml:space="preserve">• </w:t>
      </w:r>
      <w:r w:rsidDel="00000000" w:rsidR="00000000" w:rsidRPr="00000000">
        <w:rPr>
          <w:b w:val="1"/>
          <w:rtl w:val="0"/>
        </w:rPr>
        <w:t xml:space="preserve">Ruggedness and Mounting:</w:t>
      </w:r>
      <w:r w:rsidDel="00000000" w:rsidR="00000000" w:rsidRPr="00000000">
        <w:rPr>
          <w:rtl w:val="0"/>
        </w:rPr>
        <w:t xml:space="preserve"> Devices must be </w:t>
      </w:r>
      <w:r w:rsidDel="00000000" w:rsidR="00000000" w:rsidRPr="00000000">
        <w:rPr>
          <w:b w:val="1"/>
          <w:rtl w:val="0"/>
        </w:rPr>
        <w:t xml:space="preserve">rugged</w:t>
      </w:r>
      <w:r w:rsidDel="00000000" w:rsidR="00000000" w:rsidRPr="00000000">
        <w:rPr>
          <w:rtl w:val="0"/>
        </w:rPr>
        <w:t xml:space="preserve"> (able to withstand vibration, drops, and extreme NYC weather) and mountable on school buses per NY DMV safety regulations (</w:t>
      </w:r>
      <w:r w:rsidDel="00000000" w:rsidR="00000000" w:rsidRPr="00000000">
        <w:rPr>
          <w:color w:val="0000ff"/>
          <w:u w:val="single"/>
          <w:rtl w:val="0"/>
        </w:rPr>
        <w:t xml:space="preserve">RFP Technical Scope.txt</w:t>
      </w:r>
      <w:r w:rsidDel="00000000" w:rsidR="00000000" w:rsidRPr="00000000">
        <w:rPr>
          <w:rtl w:val="0"/>
        </w:rPr>
        <w:t xml:space="preserve">) (</w:t>
      </w:r>
      <w:r w:rsidDel="00000000" w:rsidR="00000000" w:rsidRPr="00000000">
        <w:rPr>
          <w:color w:val="0000ff"/>
          <w:u w:val="single"/>
          <w:rtl w:val="0"/>
        </w:rPr>
        <w:t xml:space="preserve">RFP Technical Scope.txt</w:t>
      </w:r>
      <w:r w:rsidDel="00000000" w:rsidR="00000000" w:rsidRPr="00000000">
        <w:rPr>
          <w:rtl w:val="0"/>
        </w:rPr>
        <w:t xml:space="preserve">). An “on-bus” device can be fixed in a locked mount, while an “off-bus” device is portable but still needs a secure cradle for use during routes (</w:t>
      </w:r>
      <w:r w:rsidDel="00000000" w:rsidR="00000000" w:rsidRPr="00000000">
        <w:rPr>
          <w:color w:val="0000ff"/>
          <w:u w:val="single"/>
          <w:rtl w:val="0"/>
        </w:rPr>
        <w:t xml:space="preserve">RFP Technical Scope.txt</w:t>
      </w:r>
      <w:r w:rsidDel="00000000" w:rsidR="00000000" w:rsidRPr="00000000">
        <w:rPr>
          <w:rtl w:val="0"/>
        </w:rPr>
        <w:t xml:space="preserve">) (</w:t>
      </w:r>
      <w:r w:rsidDel="00000000" w:rsidR="00000000" w:rsidRPr="00000000">
        <w:rPr>
          <w:color w:val="0000ff"/>
          <w:u w:val="single"/>
          <w:rtl w:val="0"/>
        </w:rPr>
        <w:t xml:space="preserve">RFP Technical Scope.txt</w:t>
      </w:r>
      <w:r w:rsidDel="00000000" w:rsidR="00000000" w:rsidRPr="00000000">
        <w:rPr>
          <w:rtl w:val="0"/>
        </w:rPr>
        <w:t xml:space="preserve">). In either case, the device should deter theft (lockable or driver-carried) and remain operational in winter cold and summer heat (</w:t>
      </w:r>
      <w:r w:rsidDel="00000000" w:rsidR="00000000" w:rsidRPr="00000000">
        <w:rPr>
          <w:color w:val="0000ff"/>
          <w:u w:val="single"/>
          <w:rtl w:val="0"/>
        </w:rPr>
        <w:t xml:space="preserve">RFP Technical Scope.txt</w:t>
      </w:r>
      <w:r w:rsidDel="00000000" w:rsidR="00000000" w:rsidRPr="00000000">
        <w:rPr>
          <w:rtl w:val="0"/>
        </w:rPr>
        <w:t xml:space="preserve">).</w:t>
      </w:r>
    </w:p>
    <w:p w:rsidR="00000000" w:rsidDel="00000000" w:rsidP="00000000" w:rsidRDefault="00000000" w:rsidRPr="00000000" w14:paraId="000000FF">
      <w:pPr>
        <w:spacing w:after="80" w:before="80" w:line="288" w:lineRule="auto"/>
        <w:ind w:left="800" w:hanging="260"/>
        <w:rPr/>
      </w:pPr>
      <w:r w:rsidDel="00000000" w:rsidR="00000000" w:rsidRPr="00000000">
        <w:rPr>
          <w:rtl w:val="0"/>
        </w:rPr>
        <w:t xml:space="preserve">• </w:t>
      </w:r>
      <w:r w:rsidDel="00000000" w:rsidR="00000000" w:rsidRPr="00000000">
        <w:rPr>
          <w:b w:val="1"/>
          <w:rtl w:val="0"/>
        </w:rPr>
        <w:t xml:space="preserve">Portable &amp; Independent Operation:</w:t>
      </w:r>
      <w:r w:rsidDel="00000000" w:rsidR="00000000" w:rsidRPr="00000000">
        <w:rPr>
          <w:rtl w:val="0"/>
        </w:rPr>
        <w:t xml:space="preserve"> The GPS unit cannot be permanently tied to one vehicle; it should be portable so any driver can use it on any bus if needed (</w:t>
      </w:r>
      <w:r w:rsidDel="00000000" w:rsidR="00000000" w:rsidRPr="00000000">
        <w:rPr>
          <w:color w:val="0000ff"/>
          <w:u w:val="single"/>
          <w:rtl w:val="0"/>
        </w:rPr>
        <w:t xml:space="preserve">RFP Technical Scope.txt</w:t>
      </w:r>
      <w:r w:rsidDel="00000000" w:rsidR="00000000" w:rsidRPr="00000000">
        <w:rPr>
          <w:rtl w:val="0"/>
        </w:rPr>
        <w:t xml:space="preserve">). A failed device must be easily replaceable without disabling the route (</w:t>
      </w:r>
      <w:r w:rsidDel="00000000" w:rsidR="00000000" w:rsidRPr="00000000">
        <w:rPr>
          <w:color w:val="0000ff"/>
          <w:u w:val="single"/>
          <w:rtl w:val="0"/>
        </w:rPr>
        <w:t xml:space="preserve">RFP Technical Scope.txt</w:t>
      </w:r>
      <w:r w:rsidDel="00000000" w:rsidR="00000000" w:rsidRPr="00000000">
        <w:rPr>
          <w:rtl w:val="0"/>
        </w:rPr>
        <w:t xml:space="preserve">).</w:t>
      </w:r>
    </w:p>
    <w:p w:rsidR="00000000" w:rsidDel="00000000" w:rsidP="00000000" w:rsidRDefault="00000000" w:rsidRPr="00000000" w14:paraId="00000100">
      <w:pPr>
        <w:spacing w:after="80" w:before="80" w:line="288" w:lineRule="auto"/>
        <w:ind w:left="800" w:hanging="260"/>
        <w:rPr/>
      </w:pPr>
      <w:r w:rsidDel="00000000" w:rsidR="00000000" w:rsidRPr="00000000">
        <w:rPr>
          <w:rtl w:val="0"/>
        </w:rPr>
        <w:t xml:space="preserve">• </w:t>
      </w:r>
      <w:r w:rsidDel="00000000" w:rsidR="00000000" w:rsidRPr="00000000">
        <w:rPr>
          <w:b w:val="1"/>
          <w:rtl w:val="0"/>
        </w:rPr>
        <w:t xml:space="preserve">Student ID Scanning:</w:t>
      </w:r>
      <w:r w:rsidDel="00000000" w:rsidR="00000000" w:rsidRPr="00000000">
        <w:rPr>
          <w:rtl w:val="0"/>
        </w:rPr>
        <w:t xml:space="preserve"> The solution needs to capture student ridership by </w:t>
      </w:r>
      <w:r w:rsidDel="00000000" w:rsidR="00000000" w:rsidRPr="00000000">
        <w:rPr>
          <w:b w:val="1"/>
          <w:rtl w:val="0"/>
        </w:rPr>
        <w:t xml:space="preserve">scanning student IDs</w:t>
      </w:r>
      <w:r w:rsidDel="00000000" w:rsidR="00000000" w:rsidRPr="00000000">
        <w:rPr>
          <w:rtl w:val="0"/>
        </w:rPr>
        <w:t xml:space="preserve"> using various possible mechanisms (barcodes, QR codes, etc.) (</w:t>
      </w:r>
      <w:r w:rsidDel="00000000" w:rsidR="00000000" w:rsidRPr="00000000">
        <w:rPr>
          <w:color w:val="0000ff"/>
          <w:u w:val="single"/>
          <w:rtl w:val="0"/>
        </w:rPr>
        <w:t xml:space="preserve">RFP Technical Scope.txt</w:t>
      </w:r>
      <w:r w:rsidDel="00000000" w:rsidR="00000000" w:rsidRPr="00000000">
        <w:rPr>
          <w:rtl w:val="0"/>
        </w:rPr>
        <w:t xml:space="preserve">). This implies the device must support reading IDs via camera (for barcodes/QR)</w:t>
      </w:r>
    </w:p>
    <w:p w:rsidR="00000000" w:rsidDel="00000000" w:rsidP="00000000" w:rsidRDefault="00000000" w:rsidRPr="00000000" w14:paraId="00000101">
      <w:pPr>
        <w:spacing w:after="80" w:before="80" w:line="288" w:lineRule="auto"/>
        <w:ind w:left="800" w:hanging="260"/>
        <w:rPr/>
      </w:pPr>
      <w:r w:rsidDel="00000000" w:rsidR="00000000" w:rsidRPr="00000000">
        <w:rPr>
          <w:rtl w:val="0"/>
        </w:rPr>
        <w:t xml:space="preserve">• </w:t>
      </w:r>
      <w:r w:rsidDel="00000000" w:rsidR="00000000" w:rsidRPr="00000000">
        <w:rPr>
          <w:b w:val="1"/>
          <w:rtl w:val="0"/>
        </w:rPr>
        <w:t xml:space="preserve">Biometric Authentication:</w:t>
      </w:r>
      <w:r w:rsidDel="00000000" w:rsidR="00000000" w:rsidRPr="00000000">
        <w:rPr>
          <w:rtl w:val="0"/>
        </w:rPr>
        <w:t xml:space="preserve"> The driver app must integrate with the device’s </w:t>
      </w:r>
      <w:r w:rsidDel="00000000" w:rsidR="00000000" w:rsidRPr="00000000">
        <w:rPr>
          <w:b w:val="1"/>
          <w:rtl w:val="0"/>
        </w:rPr>
        <w:t xml:space="preserve">native biometric authentication</w:t>
      </w:r>
      <w:r w:rsidDel="00000000" w:rsidR="00000000" w:rsidRPr="00000000">
        <w:rPr>
          <w:rtl w:val="0"/>
        </w:rPr>
        <w:t xml:space="preserve"> (fingerprint scanner and/or facial recognition) to streamline logins (</w:t>
      </w:r>
      <w:r w:rsidDel="00000000" w:rsidR="00000000" w:rsidRPr="00000000">
        <w:rPr>
          <w:color w:val="0000ff"/>
          <w:u w:val="single"/>
          <w:rtl w:val="0"/>
        </w:rPr>
        <w:t xml:space="preserve">RFP Technical Scope.txt</w:t>
      </w:r>
      <w:r w:rsidDel="00000000" w:rsidR="00000000" w:rsidRPr="00000000">
        <w:rPr>
          <w:rtl w:val="0"/>
        </w:rPr>
        <w:t xml:space="preserve">). This requires hardware biometric sensors on the device (or at least a front camera for face ID).</w:t>
      </w:r>
    </w:p>
    <w:p w:rsidR="00000000" w:rsidDel="00000000" w:rsidP="00000000" w:rsidRDefault="00000000" w:rsidRPr="00000000" w14:paraId="00000102">
      <w:pPr>
        <w:spacing w:after="80" w:before="80" w:line="288" w:lineRule="auto"/>
        <w:ind w:left="800" w:hanging="260"/>
        <w:rPr/>
      </w:pPr>
      <w:r w:rsidDel="00000000" w:rsidR="00000000" w:rsidRPr="00000000">
        <w:rPr>
          <w:rtl w:val="0"/>
        </w:rPr>
        <w:t xml:space="preserve">• </w:t>
      </w:r>
      <w:r w:rsidDel="00000000" w:rsidR="00000000" w:rsidRPr="00000000">
        <w:rPr>
          <w:b w:val="1"/>
          <w:rtl w:val="0"/>
        </w:rPr>
        <w:t xml:space="preserve">Navigation &amp; Display:</w:t>
      </w:r>
      <w:r w:rsidDel="00000000" w:rsidR="00000000" w:rsidRPr="00000000">
        <w:rPr>
          <w:rtl w:val="0"/>
        </w:rPr>
        <w:t xml:space="preserve"> Drivers need a clear </w:t>
      </w:r>
      <w:r w:rsidDel="00000000" w:rsidR="00000000" w:rsidRPr="00000000">
        <w:rPr>
          <w:b w:val="1"/>
          <w:rtl w:val="0"/>
        </w:rPr>
        <w:t xml:space="preserve">touchscreen display</w:t>
      </w:r>
      <w:r w:rsidDel="00000000" w:rsidR="00000000" w:rsidRPr="00000000">
        <w:rPr>
          <w:rtl w:val="0"/>
        </w:rPr>
        <w:t xml:space="preserve"> for route maps and turn-by-turn navigation (</w:t>
      </w:r>
      <w:r w:rsidDel="00000000" w:rsidR="00000000" w:rsidRPr="00000000">
        <w:rPr>
          <w:color w:val="0000ff"/>
          <w:u w:val="single"/>
          <w:rtl w:val="0"/>
        </w:rPr>
        <w:t xml:space="preserve">RFP Technical Scope.txt</w:t>
      </w:r>
      <w:r w:rsidDel="00000000" w:rsidR="00000000" w:rsidRPr="00000000">
        <w:rPr>
          <w:rtl w:val="0"/>
        </w:rPr>
        <w:t xml:space="preserve">) (</w:t>
      </w:r>
      <w:r w:rsidDel="00000000" w:rsidR="00000000" w:rsidRPr="00000000">
        <w:rPr>
          <w:color w:val="0000ff"/>
          <w:u w:val="single"/>
          <w:rtl w:val="0"/>
        </w:rPr>
        <w:t xml:space="preserve">RFP Technical Scope.txt</w:t>
      </w:r>
      <w:r w:rsidDel="00000000" w:rsidR="00000000" w:rsidRPr="00000000">
        <w:rPr>
          <w:rtl w:val="0"/>
        </w:rPr>
        <w:t xml:space="preserve">). The screen brightness should adjust for sunlight so it’s readable in all lighting (</w:t>
      </w:r>
      <w:r w:rsidDel="00000000" w:rsidR="00000000" w:rsidRPr="00000000">
        <w:rPr>
          <w:color w:val="0000ff"/>
          <w:u w:val="single"/>
          <w:rtl w:val="0"/>
        </w:rPr>
        <w:t xml:space="preserve">RFP Technical Scope.txt</w:t>
      </w:r>
      <w:r w:rsidDel="00000000" w:rsidR="00000000" w:rsidRPr="00000000">
        <w:rPr>
          <w:rtl w:val="0"/>
        </w:rPr>
        <w:t xml:space="preserve">). The device must provide </w:t>
      </w:r>
      <w:r w:rsidDel="00000000" w:rsidR="00000000" w:rsidRPr="00000000">
        <w:rPr>
          <w:b w:val="1"/>
          <w:rtl w:val="0"/>
        </w:rPr>
        <w:t xml:space="preserve">audio</w:t>
      </w:r>
      <w:r w:rsidDel="00000000" w:rsidR="00000000" w:rsidRPr="00000000">
        <w:rPr>
          <w:rtl w:val="0"/>
        </w:rPr>
        <w:t xml:space="preserve"> output for navigation prompts and possibly two-way communication.</w:t>
      </w:r>
    </w:p>
    <w:p w:rsidR="00000000" w:rsidDel="00000000" w:rsidP="00000000" w:rsidRDefault="00000000" w:rsidRPr="00000000" w14:paraId="00000103">
      <w:pPr>
        <w:spacing w:after="80" w:before="80" w:line="288" w:lineRule="auto"/>
        <w:ind w:left="800" w:hanging="260"/>
        <w:rPr/>
      </w:pPr>
      <w:r w:rsidDel="00000000" w:rsidR="00000000" w:rsidRPr="00000000">
        <w:rPr>
          <w:rtl w:val="0"/>
        </w:rPr>
        <w:t xml:space="preserve">• </w:t>
      </w:r>
      <w:r w:rsidDel="00000000" w:rsidR="00000000" w:rsidRPr="00000000">
        <w:rPr>
          <w:b w:val="1"/>
          <w:rtl w:val="0"/>
        </w:rPr>
        <w:t xml:space="preserve">Connectivity &amp; GPS:</w:t>
      </w:r>
      <w:r w:rsidDel="00000000" w:rsidR="00000000" w:rsidRPr="00000000">
        <w:rPr>
          <w:rtl w:val="0"/>
        </w:rPr>
        <w:t xml:space="preserve"> Each device needs reliable </w:t>
      </w:r>
      <w:r w:rsidDel="00000000" w:rsidR="00000000" w:rsidRPr="00000000">
        <w:rPr>
          <w:b w:val="1"/>
          <w:rtl w:val="0"/>
        </w:rPr>
        <w:t xml:space="preserve">GPS</w:t>
      </w:r>
      <w:r w:rsidDel="00000000" w:rsidR="00000000" w:rsidRPr="00000000">
        <w:rPr>
          <w:rtl w:val="0"/>
        </w:rPr>
        <w:t xml:space="preserve"> and cellular connectivity to transmit location in near real-time (</w:t>
      </w:r>
      <w:r w:rsidDel="00000000" w:rsidR="00000000" w:rsidRPr="00000000">
        <w:rPr>
          <w:color w:val="0000ff"/>
          <w:u w:val="single"/>
          <w:rtl w:val="0"/>
        </w:rPr>
        <w:t xml:space="preserve">RFP Technical Scope.txt</w:t>
      </w:r>
      <w:r w:rsidDel="00000000" w:rsidR="00000000" w:rsidRPr="00000000">
        <w:rPr>
          <w:rtl w:val="0"/>
        </w:rPr>
        <w:t xml:space="preserve">) (</w:t>
      </w:r>
      <w:r w:rsidDel="00000000" w:rsidR="00000000" w:rsidRPr="00000000">
        <w:rPr>
          <w:color w:val="0000ff"/>
          <w:u w:val="single"/>
          <w:rtl w:val="0"/>
        </w:rPr>
        <w:t xml:space="preserve">RFP Technical Scope.txt</w:t>
      </w:r>
      <w:r w:rsidDel="00000000" w:rsidR="00000000" w:rsidRPr="00000000">
        <w:rPr>
          <w:rtl w:val="0"/>
        </w:rPr>
        <w:t xml:space="preserve">). If the device loses signal, it should store data for at least 3 days and upload later (</w:t>
      </w:r>
      <w:r w:rsidDel="00000000" w:rsidR="00000000" w:rsidRPr="00000000">
        <w:rPr>
          <w:color w:val="0000ff"/>
          <w:u w:val="single"/>
          <w:rtl w:val="0"/>
        </w:rPr>
        <w:t xml:space="preserve">RFP Technical Scope.txt</w:t>
      </w:r>
      <w:r w:rsidDel="00000000" w:rsidR="00000000" w:rsidRPr="00000000">
        <w:rPr>
          <w:rtl w:val="0"/>
        </w:rPr>
        <w:t xml:space="preserve">) (i.e. </w:t>
      </w:r>
      <w:r w:rsidDel="00000000" w:rsidR="00000000" w:rsidRPr="00000000">
        <w:rPr>
          <w:b w:val="1"/>
          <w:rtl w:val="0"/>
        </w:rPr>
        <w:t xml:space="preserve">offline capable</w:t>
      </w:r>
      <w:r w:rsidDel="00000000" w:rsidR="00000000" w:rsidRPr="00000000">
        <w:rPr>
          <w:rtl w:val="0"/>
        </w:rPr>
        <w:t xml:space="preserve">).</w:t>
      </w:r>
    </w:p>
    <w:p w:rsidR="00000000" w:rsidDel="00000000" w:rsidP="00000000" w:rsidRDefault="00000000" w:rsidRPr="00000000" w14:paraId="00000104">
      <w:pPr>
        <w:spacing w:after="80" w:before="80" w:line="288" w:lineRule="auto"/>
        <w:ind w:left="800" w:hanging="260"/>
        <w:rPr/>
      </w:pPr>
      <w:r w:rsidDel="00000000" w:rsidR="00000000" w:rsidRPr="00000000">
        <w:rPr>
          <w:rtl w:val="0"/>
        </w:rPr>
        <w:t xml:space="preserve">• </w:t>
      </w:r>
      <w:r w:rsidDel="00000000" w:rsidR="00000000" w:rsidRPr="00000000">
        <w:rPr>
          <w:b w:val="1"/>
          <w:rtl w:val="0"/>
        </w:rPr>
        <w:t xml:space="preserve">Power and Battery:</w:t>
      </w:r>
      <w:r w:rsidDel="00000000" w:rsidR="00000000" w:rsidRPr="00000000">
        <w:rPr>
          <w:rtl w:val="0"/>
        </w:rPr>
        <w:t xml:space="preserve"> The device should run through a full operating day without needing a recharge (</w:t>
      </w:r>
      <w:r w:rsidDel="00000000" w:rsidR="00000000" w:rsidRPr="00000000">
        <w:rPr>
          <w:color w:val="0000ff"/>
          <w:u w:val="single"/>
          <w:rtl w:val="0"/>
        </w:rPr>
        <w:t xml:space="preserve">RFP Technical Scope.txt</w:t>
      </w:r>
      <w:r w:rsidDel="00000000" w:rsidR="00000000" w:rsidRPr="00000000">
        <w:rPr>
          <w:rtl w:val="0"/>
        </w:rPr>
        <w:t xml:space="preserve">). For fixed (on-bus) units, powering from the bus should not drain the vehicle battery when the engine is off (</w:t>
      </w:r>
      <w:r w:rsidDel="00000000" w:rsidR="00000000" w:rsidRPr="00000000">
        <w:rPr>
          <w:color w:val="0000ff"/>
          <w:u w:val="single"/>
          <w:rtl w:val="0"/>
        </w:rPr>
        <w:t xml:space="preserve">RFP Technical Scope.txt</w:t>
      </w:r>
      <w:r w:rsidDel="00000000" w:rsidR="00000000" w:rsidRPr="00000000">
        <w:rPr>
          <w:rtl w:val="0"/>
        </w:rPr>
        <w:t xml:space="preserve">).</w:t>
      </w:r>
    </w:p>
    <w:p w:rsidR="00000000" w:rsidDel="00000000" w:rsidP="00000000" w:rsidRDefault="00000000" w:rsidRPr="00000000" w14:paraId="00000105">
      <w:pPr>
        <w:spacing w:after="80" w:before="80" w:line="288" w:lineRule="auto"/>
        <w:ind w:left="800" w:hanging="260"/>
        <w:rPr/>
      </w:pPr>
      <w:r w:rsidDel="00000000" w:rsidR="00000000" w:rsidRPr="00000000">
        <w:rPr>
          <w:rtl w:val="0"/>
        </w:rPr>
        <w:t xml:space="preserve">• </w:t>
      </w:r>
      <w:r w:rsidDel="00000000" w:rsidR="00000000" w:rsidRPr="00000000">
        <w:rPr>
          <w:b w:val="1"/>
          <w:rtl w:val="0"/>
        </w:rPr>
        <w:t xml:space="preserve">Maintenance &amp; Lifecycle:</w:t>
      </w:r>
      <w:r w:rsidDel="00000000" w:rsidR="00000000" w:rsidRPr="00000000">
        <w:rPr>
          <w:rtl w:val="0"/>
        </w:rPr>
        <w:t xml:space="preserve"> The vendor must keep device operating systems up-to-date (no more than one major version behind current) and provide a </w:t>
      </w:r>
      <w:r w:rsidDel="00000000" w:rsidR="00000000" w:rsidRPr="00000000">
        <w:rPr>
          <w:b w:val="1"/>
          <w:rtl w:val="0"/>
        </w:rPr>
        <w:t xml:space="preserve">comprehensive warranty</w:t>
      </w:r>
      <w:r w:rsidDel="00000000" w:rsidR="00000000" w:rsidRPr="00000000">
        <w:rPr>
          <w:rtl w:val="0"/>
        </w:rPr>
        <w:t xml:space="preserve"> for all hardware (</w:t>
      </w:r>
      <w:r w:rsidDel="00000000" w:rsidR="00000000" w:rsidRPr="00000000">
        <w:rPr>
          <w:color w:val="0000ff"/>
          <w:u w:val="single"/>
          <w:rtl w:val="0"/>
        </w:rPr>
        <w:t xml:space="preserve">RFP Technical Scope.txt</w:t>
      </w:r>
      <w:r w:rsidDel="00000000" w:rsidR="00000000" w:rsidRPr="00000000">
        <w:rPr>
          <w:rtl w:val="0"/>
        </w:rPr>
        <w:t xml:space="preserve">) (</w:t>
      </w:r>
      <w:r w:rsidDel="00000000" w:rsidR="00000000" w:rsidRPr="00000000">
        <w:rPr>
          <w:color w:val="0000ff"/>
          <w:u w:val="single"/>
          <w:rtl w:val="0"/>
        </w:rPr>
        <w:t xml:space="preserve">RFP Technical Scope.txt</w:t>
      </w:r>
      <w:r w:rsidDel="00000000" w:rsidR="00000000" w:rsidRPr="00000000">
        <w:rPr>
          <w:rtl w:val="0"/>
        </w:rPr>
        <w:t xml:space="preserve">). The expected solution lifespan is up to ~7 years (initial 3-year term plus extensions) (</w:t>
      </w:r>
      <w:r w:rsidDel="00000000" w:rsidR="00000000" w:rsidRPr="00000000">
        <w:rPr>
          <w:color w:val="0000ff"/>
          <w:u w:val="single"/>
          <w:rtl w:val="0"/>
        </w:rPr>
        <w:t xml:space="preserve">RFP Technical Scope.txt</w:t>
      </w:r>
      <w:r w:rsidDel="00000000" w:rsidR="00000000" w:rsidRPr="00000000">
        <w:rPr>
          <w:rtl w:val="0"/>
        </w:rPr>
        <w:t xml:space="preserve">) (</w:t>
      </w:r>
      <w:r w:rsidDel="00000000" w:rsidR="00000000" w:rsidRPr="00000000">
        <w:rPr>
          <w:color w:val="0000ff"/>
          <w:u w:val="single"/>
          <w:rtl w:val="0"/>
        </w:rPr>
        <w:t xml:space="preserve">RFP Technical Scope.txt</w:t>
      </w:r>
      <w:r w:rsidDel="00000000" w:rsidR="00000000" w:rsidRPr="00000000">
        <w:rPr>
          <w:rtl w:val="0"/>
        </w:rPr>
        <w:t xml:space="preserve">), so hardware should remain supported and functional throughout.</w:t>
      </w:r>
    </w:p>
    <w:p w:rsidR="00000000" w:rsidDel="00000000" w:rsidP="00000000" w:rsidRDefault="00000000" w:rsidRPr="00000000" w14:paraId="00000106">
      <w:pPr>
        <w:spacing w:after="80" w:before="80" w:line="288" w:lineRule="auto"/>
        <w:rPr/>
      </w:pPr>
      <w:r w:rsidDel="00000000" w:rsidR="00000000" w:rsidRPr="00000000">
        <w:rPr>
          <w:rtl w:val="0"/>
        </w:rPr>
        <w:t xml:space="preserve">The following sections examine how the </w:t>
      </w:r>
      <w:r w:rsidDel="00000000" w:rsidR="00000000" w:rsidRPr="00000000">
        <w:rPr>
          <w:b w:val="1"/>
          <w:rtl w:val="0"/>
        </w:rPr>
        <w:t xml:space="preserve">Samsung Galaxy A-series phones</w:t>
      </w:r>
      <w:r w:rsidDel="00000000" w:rsidR="00000000" w:rsidRPr="00000000">
        <w:rPr>
          <w:rtl w:val="0"/>
        </w:rPr>
        <w:t xml:space="preserve"> currently in use compare to these requirements, and then how the other </w:t>
      </w:r>
      <w:r w:rsidDel="00000000" w:rsidR="00000000" w:rsidRPr="00000000">
        <w:rPr>
          <w:b w:val="1"/>
          <w:rtl w:val="0"/>
        </w:rPr>
        <w:t xml:space="preserve">tablet</w:t>
      </w:r>
      <w:r w:rsidDel="00000000" w:rsidR="00000000" w:rsidRPr="00000000">
        <w:rPr>
          <w:rtl w:val="0"/>
        </w:rPr>
        <w:t xml:space="preserve"> compares, followed by a side-by-side summary and recommendation.</w:t>
      </w:r>
    </w:p>
    <w:p w:rsidR="00000000" w:rsidDel="00000000" w:rsidP="00000000" w:rsidRDefault="00000000" w:rsidRPr="00000000" w14:paraId="00000107">
      <w:pPr>
        <w:spacing w:after="80" w:before="80" w:line="288" w:lineRule="auto"/>
        <w:rPr/>
      </w:pPr>
      <w:r w:rsidDel="00000000" w:rsidR="00000000" w:rsidRPr="00000000">
        <w:rPr>
          <w:rtl w:val="0"/>
        </w:rPr>
        <w:t xml:space="preserve">​​</w:t>
      </w:r>
    </w:p>
    <w:tbl>
      <w:tblPr>
        <w:tblStyle w:val="Table1"/>
        <w:tblW w:w="9120.0" w:type="dxa"/>
        <w:jc w:val="left"/>
        <w:tblBorders>
          <w:top w:color="a3a3a3" w:space="0" w:sz="6" w:val="single"/>
          <w:left w:color="a3a3a3" w:space="0" w:sz="6" w:val="single"/>
          <w:bottom w:color="a3a3a3" w:space="0" w:sz="6" w:val="single"/>
          <w:right w:color="a3a3a3" w:space="0" w:sz="6" w:val="single"/>
          <w:insideH w:color="a3a3a3" w:space="0" w:sz="6" w:val="single"/>
          <w:insideV w:color="a3a3a3" w:space="0" w:sz="6" w:val="single"/>
        </w:tblBorders>
        <w:tblLayout w:type="fixed"/>
        <w:tblLook w:val="0600"/>
      </w:tblPr>
      <w:tblGrid>
        <w:gridCol w:w="2340"/>
        <w:gridCol w:w="1035"/>
        <w:gridCol w:w="5745"/>
        <w:tblGridChange w:id="0">
          <w:tblGrid>
            <w:gridCol w:w="2340"/>
            <w:gridCol w:w="1035"/>
            <w:gridCol w:w="5745"/>
          </w:tblGrid>
        </w:tblGridChange>
      </w:tblGrid>
      <w:tr>
        <w:trPr>
          <w:cantSplit w:val="0"/>
          <w:trHeight w:val="420" w:hRule="atLeast"/>
          <w:tblHeader w:val="0"/>
        </w:trPr>
        <w:tc>
          <w:tcPr>
            <w:tcBorders>
              <w:top w:color="a3a3a3" w:space="0" w:sz="6" w:val="single"/>
              <w:left w:color="a3a3a3" w:space="0" w:sz="6" w:val="single"/>
              <w:bottom w:color="a3a3a3" w:space="0" w:sz="6" w:val="single"/>
              <w:right w:color="a3a3a3" w:space="0" w:sz="6" w:val="single"/>
            </w:tcBorders>
            <w:shd w:fill="356854" w:val="clear"/>
            <w:tcMar>
              <w:top w:w="80.0" w:type="dxa"/>
              <w:left w:w="80.0" w:type="dxa"/>
              <w:bottom w:w="80.0" w:type="dxa"/>
              <w:right w:w="80.0" w:type="dxa"/>
            </w:tcMar>
            <w:vAlign w:val="top"/>
          </w:tcPr>
          <w:p w:rsidR="00000000" w:rsidDel="00000000" w:rsidP="00000000" w:rsidRDefault="00000000" w:rsidRPr="00000000" w14:paraId="00000108">
            <w:pPr>
              <w:spacing w:line="288"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Feature</w:t>
            </w:r>
          </w:p>
        </w:tc>
        <w:tc>
          <w:tcPr>
            <w:tcBorders>
              <w:top w:color="a3a3a3" w:space="0" w:sz="6" w:val="single"/>
              <w:left w:color="a3a3a3" w:space="0" w:sz="6" w:val="single"/>
              <w:bottom w:color="a3a3a3" w:space="0" w:sz="6" w:val="single"/>
              <w:right w:color="a3a3a3" w:space="0" w:sz="6" w:val="single"/>
            </w:tcBorders>
            <w:shd w:fill="356854" w:val="clear"/>
            <w:tcMar>
              <w:top w:w="80.0" w:type="dxa"/>
              <w:left w:w="80.0" w:type="dxa"/>
              <w:bottom w:w="80.0" w:type="dxa"/>
              <w:right w:w="80.0" w:type="dxa"/>
            </w:tcMar>
            <w:vAlign w:val="top"/>
          </w:tcPr>
          <w:p w:rsidR="00000000" w:rsidDel="00000000" w:rsidP="00000000" w:rsidRDefault="00000000" w:rsidRPr="00000000" w14:paraId="00000109">
            <w:pPr>
              <w:spacing w:line="288"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Status</w:t>
            </w:r>
          </w:p>
        </w:tc>
        <w:tc>
          <w:tcPr>
            <w:tcBorders>
              <w:top w:color="a3a3a3" w:space="0" w:sz="6" w:val="single"/>
              <w:left w:color="a3a3a3" w:space="0" w:sz="6" w:val="single"/>
              <w:bottom w:color="a3a3a3" w:space="0" w:sz="6" w:val="single"/>
              <w:right w:color="a3a3a3" w:space="0" w:sz="6" w:val="single"/>
            </w:tcBorders>
            <w:shd w:fill="356854" w:val="clear"/>
            <w:tcMar>
              <w:top w:w="80.0" w:type="dxa"/>
              <w:left w:w="80.0" w:type="dxa"/>
              <w:bottom w:w="80.0" w:type="dxa"/>
              <w:right w:w="80.0" w:type="dxa"/>
            </w:tcMar>
            <w:vAlign w:val="top"/>
          </w:tcPr>
          <w:p w:rsidR="00000000" w:rsidDel="00000000" w:rsidP="00000000" w:rsidRDefault="00000000" w:rsidRPr="00000000" w14:paraId="0000010A">
            <w:pPr>
              <w:spacing w:line="288"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Summary</w:t>
            </w:r>
          </w:p>
        </w:tc>
      </w:tr>
      <w:tr>
        <w:trPr>
          <w:cantSplit w:val="0"/>
          <w:trHeight w:val="675" w:hRule="atLeast"/>
          <w:tblHeader w:val="0"/>
        </w:trPr>
        <w:tc>
          <w:tcPr>
            <w:tcBorders>
              <w:top w:color="a3a3a3" w:space="0" w:sz="6" w:val="single"/>
              <w:left w:color="a3a3a3" w:space="0" w:sz="6" w:val="single"/>
              <w:bottom w:color="a3a3a3" w:space="0" w:sz="6" w:val="single"/>
              <w:right w:color="a3a3a3" w:space="0" w:sz="6" w:val="single"/>
            </w:tcBorders>
            <w:shd w:fill="ffffff" w:val="clear"/>
            <w:tcMar>
              <w:top w:w="80.0" w:type="dxa"/>
              <w:left w:w="80.0" w:type="dxa"/>
              <w:bottom w:w="80.0" w:type="dxa"/>
              <w:right w:w="80.0" w:type="dxa"/>
            </w:tcMar>
            <w:vAlign w:val="top"/>
          </w:tcPr>
          <w:p w:rsidR="00000000" w:rsidDel="00000000" w:rsidP="00000000" w:rsidRDefault="00000000" w:rsidRPr="00000000" w14:paraId="0000010B">
            <w:pPr>
              <w:spacing w:line="288" w:lineRule="auto"/>
              <w:rPr>
                <w:rFonts w:ascii="Roboto" w:cs="Roboto" w:eastAsia="Roboto" w:hAnsi="Roboto"/>
                <w:color w:val="292929"/>
              </w:rPr>
            </w:pPr>
            <w:r w:rsidDel="00000000" w:rsidR="00000000" w:rsidRPr="00000000">
              <w:rPr>
                <w:rFonts w:ascii="Roboto" w:cs="Roboto" w:eastAsia="Roboto" w:hAnsi="Roboto"/>
                <w:color w:val="292929"/>
                <w:rtl w:val="0"/>
              </w:rPr>
              <w:t xml:space="preserve">Portability &amp; Basic Functions</w:t>
            </w:r>
          </w:p>
        </w:tc>
        <w:tc>
          <w:tcPr>
            <w:tcBorders>
              <w:top w:color="a3a3a3" w:space="0" w:sz="6" w:val="single"/>
              <w:left w:color="a3a3a3" w:space="0" w:sz="6" w:val="single"/>
              <w:bottom w:color="a3a3a3" w:space="0" w:sz="6" w:val="single"/>
              <w:right w:color="a3a3a3" w:space="0" w:sz="6" w:val="single"/>
            </w:tcBorders>
            <w:shd w:fill="ffffff" w:val="clear"/>
            <w:tcMar>
              <w:top w:w="80.0" w:type="dxa"/>
              <w:left w:w="80.0" w:type="dxa"/>
              <w:bottom w:w="80.0" w:type="dxa"/>
              <w:right w:w="80.0" w:type="dxa"/>
            </w:tcMar>
            <w:vAlign w:val="top"/>
          </w:tcPr>
          <w:p w:rsidR="00000000" w:rsidDel="00000000" w:rsidP="00000000" w:rsidRDefault="00000000" w:rsidRPr="00000000" w14:paraId="0000010C">
            <w:pPr>
              <w:spacing w:line="288" w:lineRule="auto"/>
              <w:rPr>
                <w:color w:val="292929"/>
              </w:rPr>
            </w:pPr>
            <w:r w:rsidDel="00000000" w:rsidR="00000000" w:rsidRPr="00000000">
              <w:rPr>
                <w:rFonts w:ascii="Arial Unicode MS" w:cs="Arial Unicode MS" w:eastAsia="Arial Unicode MS" w:hAnsi="Arial Unicode MS"/>
                <w:color w:val="292929"/>
                <w:rtl w:val="0"/>
              </w:rPr>
              <w:t xml:space="preserve">✅</w:t>
            </w:r>
          </w:p>
        </w:tc>
        <w:tc>
          <w:tcPr>
            <w:tcBorders>
              <w:top w:color="a3a3a3" w:space="0" w:sz="6" w:val="single"/>
              <w:left w:color="a3a3a3" w:space="0" w:sz="6" w:val="single"/>
              <w:bottom w:color="a3a3a3" w:space="0" w:sz="6" w:val="single"/>
              <w:right w:color="a3a3a3" w:space="0" w:sz="6" w:val="single"/>
            </w:tcBorders>
            <w:shd w:fill="ffffff" w:val="clear"/>
            <w:tcMar>
              <w:top w:w="80.0" w:type="dxa"/>
              <w:left w:w="80.0" w:type="dxa"/>
              <w:bottom w:w="80.0" w:type="dxa"/>
              <w:right w:w="80.0" w:type="dxa"/>
            </w:tcMar>
            <w:vAlign w:val="top"/>
          </w:tcPr>
          <w:p w:rsidR="00000000" w:rsidDel="00000000" w:rsidP="00000000" w:rsidRDefault="00000000" w:rsidRPr="00000000" w14:paraId="0000010D">
            <w:pPr>
              <w:spacing w:line="288" w:lineRule="auto"/>
              <w:rPr>
                <w:rFonts w:ascii="Roboto" w:cs="Roboto" w:eastAsia="Roboto" w:hAnsi="Roboto"/>
                <w:color w:val="292929"/>
              </w:rPr>
            </w:pPr>
            <w:r w:rsidDel="00000000" w:rsidR="00000000" w:rsidRPr="00000000">
              <w:rPr>
                <w:rFonts w:ascii="Roboto" w:cs="Roboto" w:eastAsia="Roboto" w:hAnsi="Roboto"/>
                <w:color w:val="292929"/>
                <w:rtl w:val="0"/>
              </w:rPr>
              <w:t xml:space="preserve">Smartphones already in use can meet portability and core app needs including GPS, route info, and student logging.</w:t>
            </w:r>
          </w:p>
        </w:tc>
      </w:tr>
      <w:tr>
        <w:trPr>
          <w:cantSplit w:val="0"/>
          <w:trHeight w:val="675" w:hRule="atLeast"/>
          <w:tblHeader w:val="0"/>
        </w:trPr>
        <w:tc>
          <w:tcPr>
            <w:tcBorders>
              <w:top w:color="a3a3a3" w:space="0" w:sz="6" w:val="single"/>
              <w:left w:color="a3a3a3" w:space="0" w:sz="6" w:val="single"/>
              <w:bottom w:color="a3a3a3" w:space="0" w:sz="6" w:val="single"/>
              <w:right w:color="a3a3a3" w:space="0" w:sz="6" w:val="single"/>
            </w:tcBorders>
            <w:shd w:fill="f6f8f9" w:val="clear"/>
            <w:tcMar>
              <w:top w:w="80.0" w:type="dxa"/>
              <w:left w:w="80.0" w:type="dxa"/>
              <w:bottom w:w="80.0" w:type="dxa"/>
              <w:right w:w="80.0" w:type="dxa"/>
            </w:tcMar>
            <w:vAlign w:val="top"/>
          </w:tcPr>
          <w:p w:rsidR="00000000" w:rsidDel="00000000" w:rsidP="00000000" w:rsidRDefault="00000000" w:rsidRPr="00000000" w14:paraId="0000010E">
            <w:pPr>
              <w:spacing w:line="288" w:lineRule="auto"/>
              <w:rPr>
                <w:rFonts w:ascii="Roboto" w:cs="Roboto" w:eastAsia="Roboto" w:hAnsi="Roboto"/>
                <w:color w:val="2d2d2d"/>
              </w:rPr>
            </w:pPr>
            <w:r w:rsidDel="00000000" w:rsidR="00000000" w:rsidRPr="00000000">
              <w:rPr>
                <w:rFonts w:ascii="Roboto" w:cs="Roboto" w:eastAsia="Roboto" w:hAnsi="Roboto"/>
                <w:color w:val="2d2d2d"/>
                <w:rtl w:val="0"/>
              </w:rPr>
              <w:t xml:space="preserve">Biometric Support</w:t>
            </w:r>
          </w:p>
        </w:tc>
        <w:tc>
          <w:tcPr>
            <w:tcBorders>
              <w:top w:color="a3a3a3" w:space="0" w:sz="6" w:val="single"/>
              <w:left w:color="a3a3a3" w:space="0" w:sz="6" w:val="single"/>
              <w:bottom w:color="a3a3a3" w:space="0" w:sz="6" w:val="single"/>
              <w:right w:color="a3a3a3" w:space="0" w:sz="6" w:val="single"/>
            </w:tcBorders>
            <w:shd w:fill="f6f8f9" w:val="clear"/>
            <w:tcMar>
              <w:top w:w="80.0" w:type="dxa"/>
              <w:left w:w="80.0" w:type="dxa"/>
              <w:bottom w:w="80.0" w:type="dxa"/>
              <w:right w:w="80.0" w:type="dxa"/>
            </w:tcMar>
            <w:vAlign w:val="top"/>
          </w:tcPr>
          <w:p w:rsidR="00000000" w:rsidDel="00000000" w:rsidP="00000000" w:rsidRDefault="00000000" w:rsidRPr="00000000" w14:paraId="0000010F">
            <w:pPr>
              <w:spacing w:line="288" w:lineRule="auto"/>
              <w:rPr>
                <w:color w:val="2d2d2d"/>
              </w:rPr>
            </w:pPr>
            <w:r w:rsidDel="00000000" w:rsidR="00000000" w:rsidRPr="00000000">
              <w:rPr>
                <w:rFonts w:ascii="Arial Unicode MS" w:cs="Arial Unicode MS" w:eastAsia="Arial Unicode MS" w:hAnsi="Arial Unicode MS"/>
                <w:color w:val="2d2d2d"/>
                <w:rtl w:val="0"/>
              </w:rPr>
              <w:t xml:space="preserve">✅</w:t>
            </w:r>
          </w:p>
        </w:tc>
        <w:tc>
          <w:tcPr>
            <w:tcBorders>
              <w:top w:color="a3a3a3" w:space="0" w:sz="6" w:val="single"/>
              <w:left w:color="a3a3a3" w:space="0" w:sz="6" w:val="single"/>
              <w:bottom w:color="a3a3a3" w:space="0" w:sz="6" w:val="single"/>
              <w:right w:color="a3a3a3" w:space="0" w:sz="6" w:val="single"/>
            </w:tcBorders>
            <w:shd w:fill="f6f8f9" w:val="clear"/>
            <w:tcMar>
              <w:top w:w="80.0" w:type="dxa"/>
              <w:left w:w="80.0" w:type="dxa"/>
              <w:bottom w:w="80.0" w:type="dxa"/>
              <w:right w:w="80.0" w:type="dxa"/>
            </w:tcMar>
            <w:vAlign w:val="top"/>
          </w:tcPr>
          <w:p w:rsidR="00000000" w:rsidDel="00000000" w:rsidP="00000000" w:rsidRDefault="00000000" w:rsidRPr="00000000" w14:paraId="00000110">
            <w:pPr>
              <w:spacing w:line="288" w:lineRule="auto"/>
              <w:rPr>
                <w:rFonts w:ascii="Roboto" w:cs="Roboto" w:eastAsia="Roboto" w:hAnsi="Roboto"/>
                <w:color w:val="2d2d2d"/>
              </w:rPr>
            </w:pPr>
            <w:r w:rsidDel="00000000" w:rsidR="00000000" w:rsidRPr="00000000">
              <w:rPr>
                <w:rFonts w:ascii="Roboto" w:cs="Roboto" w:eastAsia="Roboto" w:hAnsi="Roboto"/>
                <w:color w:val="2d2d2d"/>
                <w:rtl w:val="0"/>
              </w:rPr>
              <w:t xml:space="preserve">Most phones support fingerprint and basic facial recognition for authentication via Android biometric APIs.</w:t>
            </w:r>
          </w:p>
        </w:tc>
      </w:tr>
      <w:tr>
        <w:trPr>
          <w:cantSplit w:val="0"/>
          <w:trHeight w:val="915" w:hRule="atLeast"/>
          <w:tblHeader w:val="0"/>
        </w:trPr>
        <w:tc>
          <w:tcPr>
            <w:tcBorders>
              <w:top w:color="a3a3a3" w:space="0" w:sz="6" w:val="single"/>
              <w:left w:color="a3a3a3" w:space="0" w:sz="6" w:val="single"/>
              <w:bottom w:color="a3a3a3" w:space="0" w:sz="6" w:val="single"/>
              <w:right w:color="a3a3a3" w:space="0" w:sz="6" w:val="single"/>
            </w:tcBorders>
            <w:shd w:fill="ffffff" w:val="clear"/>
            <w:tcMar>
              <w:top w:w="80.0" w:type="dxa"/>
              <w:left w:w="80.0" w:type="dxa"/>
              <w:bottom w:w="80.0" w:type="dxa"/>
              <w:right w:w="80.0" w:type="dxa"/>
            </w:tcMar>
            <w:vAlign w:val="top"/>
          </w:tcPr>
          <w:p w:rsidR="00000000" w:rsidDel="00000000" w:rsidP="00000000" w:rsidRDefault="00000000" w:rsidRPr="00000000" w14:paraId="00000111">
            <w:pPr>
              <w:spacing w:line="288" w:lineRule="auto"/>
              <w:rPr>
                <w:rFonts w:ascii="Roboto" w:cs="Roboto" w:eastAsia="Roboto" w:hAnsi="Roboto"/>
                <w:color w:val="292929"/>
              </w:rPr>
            </w:pPr>
            <w:r w:rsidDel="00000000" w:rsidR="00000000" w:rsidRPr="00000000">
              <w:rPr>
                <w:rFonts w:ascii="Roboto" w:cs="Roboto" w:eastAsia="Roboto" w:hAnsi="Roboto"/>
                <w:color w:val="292929"/>
                <w:rtl w:val="0"/>
              </w:rPr>
              <w:t xml:space="preserve">Camera for Scanning</w:t>
            </w:r>
          </w:p>
        </w:tc>
        <w:tc>
          <w:tcPr>
            <w:tcBorders>
              <w:top w:color="a3a3a3" w:space="0" w:sz="6" w:val="single"/>
              <w:left w:color="a3a3a3" w:space="0" w:sz="6" w:val="single"/>
              <w:bottom w:color="a3a3a3" w:space="0" w:sz="6" w:val="single"/>
              <w:right w:color="a3a3a3" w:space="0" w:sz="6" w:val="single"/>
            </w:tcBorders>
            <w:shd w:fill="ffffff" w:val="clear"/>
            <w:tcMar>
              <w:top w:w="80.0" w:type="dxa"/>
              <w:left w:w="80.0" w:type="dxa"/>
              <w:bottom w:w="80.0" w:type="dxa"/>
              <w:right w:w="80.0" w:type="dxa"/>
            </w:tcMar>
            <w:vAlign w:val="top"/>
          </w:tcPr>
          <w:p w:rsidR="00000000" w:rsidDel="00000000" w:rsidP="00000000" w:rsidRDefault="00000000" w:rsidRPr="00000000" w14:paraId="00000112">
            <w:pPr>
              <w:spacing w:line="288" w:lineRule="auto"/>
              <w:rPr>
                <w:color w:val="292929"/>
              </w:rPr>
            </w:pPr>
            <w:r w:rsidDel="00000000" w:rsidR="00000000" w:rsidRPr="00000000">
              <w:rPr>
                <w:rFonts w:ascii="Arial Unicode MS" w:cs="Arial Unicode MS" w:eastAsia="Arial Unicode MS" w:hAnsi="Arial Unicode MS"/>
                <w:color w:val="292929"/>
                <w:rtl w:val="0"/>
              </w:rPr>
              <w:t xml:space="preserve">✅</w:t>
            </w:r>
          </w:p>
        </w:tc>
        <w:tc>
          <w:tcPr>
            <w:tcBorders>
              <w:top w:color="a3a3a3" w:space="0" w:sz="6" w:val="single"/>
              <w:left w:color="a3a3a3" w:space="0" w:sz="6" w:val="single"/>
              <w:bottom w:color="a3a3a3" w:space="0" w:sz="6" w:val="single"/>
              <w:right w:color="a3a3a3" w:space="0" w:sz="6" w:val="single"/>
            </w:tcBorders>
            <w:shd w:fill="ffffff" w:val="clear"/>
            <w:tcMar>
              <w:top w:w="80.0" w:type="dxa"/>
              <w:left w:w="80.0" w:type="dxa"/>
              <w:bottom w:w="80.0" w:type="dxa"/>
              <w:right w:w="80.0" w:type="dxa"/>
            </w:tcMar>
            <w:vAlign w:val="top"/>
          </w:tcPr>
          <w:p w:rsidR="00000000" w:rsidDel="00000000" w:rsidP="00000000" w:rsidRDefault="00000000" w:rsidRPr="00000000" w14:paraId="00000113">
            <w:pPr>
              <w:spacing w:line="288" w:lineRule="auto"/>
              <w:rPr>
                <w:rFonts w:ascii="Roboto" w:cs="Roboto" w:eastAsia="Roboto" w:hAnsi="Roboto"/>
                <w:color w:val="292929"/>
              </w:rPr>
            </w:pPr>
            <w:r w:rsidDel="00000000" w:rsidR="00000000" w:rsidRPr="00000000">
              <w:rPr>
                <w:rFonts w:ascii="Roboto" w:cs="Roboto" w:eastAsia="Roboto" w:hAnsi="Roboto"/>
                <w:color w:val="292929"/>
                <w:rtl w:val="0"/>
              </w:rPr>
              <w:t xml:space="preserve">Rear cameras (13MP+) are capable of scanning barcodes/QR codes for student boarding, though not as fast as dedicated scanners.</w:t>
            </w:r>
          </w:p>
        </w:tc>
      </w:tr>
      <w:tr>
        <w:trPr>
          <w:cantSplit w:val="0"/>
          <w:trHeight w:val="1170" w:hRule="atLeast"/>
          <w:tblHeader w:val="0"/>
        </w:trPr>
        <w:tc>
          <w:tcPr>
            <w:tcBorders>
              <w:top w:color="a3a3a3" w:space="0" w:sz="6" w:val="single"/>
              <w:left w:color="a3a3a3" w:space="0" w:sz="6" w:val="single"/>
              <w:bottom w:color="a3a3a3" w:space="0" w:sz="6" w:val="single"/>
              <w:right w:color="a3a3a3" w:space="0" w:sz="6" w:val="single"/>
            </w:tcBorders>
            <w:shd w:fill="ffffff" w:val="clear"/>
            <w:tcMar>
              <w:top w:w="80.0" w:type="dxa"/>
              <w:left w:w="80.0" w:type="dxa"/>
              <w:bottom w:w="80.0" w:type="dxa"/>
              <w:right w:w="80.0" w:type="dxa"/>
            </w:tcMar>
            <w:vAlign w:val="top"/>
          </w:tcPr>
          <w:p w:rsidR="00000000" w:rsidDel="00000000" w:rsidP="00000000" w:rsidRDefault="00000000" w:rsidRPr="00000000" w14:paraId="00000114">
            <w:pPr>
              <w:spacing w:line="288"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15">
            <w:pPr>
              <w:spacing w:line="288"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16">
            <w:pPr>
              <w:spacing w:line="288" w:lineRule="auto"/>
              <w:rPr>
                <w:rFonts w:ascii="Roboto" w:cs="Roboto" w:eastAsia="Roboto" w:hAnsi="Roboto"/>
                <w:color w:val="292929"/>
              </w:rPr>
            </w:pPr>
            <w:r w:rsidDel="00000000" w:rsidR="00000000" w:rsidRPr="00000000">
              <w:rPr>
                <w:rFonts w:ascii="Roboto" w:cs="Roboto" w:eastAsia="Roboto" w:hAnsi="Roboto"/>
                <w:color w:val="292929"/>
                <w:rtl w:val="0"/>
              </w:rPr>
              <w:t xml:space="preserve">Ruggedness &amp; Durability</w:t>
            </w:r>
          </w:p>
        </w:tc>
        <w:tc>
          <w:tcPr>
            <w:tcBorders>
              <w:top w:color="a3a3a3" w:space="0" w:sz="6" w:val="single"/>
              <w:left w:color="a3a3a3" w:space="0" w:sz="6" w:val="single"/>
              <w:bottom w:color="a3a3a3" w:space="0" w:sz="6" w:val="single"/>
              <w:right w:color="a3a3a3" w:space="0" w:sz="6" w:val="single"/>
            </w:tcBorders>
            <w:shd w:fill="ffffff" w:val="clear"/>
            <w:tcMar>
              <w:top w:w="80.0" w:type="dxa"/>
              <w:left w:w="80.0" w:type="dxa"/>
              <w:bottom w:w="80.0" w:type="dxa"/>
              <w:right w:w="80.0" w:type="dxa"/>
            </w:tcMar>
            <w:vAlign w:val="top"/>
          </w:tcPr>
          <w:p w:rsidR="00000000" w:rsidDel="00000000" w:rsidP="00000000" w:rsidRDefault="00000000" w:rsidRPr="00000000" w14:paraId="00000117">
            <w:pPr>
              <w:spacing w:line="288" w:lineRule="auto"/>
              <w:rPr>
                <w:color w:val="292929"/>
              </w:rPr>
            </w:pPr>
            <w:r w:rsidDel="00000000" w:rsidR="00000000" w:rsidRPr="00000000">
              <w:rPr>
                <w:color w:val="292929"/>
                <w:rtl w:val="0"/>
              </w:rPr>
              <w:t xml:space="preserve">⚠️</w:t>
            </w:r>
          </w:p>
        </w:tc>
        <w:tc>
          <w:tcPr>
            <w:tcBorders>
              <w:top w:color="a3a3a3" w:space="0" w:sz="6" w:val="single"/>
              <w:left w:color="a3a3a3" w:space="0" w:sz="6" w:val="single"/>
              <w:bottom w:color="a3a3a3" w:space="0" w:sz="6" w:val="single"/>
              <w:right w:color="a3a3a3" w:space="0" w:sz="6" w:val="single"/>
            </w:tcBorders>
            <w:shd w:fill="ffffff" w:val="clear"/>
            <w:tcMar>
              <w:top w:w="80.0" w:type="dxa"/>
              <w:left w:w="80.0" w:type="dxa"/>
              <w:bottom w:w="80.0" w:type="dxa"/>
              <w:right w:w="80.0" w:type="dxa"/>
            </w:tcMar>
            <w:vAlign w:val="top"/>
          </w:tcPr>
          <w:p w:rsidR="00000000" w:rsidDel="00000000" w:rsidP="00000000" w:rsidRDefault="00000000" w:rsidRPr="00000000" w14:paraId="00000118">
            <w:pPr>
              <w:spacing w:line="288" w:lineRule="auto"/>
              <w:rPr>
                <w:rFonts w:ascii="Roboto" w:cs="Roboto" w:eastAsia="Roboto" w:hAnsi="Roboto"/>
                <w:color w:val="292929"/>
              </w:rPr>
            </w:pPr>
            <w:r w:rsidDel="00000000" w:rsidR="00000000" w:rsidRPr="00000000">
              <w:rPr>
                <w:rFonts w:ascii="Roboto" w:cs="Roboto" w:eastAsia="Roboto" w:hAnsi="Roboto"/>
                <w:color w:val="292929"/>
                <w:rtl w:val="0"/>
              </w:rPr>
              <w:t xml:space="preserve">Consumer-grade devices are not built for extreme bus environments. Vulnerable to vibration, heat/cold, and physical damage.</w:t>
            </w:r>
          </w:p>
        </w:tc>
      </w:tr>
      <w:tr>
        <w:trPr>
          <w:cantSplit w:val="0"/>
          <w:trHeight w:val="675" w:hRule="atLeast"/>
          <w:tblHeader w:val="0"/>
        </w:trPr>
        <w:tc>
          <w:tcPr>
            <w:tcBorders>
              <w:top w:color="a3a3a3" w:space="0" w:sz="6" w:val="single"/>
              <w:left w:color="a3a3a3" w:space="0" w:sz="6" w:val="single"/>
              <w:bottom w:color="a3a3a3" w:space="0" w:sz="6" w:val="single"/>
              <w:right w:color="a3a3a3" w:space="0" w:sz="6" w:val="single"/>
            </w:tcBorders>
            <w:shd w:fill="f6f8f9" w:val="clear"/>
            <w:tcMar>
              <w:top w:w="80.0" w:type="dxa"/>
              <w:left w:w="80.0" w:type="dxa"/>
              <w:bottom w:w="80.0" w:type="dxa"/>
              <w:right w:w="80.0" w:type="dxa"/>
            </w:tcMar>
            <w:vAlign w:val="top"/>
          </w:tcPr>
          <w:p w:rsidR="00000000" w:rsidDel="00000000" w:rsidP="00000000" w:rsidRDefault="00000000" w:rsidRPr="00000000" w14:paraId="00000119">
            <w:pPr>
              <w:spacing w:line="288" w:lineRule="auto"/>
              <w:rPr>
                <w:rFonts w:ascii="Roboto" w:cs="Roboto" w:eastAsia="Roboto" w:hAnsi="Roboto"/>
                <w:color w:val="2d2d2d"/>
              </w:rPr>
            </w:pPr>
            <w:r w:rsidDel="00000000" w:rsidR="00000000" w:rsidRPr="00000000">
              <w:rPr>
                <w:rFonts w:ascii="Roboto" w:cs="Roboto" w:eastAsia="Roboto" w:hAnsi="Roboto"/>
                <w:color w:val="2d2d2d"/>
                <w:rtl w:val="0"/>
              </w:rPr>
              <w:t xml:space="preserve">Mounting and In-Bus Use</w:t>
            </w:r>
          </w:p>
        </w:tc>
        <w:tc>
          <w:tcPr>
            <w:tcBorders>
              <w:top w:color="a3a3a3" w:space="0" w:sz="6" w:val="single"/>
              <w:left w:color="a3a3a3" w:space="0" w:sz="6" w:val="single"/>
              <w:bottom w:color="a3a3a3" w:space="0" w:sz="6" w:val="single"/>
              <w:right w:color="a3a3a3" w:space="0" w:sz="6" w:val="single"/>
            </w:tcBorders>
            <w:shd w:fill="f6f8f9" w:val="clear"/>
            <w:tcMar>
              <w:top w:w="80.0" w:type="dxa"/>
              <w:left w:w="80.0" w:type="dxa"/>
              <w:bottom w:w="80.0" w:type="dxa"/>
              <w:right w:w="80.0" w:type="dxa"/>
            </w:tcMar>
            <w:vAlign w:val="top"/>
          </w:tcPr>
          <w:p w:rsidR="00000000" w:rsidDel="00000000" w:rsidP="00000000" w:rsidRDefault="00000000" w:rsidRPr="00000000" w14:paraId="0000011A">
            <w:pPr>
              <w:spacing w:line="288" w:lineRule="auto"/>
              <w:rPr>
                <w:color w:val="2d2d2d"/>
              </w:rPr>
            </w:pPr>
            <w:r w:rsidDel="00000000" w:rsidR="00000000" w:rsidRPr="00000000">
              <w:rPr>
                <w:color w:val="2d2d2d"/>
                <w:rtl w:val="0"/>
              </w:rPr>
              <w:t xml:space="preserve">⚠️</w:t>
            </w:r>
          </w:p>
        </w:tc>
        <w:tc>
          <w:tcPr>
            <w:tcBorders>
              <w:top w:color="a3a3a3" w:space="0" w:sz="6" w:val="single"/>
              <w:left w:color="a3a3a3" w:space="0" w:sz="6" w:val="single"/>
              <w:bottom w:color="a3a3a3" w:space="0" w:sz="6" w:val="single"/>
              <w:right w:color="a3a3a3" w:space="0" w:sz="6" w:val="single"/>
            </w:tcBorders>
            <w:shd w:fill="f6f8f9" w:val="clear"/>
            <w:tcMar>
              <w:top w:w="80.0" w:type="dxa"/>
              <w:left w:w="80.0" w:type="dxa"/>
              <w:bottom w:w="80.0" w:type="dxa"/>
              <w:right w:w="80.0" w:type="dxa"/>
            </w:tcMar>
            <w:vAlign w:val="top"/>
          </w:tcPr>
          <w:p w:rsidR="00000000" w:rsidDel="00000000" w:rsidP="00000000" w:rsidRDefault="00000000" w:rsidRPr="00000000" w14:paraId="0000011B">
            <w:pPr>
              <w:spacing w:line="288" w:lineRule="auto"/>
              <w:rPr>
                <w:rFonts w:ascii="Roboto" w:cs="Roboto" w:eastAsia="Roboto" w:hAnsi="Roboto"/>
                <w:color w:val="2d2d2d"/>
              </w:rPr>
            </w:pPr>
            <w:r w:rsidDel="00000000" w:rsidR="00000000" w:rsidRPr="00000000">
              <w:rPr>
                <w:rFonts w:ascii="Roboto" w:cs="Roboto" w:eastAsia="Roboto" w:hAnsi="Roboto"/>
                <w:color w:val="2d2d2d"/>
                <w:rtl w:val="0"/>
              </w:rPr>
              <w:t xml:space="preserve">Mounts likely reusable but may lack theft deterrence or crash safety compliance. Procedural safeguards would be required.</w:t>
            </w:r>
          </w:p>
        </w:tc>
      </w:tr>
      <w:tr>
        <w:trPr>
          <w:cantSplit w:val="0"/>
          <w:trHeight w:val="915" w:hRule="atLeast"/>
          <w:tblHeader w:val="0"/>
        </w:trPr>
        <w:tc>
          <w:tcPr>
            <w:tcBorders>
              <w:top w:color="a3a3a3" w:space="0" w:sz="6" w:val="single"/>
              <w:left w:color="a3a3a3" w:space="0" w:sz="6" w:val="single"/>
              <w:bottom w:color="a3a3a3" w:space="0" w:sz="6" w:val="single"/>
              <w:right w:color="a3a3a3" w:space="0" w:sz="6" w:val="single"/>
            </w:tcBorders>
            <w:shd w:fill="ffffff" w:val="clear"/>
            <w:tcMar>
              <w:top w:w="80.0" w:type="dxa"/>
              <w:left w:w="80.0" w:type="dxa"/>
              <w:bottom w:w="80.0" w:type="dxa"/>
              <w:right w:w="80.0" w:type="dxa"/>
            </w:tcMar>
            <w:vAlign w:val="top"/>
          </w:tcPr>
          <w:p w:rsidR="00000000" w:rsidDel="00000000" w:rsidP="00000000" w:rsidRDefault="00000000" w:rsidRPr="00000000" w14:paraId="0000011C">
            <w:pPr>
              <w:spacing w:line="288" w:lineRule="auto"/>
              <w:rPr>
                <w:rFonts w:ascii="Roboto" w:cs="Roboto" w:eastAsia="Roboto" w:hAnsi="Roboto"/>
                <w:color w:val="292929"/>
              </w:rPr>
            </w:pPr>
            <w:r w:rsidDel="00000000" w:rsidR="00000000" w:rsidRPr="00000000">
              <w:rPr>
                <w:rFonts w:ascii="Roboto" w:cs="Roboto" w:eastAsia="Roboto" w:hAnsi="Roboto"/>
                <w:color w:val="292929"/>
                <w:rtl w:val="0"/>
              </w:rPr>
              <w:t xml:space="preserve">Battery Life and Power</w:t>
            </w:r>
          </w:p>
        </w:tc>
        <w:tc>
          <w:tcPr>
            <w:tcBorders>
              <w:top w:color="a3a3a3" w:space="0" w:sz="6" w:val="single"/>
              <w:left w:color="a3a3a3" w:space="0" w:sz="6" w:val="single"/>
              <w:bottom w:color="a3a3a3" w:space="0" w:sz="6" w:val="single"/>
              <w:right w:color="a3a3a3" w:space="0" w:sz="6" w:val="single"/>
            </w:tcBorders>
            <w:shd w:fill="ffffff" w:val="clear"/>
            <w:tcMar>
              <w:top w:w="80.0" w:type="dxa"/>
              <w:left w:w="80.0" w:type="dxa"/>
              <w:bottom w:w="80.0" w:type="dxa"/>
              <w:right w:w="80.0" w:type="dxa"/>
            </w:tcMar>
            <w:vAlign w:val="top"/>
          </w:tcPr>
          <w:p w:rsidR="00000000" w:rsidDel="00000000" w:rsidP="00000000" w:rsidRDefault="00000000" w:rsidRPr="00000000" w14:paraId="0000011D">
            <w:pPr>
              <w:spacing w:line="288" w:lineRule="auto"/>
              <w:rPr>
                <w:color w:val="292929"/>
              </w:rPr>
            </w:pPr>
            <w:r w:rsidDel="00000000" w:rsidR="00000000" w:rsidRPr="00000000">
              <w:rPr>
                <w:color w:val="292929"/>
                <w:rtl w:val="0"/>
              </w:rPr>
              <w:t xml:space="preserve">⚠️</w:t>
            </w:r>
          </w:p>
        </w:tc>
        <w:tc>
          <w:tcPr>
            <w:tcBorders>
              <w:top w:color="a3a3a3" w:space="0" w:sz="6" w:val="single"/>
              <w:left w:color="a3a3a3" w:space="0" w:sz="6" w:val="single"/>
              <w:bottom w:color="a3a3a3" w:space="0" w:sz="6" w:val="single"/>
              <w:right w:color="a3a3a3" w:space="0" w:sz="6" w:val="single"/>
            </w:tcBorders>
            <w:shd w:fill="ffffff" w:val="clear"/>
            <w:tcMar>
              <w:top w:w="80.0" w:type="dxa"/>
              <w:left w:w="80.0" w:type="dxa"/>
              <w:bottom w:w="80.0" w:type="dxa"/>
              <w:right w:w="80.0" w:type="dxa"/>
            </w:tcMar>
            <w:vAlign w:val="top"/>
          </w:tcPr>
          <w:p w:rsidR="00000000" w:rsidDel="00000000" w:rsidP="00000000" w:rsidRDefault="00000000" w:rsidRPr="00000000" w14:paraId="0000011E">
            <w:pPr>
              <w:spacing w:line="288" w:lineRule="auto"/>
              <w:rPr>
                <w:rFonts w:ascii="Roboto" w:cs="Roboto" w:eastAsia="Roboto" w:hAnsi="Roboto"/>
                <w:color w:val="292929"/>
              </w:rPr>
            </w:pPr>
            <w:r w:rsidDel="00000000" w:rsidR="00000000" w:rsidRPr="00000000">
              <w:rPr>
                <w:rFonts w:ascii="Roboto" w:cs="Roboto" w:eastAsia="Roboto" w:hAnsi="Roboto"/>
                <w:color w:val="292929"/>
                <w:rtl w:val="0"/>
              </w:rPr>
              <w:t xml:space="preserve">Phones may not last a full shift with heavy app usage. Over time, battery degradation poses a risk without hot-swap support.</w:t>
            </w:r>
          </w:p>
        </w:tc>
      </w:tr>
      <w:tr>
        <w:trPr>
          <w:cantSplit w:val="0"/>
          <w:trHeight w:val="675" w:hRule="atLeast"/>
          <w:tblHeader w:val="0"/>
        </w:trPr>
        <w:tc>
          <w:tcPr>
            <w:tcBorders>
              <w:top w:color="a3a3a3" w:space="0" w:sz="6" w:val="single"/>
              <w:left w:color="a3a3a3" w:space="0" w:sz="6" w:val="single"/>
              <w:bottom w:color="a3a3a3" w:space="0" w:sz="6" w:val="single"/>
              <w:right w:color="a3a3a3" w:space="0" w:sz="6" w:val="single"/>
            </w:tcBorders>
            <w:shd w:fill="f6f8f9" w:val="clear"/>
            <w:tcMar>
              <w:top w:w="80.0" w:type="dxa"/>
              <w:left w:w="80.0" w:type="dxa"/>
              <w:bottom w:w="80.0" w:type="dxa"/>
              <w:right w:w="80.0" w:type="dxa"/>
            </w:tcMar>
            <w:vAlign w:val="top"/>
          </w:tcPr>
          <w:p w:rsidR="00000000" w:rsidDel="00000000" w:rsidP="00000000" w:rsidRDefault="00000000" w:rsidRPr="00000000" w14:paraId="0000011F">
            <w:pPr>
              <w:spacing w:line="288" w:lineRule="auto"/>
              <w:rPr>
                <w:rFonts w:ascii="Roboto" w:cs="Roboto" w:eastAsia="Roboto" w:hAnsi="Roboto"/>
                <w:color w:val="2d2d2d"/>
              </w:rPr>
            </w:pPr>
            <w:r w:rsidDel="00000000" w:rsidR="00000000" w:rsidRPr="00000000">
              <w:rPr>
                <w:rFonts w:ascii="Roboto" w:cs="Roboto" w:eastAsia="Roboto" w:hAnsi="Roboto"/>
                <w:color w:val="2d2d2d"/>
                <w:rtl w:val="0"/>
              </w:rPr>
              <w:t xml:space="preserve">Performance and Software Demands</w:t>
            </w:r>
          </w:p>
        </w:tc>
        <w:tc>
          <w:tcPr>
            <w:tcBorders>
              <w:top w:color="a3a3a3" w:space="0" w:sz="6" w:val="single"/>
              <w:left w:color="a3a3a3" w:space="0" w:sz="6" w:val="single"/>
              <w:bottom w:color="a3a3a3" w:space="0" w:sz="6" w:val="single"/>
              <w:right w:color="a3a3a3" w:space="0" w:sz="6" w:val="single"/>
            </w:tcBorders>
            <w:shd w:fill="f6f8f9" w:val="clear"/>
            <w:tcMar>
              <w:top w:w="80.0" w:type="dxa"/>
              <w:left w:w="80.0" w:type="dxa"/>
              <w:bottom w:w="80.0" w:type="dxa"/>
              <w:right w:w="80.0" w:type="dxa"/>
            </w:tcMar>
            <w:vAlign w:val="top"/>
          </w:tcPr>
          <w:p w:rsidR="00000000" w:rsidDel="00000000" w:rsidP="00000000" w:rsidRDefault="00000000" w:rsidRPr="00000000" w14:paraId="00000120">
            <w:pPr>
              <w:spacing w:line="288" w:lineRule="auto"/>
              <w:rPr>
                <w:color w:val="2d2d2d"/>
              </w:rPr>
            </w:pPr>
            <w:r w:rsidDel="00000000" w:rsidR="00000000" w:rsidRPr="00000000">
              <w:rPr>
                <w:color w:val="2d2d2d"/>
                <w:rtl w:val="0"/>
              </w:rPr>
              <w:t xml:space="preserve">⚠️</w:t>
            </w:r>
          </w:p>
        </w:tc>
        <w:tc>
          <w:tcPr>
            <w:tcBorders>
              <w:top w:color="a3a3a3" w:space="0" w:sz="6" w:val="single"/>
              <w:left w:color="a3a3a3" w:space="0" w:sz="6" w:val="single"/>
              <w:bottom w:color="a3a3a3" w:space="0" w:sz="6" w:val="single"/>
              <w:right w:color="a3a3a3" w:space="0" w:sz="6" w:val="single"/>
            </w:tcBorders>
            <w:shd w:fill="f6f8f9" w:val="clear"/>
            <w:tcMar>
              <w:top w:w="80.0" w:type="dxa"/>
              <w:left w:w="80.0" w:type="dxa"/>
              <w:bottom w:w="80.0" w:type="dxa"/>
              <w:right w:w="80.0" w:type="dxa"/>
            </w:tcMar>
            <w:vAlign w:val="top"/>
          </w:tcPr>
          <w:p w:rsidR="00000000" w:rsidDel="00000000" w:rsidP="00000000" w:rsidRDefault="00000000" w:rsidRPr="00000000" w14:paraId="00000121">
            <w:pPr>
              <w:spacing w:line="288" w:lineRule="auto"/>
              <w:rPr>
                <w:rFonts w:ascii="Roboto" w:cs="Roboto" w:eastAsia="Roboto" w:hAnsi="Roboto"/>
                <w:color w:val="2d2d2d"/>
              </w:rPr>
            </w:pPr>
            <w:r w:rsidDel="00000000" w:rsidR="00000000" w:rsidRPr="00000000">
              <w:rPr>
                <w:rFonts w:ascii="Roboto" w:cs="Roboto" w:eastAsia="Roboto" w:hAnsi="Roboto"/>
                <w:color w:val="2d2d2d"/>
                <w:rtl w:val="0"/>
              </w:rPr>
              <w:t xml:space="preserve">Older phone models may struggle with AI and sensor data processing required by on-device analytics in the new system.</w:t>
            </w:r>
          </w:p>
        </w:tc>
      </w:tr>
      <w:tr>
        <w:trPr>
          <w:cantSplit w:val="0"/>
          <w:trHeight w:val="675" w:hRule="atLeast"/>
          <w:tblHeader w:val="0"/>
        </w:trPr>
        <w:tc>
          <w:tcPr>
            <w:tcBorders>
              <w:top w:color="a3a3a3" w:space="0" w:sz="6" w:val="single"/>
              <w:left w:color="a3a3a3" w:space="0" w:sz="6" w:val="single"/>
              <w:bottom w:color="a3a3a3" w:space="0" w:sz="6" w:val="single"/>
              <w:right w:color="a3a3a3" w:space="0" w:sz="6" w:val="single"/>
            </w:tcBorders>
            <w:shd w:fill="ffffff" w:val="clear"/>
            <w:tcMar>
              <w:top w:w="80.0" w:type="dxa"/>
              <w:left w:w="80.0" w:type="dxa"/>
              <w:bottom w:w="80.0" w:type="dxa"/>
              <w:right w:w="80.0" w:type="dxa"/>
            </w:tcMar>
            <w:vAlign w:val="top"/>
          </w:tcPr>
          <w:p w:rsidR="00000000" w:rsidDel="00000000" w:rsidP="00000000" w:rsidRDefault="00000000" w:rsidRPr="00000000" w14:paraId="00000122">
            <w:pPr>
              <w:spacing w:line="288" w:lineRule="auto"/>
              <w:rPr>
                <w:rFonts w:ascii="Roboto" w:cs="Roboto" w:eastAsia="Roboto" w:hAnsi="Roboto"/>
                <w:color w:val="292929"/>
              </w:rPr>
            </w:pPr>
            <w:r w:rsidDel="00000000" w:rsidR="00000000" w:rsidRPr="00000000">
              <w:rPr>
                <w:rFonts w:ascii="Roboto" w:cs="Roboto" w:eastAsia="Roboto" w:hAnsi="Roboto"/>
                <w:color w:val="292929"/>
                <w:rtl w:val="0"/>
              </w:rPr>
              <w:t xml:space="preserve">Software Updates &amp; Security</w:t>
            </w:r>
          </w:p>
        </w:tc>
        <w:tc>
          <w:tcPr>
            <w:tcBorders>
              <w:top w:color="a3a3a3" w:space="0" w:sz="6" w:val="single"/>
              <w:left w:color="a3a3a3" w:space="0" w:sz="6" w:val="single"/>
              <w:bottom w:color="a3a3a3" w:space="0" w:sz="6" w:val="single"/>
              <w:right w:color="a3a3a3" w:space="0" w:sz="6" w:val="single"/>
            </w:tcBorders>
            <w:shd w:fill="ffffff" w:val="clear"/>
            <w:tcMar>
              <w:top w:w="80.0" w:type="dxa"/>
              <w:left w:w="80.0" w:type="dxa"/>
              <w:bottom w:w="80.0" w:type="dxa"/>
              <w:right w:w="80.0" w:type="dxa"/>
            </w:tcMar>
            <w:vAlign w:val="top"/>
          </w:tcPr>
          <w:p w:rsidR="00000000" w:rsidDel="00000000" w:rsidP="00000000" w:rsidRDefault="00000000" w:rsidRPr="00000000" w14:paraId="00000123">
            <w:pPr>
              <w:spacing w:line="288" w:lineRule="auto"/>
              <w:rPr>
                <w:color w:val="292929"/>
              </w:rPr>
            </w:pPr>
            <w:r w:rsidDel="00000000" w:rsidR="00000000" w:rsidRPr="00000000">
              <w:rPr>
                <w:color w:val="292929"/>
                <w:rtl w:val="0"/>
              </w:rPr>
              <w:t xml:space="preserve">⚠️</w:t>
            </w:r>
          </w:p>
        </w:tc>
        <w:tc>
          <w:tcPr>
            <w:tcBorders>
              <w:top w:color="a3a3a3" w:space="0" w:sz="6" w:val="single"/>
              <w:left w:color="a3a3a3" w:space="0" w:sz="6" w:val="single"/>
              <w:bottom w:color="a3a3a3" w:space="0" w:sz="6" w:val="single"/>
              <w:right w:color="a3a3a3" w:space="0" w:sz="6" w:val="single"/>
            </w:tcBorders>
            <w:shd w:fill="ffffff" w:val="clear"/>
            <w:tcMar>
              <w:top w:w="80.0" w:type="dxa"/>
              <w:left w:w="80.0" w:type="dxa"/>
              <w:bottom w:w="80.0" w:type="dxa"/>
              <w:right w:w="80.0" w:type="dxa"/>
            </w:tcMar>
            <w:vAlign w:val="top"/>
          </w:tcPr>
          <w:p w:rsidR="00000000" w:rsidDel="00000000" w:rsidP="00000000" w:rsidRDefault="00000000" w:rsidRPr="00000000" w14:paraId="00000124">
            <w:pPr>
              <w:spacing w:line="288" w:lineRule="auto"/>
              <w:rPr>
                <w:rFonts w:ascii="Roboto" w:cs="Roboto" w:eastAsia="Roboto" w:hAnsi="Roboto"/>
                <w:color w:val="292929"/>
              </w:rPr>
            </w:pPr>
            <w:r w:rsidDel="00000000" w:rsidR="00000000" w:rsidRPr="00000000">
              <w:rPr>
                <w:rFonts w:ascii="Roboto" w:cs="Roboto" w:eastAsia="Roboto" w:hAnsi="Roboto"/>
                <w:color w:val="292929"/>
                <w:rtl w:val="0"/>
              </w:rPr>
              <w:t xml:space="preserve">Many devices will soon fall behind OS/security patch requirements. Samsung support may end during contract term.</w:t>
            </w:r>
          </w:p>
        </w:tc>
      </w:tr>
      <w:tr>
        <w:trPr>
          <w:cantSplit w:val="0"/>
          <w:trHeight w:val="915" w:hRule="atLeast"/>
          <w:tblHeader w:val="0"/>
        </w:trPr>
        <w:tc>
          <w:tcPr>
            <w:tcBorders>
              <w:top w:color="a3a3a3" w:space="0" w:sz="6" w:val="single"/>
              <w:left w:color="a3a3a3" w:space="0" w:sz="6" w:val="single"/>
              <w:bottom w:color="a3a3a3" w:space="0" w:sz="6" w:val="single"/>
              <w:right w:color="a3a3a3" w:space="0" w:sz="6" w:val="single"/>
            </w:tcBorders>
            <w:shd w:fill="f6f8f9" w:val="clear"/>
            <w:tcMar>
              <w:top w:w="80.0" w:type="dxa"/>
              <w:left w:w="80.0" w:type="dxa"/>
              <w:bottom w:w="80.0" w:type="dxa"/>
              <w:right w:w="80.0" w:type="dxa"/>
            </w:tcMar>
            <w:vAlign w:val="top"/>
          </w:tcPr>
          <w:p w:rsidR="00000000" w:rsidDel="00000000" w:rsidP="00000000" w:rsidRDefault="00000000" w:rsidRPr="00000000" w14:paraId="00000125">
            <w:pPr>
              <w:spacing w:line="288" w:lineRule="auto"/>
              <w:rPr>
                <w:rFonts w:ascii="Roboto" w:cs="Roboto" w:eastAsia="Roboto" w:hAnsi="Roboto"/>
                <w:color w:val="2d2d2d"/>
              </w:rPr>
            </w:pPr>
            <w:r w:rsidDel="00000000" w:rsidR="00000000" w:rsidRPr="00000000">
              <w:rPr>
                <w:rFonts w:ascii="Roboto" w:cs="Roboto" w:eastAsia="Roboto" w:hAnsi="Roboto"/>
                <w:color w:val="2d2d2d"/>
                <w:rtl w:val="0"/>
              </w:rPr>
              <w:t xml:space="preserve">Device Management Transition</w:t>
            </w:r>
          </w:p>
        </w:tc>
        <w:tc>
          <w:tcPr>
            <w:tcBorders>
              <w:top w:color="a3a3a3" w:space="0" w:sz="6" w:val="single"/>
              <w:left w:color="a3a3a3" w:space="0" w:sz="6" w:val="single"/>
              <w:bottom w:color="a3a3a3" w:space="0" w:sz="6" w:val="single"/>
              <w:right w:color="a3a3a3" w:space="0" w:sz="6" w:val="single"/>
            </w:tcBorders>
            <w:shd w:fill="f6f8f9" w:val="clear"/>
            <w:tcMar>
              <w:top w:w="80.0" w:type="dxa"/>
              <w:left w:w="80.0" w:type="dxa"/>
              <w:bottom w:w="80.0" w:type="dxa"/>
              <w:right w:w="80.0" w:type="dxa"/>
            </w:tcMar>
            <w:vAlign w:val="top"/>
          </w:tcPr>
          <w:p w:rsidR="00000000" w:rsidDel="00000000" w:rsidP="00000000" w:rsidRDefault="00000000" w:rsidRPr="00000000" w14:paraId="00000126">
            <w:pPr>
              <w:spacing w:line="288" w:lineRule="auto"/>
              <w:rPr>
                <w:color w:val="2d2d2d"/>
              </w:rPr>
            </w:pPr>
            <w:r w:rsidDel="00000000" w:rsidR="00000000" w:rsidRPr="00000000">
              <w:rPr>
                <w:color w:val="2d2d2d"/>
                <w:rtl w:val="0"/>
              </w:rPr>
              <w:t xml:space="preserve">✅/⚠️</w:t>
            </w:r>
          </w:p>
        </w:tc>
        <w:tc>
          <w:tcPr>
            <w:tcBorders>
              <w:top w:color="a3a3a3" w:space="0" w:sz="6" w:val="single"/>
              <w:left w:color="a3a3a3" w:space="0" w:sz="6" w:val="single"/>
              <w:bottom w:color="a3a3a3" w:space="0" w:sz="6" w:val="single"/>
              <w:right w:color="a3a3a3" w:space="0" w:sz="6" w:val="single"/>
            </w:tcBorders>
            <w:shd w:fill="f6f8f9" w:val="clear"/>
            <w:tcMar>
              <w:top w:w="80.0" w:type="dxa"/>
              <w:left w:w="80.0" w:type="dxa"/>
              <w:bottom w:w="80.0" w:type="dxa"/>
              <w:right w:w="80.0" w:type="dxa"/>
            </w:tcMar>
            <w:vAlign w:val="top"/>
          </w:tcPr>
          <w:p w:rsidR="00000000" w:rsidDel="00000000" w:rsidP="00000000" w:rsidRDefault="00000000" w:rsidRPr="00000000" w14:paraId="00000127">
            <w:pPr>
              <w:spacing w:line="288" w:lineRule="auto"/>
              <w:rPr>
                <w:rFonts w:ascii="Roboto" w:cs="Roboto" w:eastAsia="Roboto" w:hAnsi="Roboto"/>
                <w:color w:val="2d2d2d"/>
              </w:rPr>
            </w:pPr>
            <w:r w:rsidDel="00000000" w:rsidR="00000000" w:rsidRPr="00000000">
              <w:rPr>
                <w:rFonts w:ascii="Roboto" w:cs="Roboto" w:eastAsia="Roboto" w:hAnsi="Roboto"/>
                <w:color w:val="2d2d2d"/>
                <w:rtl w:val="0"/>
              </w:rPr>
              <w:t xml:space="preserve">Technically feasible but complex. Reprovisioning required. Device variety complicates large-scale transition and management.</w:t>
            </w:r>
          </w:p>
        </w:tc>
      </w:tr>
      <w:tr>
        <w:trPr>
          <w:cantSplit w:val="0"/>
          <w:trHeight w:val="915" w:hRule="atLeast"/>
          <w:tblHeader w:val="0"/>
        </w:trPr>
        <w:tc>
          <w:tcPr>
            <w:tcBorders>
              <w:top w:color="a3a3a3" w:space="0" w:sz="6" w:val="single"/>
              <w:left w:color="a3a3a3" w:space="0" w:sz="6" w:val="single"/>
              <w:bottom w:color="a3a3a3" w:space="0" w:sz="6" w:val="single"/>
              <w:right w:color="a3a3a3" w:space="0" w:sz="6" w:val="single"/>
            </w:tcBorders>
            <w:shd w:fill="ffffff" w:val="clear"/>
            <w:tcMar>
              <w:top w:w="80.0" w:type="dxa"/>
              <w:left w:w="80.0" w:type="dxa"/>
              <w:bottom w:w="80.0" w:type="dxa"/>
              <w:right w:w="80.0" w:type="dxa"/>
            </w:tcMar>
            <w:vAlign w:val="top"/>
          </w:tcPr>
          <w:p w:rsidR="00000000" w:rsidDel="00000000" w:rsidP="00000000" w:rsidRDefault="00000000" w:rsidRPr="00000000" w14:paraId="00000128">
            <w:pPr>
              <w:spacing w:line="288" w:lineRule="auto"/>
              <w:rPr>
                <w:rFonts w:ascii="Roboto" w:cs="Roboto" w:eastAsia="Roboto" w:hAnsi="Roboto"/>
                <w:color w:val="292929"/>
              </w:rPr>
            </w:pPr>
            <w:r w:rsidDel="00000000" w:rsidR="00000000" w:rsidRPr="00000000">
              <w:rPr>
                <w:rFonts w:ascii="Roboto" w:cs="Roboto" w:eastAsia="Roboto" w:hAnsi="Roboto"/>
                <w:color w:val="292929"/>
                <w:rtl w:val="0"/>
              </w:rPr>
              <w:t xml:space="preserve">Cost Consideration</w:t>
            </w:r>
          </w:p>
        </w:tc>
        <w:tc>
          <w:tcPr>
            <w:tcBorders>
              <w:top w:color="a3a3a3" w:space="0" w:sz="6" w:val="single"/>
              <w:left w:color="a3a3a3" w:space="0" w:sz="6" w:val="single"/>
              <w:bottom w:color="a3a3a3" w:space="0" w:sz="6" w:val="single"/>
              <w:right w:color="a3a3a3" w:space="0" w:sz="6" w:val="single"/>
            </w:tcBorders>
            <w:shd w:fill="ffffff" w:val="clear"/>
            <w:tcMar>
              <w:top w:w="80.0" w:type="dxa"/>
              <w:left w:w="80.0" w:type="dxa"/>
              <w:bottom w:w="80.0" w:type="dxa"/>
              <w:right w:w="80.0" w:type="dxa"/>
            </w:tcMar>
            <w:vAlign w:val="top"/>
          </w:tcPr>
          <w:p w:rsidR="00000000" w:rsidDel="00000000" w:rsidP="00000000" w:rsidRDefault="00000000" w:rsidRPr="00000000" w14:paraId="00000129">
            <w:pPr>
              <w:spacing w:line="288" w:lineRule="auto"/>
              <w:rPr>
                <w:color w:val="292929"/>
              </w:rPr>
            </w:pPr>
            <w:r w:rsidDel="00000000" w:rsidR="00000000" w:rsidRPr="00000000">
              <w:rPr>
                <w:color w:val="292929"/>
                <w:rtl w:val="0"/>
              </w:rPr>
              <w:t xml:space="preserve">⚠️</w:t>
            </w:r>
          </w:p>
        </w:tc>
        <w:tc>
          <w:tcPr>
            <w:tcBorders>
              <w:top w:color="a3a3a3" w:space="0" w:sz="6" w:val="single"/>
              <w:left w:color="a3a3a3" w:space="0" w:sz="6" w:val="single"/>
              <w:bottom w:color="a3a3a3" w:space="0" w:sz="6" w:val="single"/>
              <w:right w:color="a3a3a3" w:space="0" w:sz="6" w:val="single"/>
            </w:tcBorders>
            <w:shd w:fill="ffffff" w:val="clear"/>
            <w:tcMar>
              <w:top w:w="80.0" w:type="dxa"/>
              <w:left w:w="80.0" w:type="dxa"/>
              <w:bottom w:w="80.0" w:type="dxa"/>
              <w:right w:w="80.0" w:type="dxa"/>
            </w:tcMar>
            <w:vAlign w:val="top"/>
          </w:tcPr>
          <w:p w:rsidR="00000000" w:rsidDel="00000000" w:rsidP="00000000" w:rsidRDefault="00000000" w:rsidRPr="00000000" w14:paraId="0000012A">
            <w:pPr>
              <w:spacing w:line="288" w:lineRule="auto"/>
              <w:rPr>
                <w:rFonts w:ascii="Roboto" w:cs="Roboto" w:eastAsia="Roboto" w:hAnsi="Roboto"/>
                <w:color w:val="292929"/>
              </w:rPr>
            </w:pPr>
            <w:r w:rsidDel="00000000" w:rsidR="00000000" w:rsidRPr="00000000">
              <w:rPr>
                <w:rFonts w:ascii="Roboto" w:cs="Roboto" w:eastAsia="Roboto" w:hAnsi="Roboto"/>
                <w:color w:val="292929"/>
                <w:rtl w:val="0"/>
              </w:rPr>
              <w:t xml:space="preserve">Low upfront cost, but lifecycle replacements, battery failures, and maintenance over 7 years reduce savings. Higher support risk.</w:t>
            </w:r>
          </w:p>
        </w:tc>
      </w:tr>
    </w:tbl>
    <w:p w:rsidR="00000000" w:rsidDel="00000000" w:rsidP="00000000" w:rsidRDefault="00000000" w:rsidRPr="00000000" w14:paraId="0000012B">
      <w:pPr>
        <w:spacing w:after="80" w:before="80" w:line="288" w:lineRule="auto"/>
        <w:ind w:firstLine="720"/>
        <w:rPr/>
      </w:pPr>
      <w:r w:rsidDel="00000000" w:rsidR="00000000" w:rsidRPr="00000000">
        <w:rPr>
          <w:rtl w:val="0"/>
        </w:rPr>
      </w:r>
    </w:p>
    <w:p w:rsidR="00000000" w:rsidDel="00000000" w:rsidP="00000000" w:rsidRDefault="00000000" w:rsidRPr="00000000" w14:paraId="0000012C">
      <w:pPr>
        <w:spacing w:after="80" w:before="80" w:line="288" w:lineRule="auto"/>
        <w:ind w:firstLine="720"/>
        <w:rPr/>
      </w:pPr>
      <w:r w:rsidDel="00000000" w:rsidR="00000000" w:rsidRPr="00000000">
        <w:rPr>
          <w:rtl w:val="0"/>
        </w:rPr>
        <w:t xml:space="preserve">In summary, reusing the Samsung smartphones is </w:t>
      </w:r>
      <w:r w:rsidDel="00000000" w:rsidR="00000000" w:rsidRPr="00000000">
        <w:rPr>
          <w:b w:val="1"/>
          <w:rtl w:val="0"/>
        </w:rPr>
        <w:t xml:space="preserve">feasible</w:t>
      </w:r>
      <w:r w:rsidDel="00000000" w:rsidR="00000000" w:rsidRPr="00000000">
        <w:rPr>
          <w:rtl w:val="0"/>
        </w:rPr>
        <w:t xml:space="preserve"> for the core functionality (they have</w:t>
      </w:r>
    </w:p>
    <w:p w:rsidR="00000000" w:rsidDel="00000000" w:rsidP="00000000" w:rsidRDefault="00000000" w:rsidRPr="00000000" w14:paraId="0000012D">
      <w:pPr>
        <w:spacing w:after="80" w:before="80" w:line="288" w:lineRule="auto"/>
        <w:rPr/>
      </w:pPr>
      <w:r w:rsidDel="00000000" w:rsidR="00000000" w:rsidRPr="00000000">
        <w:rPr>
          <w:rtl w:val="0"/>
        </w:rPr>
        <w:t xml:space="preserve">GPS, cellular, touchscreens, and can run the needed apps). They meet some requirements like</w:t>
      </w:r>
    </w:p>
    <w:p w:rsidR="00000000" w:rsidDel="00000000" w:rsidP="00000000" w:rsidRDefault="00000000" w:rsidRPr="00000000" w14:paraId="0000012E">
      <w:pPr>
        <w:spacing w:after="80" w:before="80" w:line="288" w:lineRule="auto"/>
        <w:rPr>
          <w:b w:val="1"/>
        </w:rPr>
      </w:pPr>
      <w:r w:rsidDel="00000000" w:rsidR="00000000" w:rsidRPr="00000000">
        <w:rPr>
          <w:rtl w:val="0"/>
        </w:rPr>
        <w:t xml:space="preserve">portability and basic scanning capability and have the virtue of being already deployed. </w:t>
      </w:r>
      <w:r w:rsidDel="00000000" w:rsidR="00000000" w:rsidRPr="00000000">
        <w:rPr>
          <w:b w:val="1"/>
          <w:rtl w:val="0"/>
        </w:rPr>
        <w:t xml:space="preserve">However,</w:t>
      </w:r>
    </w:p>
    <w:p w:rsidR="00000000" w:rsidDel="00000000" w:rsidP="00000000" w:rsidRDefault="00000000" w:rsidRPr="00000000" w14:paraId="0000012F">
      <w:pPr>
        <w:spacing w:after="80" w:before="80" w:line="288" w:lineRule="auto"/>
        <w:rPr/>
      </w:pPr>
      <w:r w:rsidDel="00000000" w:rsidR="00000000" w:rsidRPr="00000000">
        <w:rPr>
          <w:b w:val="1"/>
          <w:rtl w:val="0"/>
        </w:rPr>
        <w:t xml:space="preserve">there are notable gaps</w:t>
      </w:r>
      <w:r w:rsidDel="00000000" w:rsidR="00000000" w:rsidRPr="00000000">
        <w:rPr>
          <w:rtl w:val="0"/>
        </w:rPr>
        <w:t xml:space="preserve"> in ruggedness, environmental tolerance, and long-term support. These</w:t>
      </w:r>
    </w:p>
    <w:p w:rsidR="00000000" w:rsidDel="00000000" w:rsidP="00000000" w:rsidRDefault="00000000" w:rsidRPr="00000000" w14:paraId="00000130">
      <w:pPr>
        <w:spacing w:after="80" w:before="80" w:line="288" w:lineRule="auto"/>
        <w:rPr/>
      </w:pPr>
      <w:r w:rsidDel="00000000" w:rsidR="00000000" w:rsidRPr="00000000">
        <w:rPr>
          <w:rtl w:val="0"/>
        </w:rPr>
        <w:t xml:space="preserve">phones would need additional accessories (rugged cases, mounts) and a very well-coordinated</w:t>
      </w:r>
    </w:p>
    <w:p w:rsidR="00000000" w:rsidDel="00000000" w:rsidP="00000000" w:rsidRDefault="00000000" w:rsidRPr="00000000" w14:paraId="00000131">
      <w:pPr>
        <w:spacing w:after="80" w:before="80" w:line="288" w:lineRule="auto"/>
        <w:rPr/>
      </w:pPr>
      <w:r w:rsidDel="00000000" w:rsidR="00000000" w:rsidRPr="00000000">
        <w:rPr>
          <w:rtl w:val="0"/>
        </w:rPr>
        <w:t xml:space="preserve">transition plan to come close to RFP compliance. Even then, the risk remains that they could fail to</w:t>
      </w:r>
    </w:p>
    <w:p w:rsidR="00000000" w:rsidDel="00000000" w:rsidP="00000000" w:rsidRDefault="00000000" w:rsidRPr="00000000" w14:paraId="00000132">
      <w:pPr>
        <w:spacing w:after="80" w:before="80" w:line="288" w:lineRule="auto"/>
        <w:rPr/>
      </w:pPr>
      <w:r w:rsidDel="00000000" w:rsidR="00000000" w:rsidRPr="00000000">
        <w:rPr>
          <w:rtl w:val="0"/>
        </w:rPr>
        <w:t xml:space="preserve">hold up over the 3-7 year span or struggle with performance as new features are added. The</w:t>
      </w:r>
    </w:p>
    <w:p w:rsidR="00000000" w:rsidDel="00000000" w:rsidP="00000000" w:rsidRDefault="00000000" w:rsidRPr="00000000" w14:paraId="00000133">
      <w:pPr>
        <w:spacing w:after="80" w:before="80" w:line="288" w:lineRule="auto"/>
        <w:rPr/>
      </w:pPr>
      <w:r w:rsidDel="00000000" w:rsidR="00000000" w:rsidRPr="00000000">
        <w:rPr>
          <w:rtl w:val="0"/>
        </w:rPr>
        <w:t xml:space="preserve">proposal that reuses phones should explicitly address how it will mitigate these shortcomings – e.g.</w:t>
      </w:r>
    </w:p>
    <w:p w:rsidR="00000000" w:rsidDel="00000000" w:rsidP="00000000" w:rsidRDefault="00000000" w:rsidRPr="00000000" w14:paraId="00000134">
      <w:pPr>
        <w:spacing w:after="80" w:before="80" w:line="288" w:lineRule="auto"/>
        <w:rPr>
          <w:b w:val="1"/>
        </w:rPr>
      </w:pPr>
      <w:r w:rsidDel="00000000" w:rsidR="00000000" w:rsidRPr="00000000">
        <w:rPr>
          <w:b w:val="1"/>
          <w:rtl w:val="0"/>
        </w:rPr>
        <w:t xml:space="preserve">providing heavy-duty cases/mounts, planning for periodic device refreshes, limiting features</w:t>
      </w:r>
    </w:p>
    <w:p w:rsidR="00000000" w:rsidDel="00000000" w:rsidP="00000000" w:rsidRDefault="00000000" w:rsidRPr="00000000" w14:paraId="00000135">
      <w:pPr>
        <w:spacing w:after="80" w:before="80" w:line="288" w:lineRule="auto"/>
        <w:rPr/>
      </w:pPr>
      <w:r w:rsidDel="00000000" w:rsidR="00000000" w:rsidRPr="00000000">
        <w:rPr>
          <w:b w:val="1"/>
          <w:rtl w:val="0"/>
        </w:rPr>
        <w:t xml:space="preserve">to what the hardware can handle,</w:t>
      </w:r>
      <w:r w:rsidDel="00000000" w:rsidR="00000000" w:rsidRPr="00000000">
        <w:rPr>
          <w:rtl w:val="0"/>
        </w:rPr>
        <w:t xml:space="preserve"> and possibly narrowing the scope (for instance, if on-device ML</w:t>
      </w:r>
    </w:p>
    <w:p w:rsidR="00000000" w:rsidDel="00000000" w:rsidP="00000000" w:rsidRDefault="00000000" w:rsidRPr="00000000" w14:paraId="00000136">
      <w:pPr>
        <w:spacing w:after="80" w:before="80" w:line="288" w:lineRule="auto"/>
        <w:rPr/>
      </w:pPr>
      <w:r w:rsidDel="00000000" w:rsidR="00000000" w:rsidRPr="00000000">
        <w:rPr>
          <w:rtl w:val="0"/>
        </w:rPr>
        <w:t xml:space="preserve">proves too much, use cloud analytics – though that deviates from RFP spec). Next, we compare this</w:t>
      </w:r>
    </w:p>
    <w:p w:rsidR="00000000" w:rsidDel="00000000" w:rsidP="00000000" w:rsidRDefault="00000000" w:rsidRPr="00000000" w14:paraId="00000137">
      <w:pPr>
        <w:spacing w:after="80" w:before="80" w:line="288" w:lineRule="auto"/>
        <w:rPr/>
      </w:pPr>
      <w:r w:rsidDel="00000000" w:rsidR="00000000" w:rsidRPr="00000000">
        <w:rPr>
          <w:rtl w:val="0"/>
        </w:rPr>
        <w:t xml:space="preserve">with deploying new tablets, which by design aim to satisfy these tough requirements.</w:t>
      </w:r>
    </w:p>
    <w:p w:rsidR="00000000" w:rsidDel="00000000" w:rsidP="00000000" w:rsidRDefault="00000000" w:rsidRPr="00000000" w14:paraId="00000138">
      <w:pPr>
        <w:rPr>
          <w:b w:val="1"/>
          <w:highlight w:val="red"/>
        </w:rPr>
      </w:pPr>
      <w:r w:rsidDel="00000000" w:rsidR="00000000" w:rsidRPr="00000000">
        <w:rPr>
          <w:rtl w:val="0"/>
        </w:rPr>
      </w:r>
    </w:p>
    <w:p w:rsidR="00000000" w:rsidDel="00000000" w:rsidP="00000000" w:rsidRDefault="00000000" w:rsidRPr="00000000" w14:paraId="00000139">
      <w:pPr>
        <w:pStyle w:val="Heading3"/>
        <w:keepNext w:val="0"/>
        <w:keepLines w:val="0"/>
        <w:spacing w:before="280" w:lineRule="auto"/>
        <w:rPr>
          <w:b w:val="1"/>
          <w:color w:val="000000"/>
          <w:sz w:val="26"/>
          <w:szCs w:val="26"/>
        </w:rPr>
      </w:pPr>
      <w:bookmarkStart w:colFirst="0" w:colLast="0" w:name="_nzoozom1faq" w:id="19"/>
      <w:bookmarkEnd w:id="19"/>
      <w:r w:rsidDel="00000000" w:rsidR="00000000" w:rsidRPr="00000000">
        <w:rPr>
          <w:b w:val="1"/>
          <w:color w:val="000000"/>
          <w:sz w:val="26"/>
          <w:szCs w:val="26"/>
          <w:rtl w:val="0"/>
        </w:rPr>
        <w:t xml:space="preserve">Recommended Cellular Data Provider: AT&amp;T</w:t>
      </w:r>
    </w:p>
    <w:p w:rsidR="00000000" w:rsidDel="00000000" w:rsidP="00000000" w:rsidRDefault="00000000" w:rsidRPr="00000000" w14:paraId="0000013A">
      <w:pPr>
        <w:spacing w:after="240" w:before="240" w:lineRule="auto"/>
        <w:rPr/>
      </w:pPr>
      <w:r w:rsidDel="00000000" w:rsidR="00000000" w:rsidRPr="00000000">
        <w:rPr>
          <w:rtl w:val="0"/>
        </w:rPr>
        <w:t xml:space="preserve">For the cellular data backbone of this project, AT&amp;T is proposed as the preferred vendor to provide nationwide LTE and 5G connectivity for all mobile hardware deployed across New York City’s school transportation system.</w:t>
      </w:r>
    </w:p>
    <w:p w:rsidR="00000000" w:rsidDel="00000000" w:rsidP="00000000" w:rsidRDefault="00000000" w:rsidRPr="00000000" w14:paraId="0000013B">
      <w:pPr>
        <w:spacing w:after="240" w:before="240" w:lineRule="auto"/>
        <w:rPr/>
      </w:pPr>
      <w:r w:rsidDel="00000000" w:rsidR="00000000" w:rsidRPr="00000000">
        <w:rPr>
          <w:rtl w:val="0"/>
        </w:rPr>
        <w:t xml:space="preserve">AT&amp;T is one of the largest, most reliable, and government-trusted wireless carriers in the United States. It delivers scalable, secure, and resilient mobile connectivity solutions tailored for public sector needs, including transportation, education, and emergency services. For this bid, AT&amp;T brings key advantages in four areas:</w:t>
      </w:r>
    </w:p>
    <w:p w:rsidR="00000000" w:rsidDel="00000000" w:rsidP="00000000" w:rsidRDefault="00000000" w:rsidRPr="00000000" w14:paraId="0000013C">
      <w:pPr>
        <w:rPr>
          <w:b w:val="1"/>
          <w:color w:val="000000"/>
          <w:sz w:val="26"/>
          <w:szCs w:val="26"/>
        </w:rPr>
      </w:pPr>
      <w:r w:rsidDel="00000000" w:rsidR="00000000" w:rsidRPr="00000000">
        <w:rPr>
          <w:b w:val="1"/>
          <w:color w:val="000000"/>
          <w:sz w:val="26"/>
          <w:szCs w:val="26"/>
          <w:rtl w:val="0"/>
        </w:rPr>
        <w:t xml:space="preserve">Reliability &amp; Coverage Across NYC</w:t>
      </w:r>
    </w:p>
    <w:p w:rsidR="00000000" w:rsidDel="00000000" w:rsidP="00000000" w:rsidRDefault="00000000" w:rsidRPr="00000000" w14:paraId="0000013D">
      <w:pPr>
        <w:numPr>
          <w:ilvl w:val="0"/>
          <w:numId w:val="146"/>
        </w:numPr>
        <w:spacing w:after="0" w:afterAutospacing="0" w:before="240" w:lineRule="auto"/>
        <w:ind w:left="720" w:hanging="360"/>
        <w:rPr/>
      </w:pPr>
      <w:r w:rsidDel="00000000" w:rsidR="00000000" w:rsidRPr="00000000">
        <w:rPr>
          <w:rtl w:val="0"/>
        </w:rPr>
        <w:t xml:space="preserve">AT&amp;T offers broad 5G and LTE coverage across all five boroughs, including high-density urban environments, tunnels, and transit corridors.</w:t>
        <w:br w:type="textWrapping"/>
      </w:r>
    </w:p>
    <w:p w:rsidR="00000000" w:rsidDel="00000000" w:rsidP="00000000" w:rsidRDefault="00000000" w:rsidRPr="00000000" w14:paraId="0000013E">
      <w:pPr>
        <w:numPr>
          <w:ilvl w:val="0"/>
          <w:numId w:val="146"/>
        </w:numPr>
        <w:spacing w:after="0" w:afterAutospacing="0" w:before="0" w:beforeAutospacing="0" w:lineRule="auto"/>
        <w:ind w:left="720" w:hanging="360"/>
        <w:rPr/>
      </w:pPr>
      <w:r w:rsidDel="00000000" w:rsidR="00000000" w:rsidRPr="00000000">
        <w:rPr>
          <w:rtl w:val="0"/>
        </w:rPr>
        <w:t xml:space="preserve">Proven uptime and service availability make it ideal for real-time GPS tracking, student ridership logging, and communications on the go.</w:t>
        <w:br w:type="textWrapping"/>
      </w:r>
    </w:p>
    <w:p w:rsidR="00000000" w:rsidDel="00000000" w:rsidP="00000000" w:rsidRDefault="00000000" w:rsidRPr="00000000" w14:paraId="0000013F">
      <w:pPr>
        <w:numPr>
          <w:ilvl w:val="0"/>
          <w:numId w:val="146"/>
        </w:numPr>
        <w:spacing w:after="240" w:before="0" w:beforeAutospacing="0" w:lineRule="auto"/>
        <w:ind w:left="720" w:hanging="360"/>
        <w:rPr>
          <w:b w:val="1"/>
        </w:rPr>
      </w:pPr>
      <w:r w:rsidDel="00000000" w:rsidR="00000000" w:rsidRPr="00000000">
        <w:rPr>
          <w:rtl w:val="0"/>
        </w:rPr>
        <w:t xml:space="preserve">AT&amp;T is used by public safety agencies and city governments across the U.S., ensuring a dependable track record for mission-critical operations.</w:t>
      </w:r>
      <w:r w:rsidDel="00000000" w:rsidR="00000000" w:rsidRPr="00000000">
        <w:rPr>
          <w:b w:val="1"/>
          <w:rtl w:val="0"/>
        </w:rPr>
        <w:br w:type="textWrapping"/>
      </w:r>
    </w:p>
    <w:p w:rsidR="00000000" w:rsidDel="00000000" w:rsidP="00000000" w:rsidRDefault="00000000" w:rsidRPr="00000000" w14:paraId="00000140">
      <w:pPr>
        <w:pStyle w:val="Heading3"/>
        <w:keepNext w:val="0"/>
        <w:keepLines w:val="0"/>
        <w:spacing w:before="280" w:lineRule="auto"/>
        <w:rPr>
          <w:b w:val="1"/>
          <w:color w:val="000000"/>
          <w:sz w:val="26"/>
          <w:szCs w:val="26"/>
        </w:rPr>
      </w:pPr>
      <w:bookmarkStart w:colFirst="0" w:colLast="0" w:name="_eagrxui6jtzu" w:id="20"/>
      <w:bookmarkEnd w:id="20"/>
      <w:r w:rsidDel="00000000" w:rsidR="00000000" w:rsidRPr="00000000">
        <w:rPr>
          <w:b w:val="1"/>
          <w:color w:val="000000"/>
          <w:sz w:val="26"/>
          <w:szCs w:val="26"/>
          <w:rtl w:val="0"/>
        </w:rPr>
        <w:t xml:space="preserve">Device &amp; Platform Compatibility</w:t>
      </w:r>
    </w:p>
    <w:p w:rsidR="00000000" w:rsidDel="00000000" w:rsidP="00000000" w:rsidRDefault="00000000" w:rsidRPr="00000000" w14:paraId="00000141">
      <w:pPr>
        <w:numPr>
          <w:ilvl w:val="0"/>
          <w:numId w:val="3"/>
        </w:numPr>
        <w:spacing w:after="0" w:afterAutospacing="0" w:before="240" w:lineRule="auto"/>
        <w:ind w:left="720" w:hanging="360"/>
        <w:rPr/>
      </w:pPr>
      <w:r w:rsidDel="00000000" w:rsidR="00000000" w:rsidRPr="00000000">
        <w:rPr>
          <w:rtl w:val="0"/>
        </w:rPr>
        <w:t xml:space="preserve">AT&amp;T SIMs and data plans are compatible with the full range of hardware in this solution — including Samsung mobile devices, Getac rugged tablets, and onboard telematics systems.</w:t>
        <w:br w:type="textWrapping"/>
      </w:r>
    </w:p>
    <w:p w:rsidR="00000000" w:rsidDel="00000000" w:rsidP="00000000" w:rsidRDefault="00000000" w:rsidRPr="00000000" w14:paraId="00000142">
      <w:pPr>
        <w:numPr>
          <w:ilvl w:val="0"/>
          <w:numId w:val="3"/>
        </w:numPr>
        <w:spacing w:after="240" w:before="0" w:beforeAutospacing="0" w:lineRule="auto"/>
        <w:ind w:left="720" w:hanging="360"/>
        <w:rPr/>
      </w:pPr>
      <w:r w:rsidDel="00000000" w:rsidR="00000000" w:rsidRPr="00000000">
        <w:rPr>
          <w:rtl w:val="0"/>
        </w:rPr>
        <w:t xml:space="preserve">Their network fully supports MDM integrations, data encryption, and secure routing for student transportation data.</w:t>
        <w:br w:type="textWrapping"/>
      </w:r>
    </w:p>
    <w:p w:rsidR="00000000" w:rsidDel="00000000" w:rsidP="00000000" w:rsidRDefault="00000000" w:rsidRPr="00000000" w14:paraId="00000143">
      <w:pPr>
        <w:spacing w:after="240" w:before="240" w:lineRule="auto"/>
        <w:ind w:left="0" w:firstLine="0"/>
        <w:rPr>
          <w:b w:val="1"/>
          <w:color w:val="000000"/>
          <w:sz w:val="26"/>
          <w:szCs w:val="26"/>
        </w:rPr>
      </w:pPr>
      <w:r w:rsidDel="00000000" w:rsidR="00000000" w:rsidRPr="00000000">
        <w:rPr>
          <w:b w:val="1"/>
          <w:color w:val="000000"/>
          <w:sz w:val="26"/>
          <w:szCs w:val="26"/>
          <w:rtl w:val="0"/>
        </w:rPr>
        <w:t xml:space="preserve">Security &amp; Compliance</w:t>
      </w:r>
    </w:p>
    <w:p w:rsidR="00000000" w:rsidDel="00000000" w:rsidP="00000000" w:rsidRDefault="00000000" w:rsidRPr="00000000" w14:paraId="00000144">
      <w:pPr>
        <w:numPr>
          <w:ilvl w:val="0"/>
          <w:numId w:val="26"/>
        </w:numPr>
        <w:spacing w:after="0" w:afterAutospacing="0" w:before="240" w:lineRule="auto"/>
        <w:ind w:left="720" w:hanging="360"/>
        <w:rPr>
          <w:b w:val="1"/>
        </w:rPr>
      </w:pPr>
      <w:r w:rsidDel="00000000" w:rsidR="00000000" w:rsidRPr="00000000">
        <w:rPr>
          <w:b w:val="1"/>
          <w:rtl w:val="0"/>
        </w:rPr>
        <w:t xml:space="preserve">AT&amp;T provides enterprise-grade network security aligned with FERPA, HIPAA, and CIPA compliance standards — essential when transmitting sensitive data such as student location and ID records.</w:t>
        <w:br w:type="textWrapping"/>
      </w:r>
    </w:p>
    <w:p w:rsidR="00000000" w:rsidDel="00000000" w:rsidP="00000000" w:rsidRDefault="00000000" w:rsidRPr="00000000" w14:paraId="00000145">
      <w:pPr>
        <w:numPr>
          <w:ilvl w:val="0"/>
          <w:numId w:val="26"/>
        </w:numPr>
        <w:spacing w:after="240" w:before="0" w:beforeAutospacing="0" w:lineRule="auto"/>
        <w:ind w:left="720" w:hanging="360"/>
        <w:rPr>
          <w:b w:val="1"/>
        </w:rPr>
      </w:pPr>
      <w:r w:rsidDel="00000000" w:rsidR="00000000" w:rsidRPr="00000000">
        <w:rPr>
          <w:b w:val="1"/>
          <w:rtl w:val="0"/>
        </w:rPr>
        <w:t xml:space="preserve">Options include private APNs, static IPs, and mobile firewall controls to meet NYC Department of Education (DOE) and Office of Pupil Transportation (OPT) technical requirements.</w:t>
        <w:br w:type="textWrapping"/>
      </w:r>
    </w:p>
    <w:p w:rsidR="00000000" w:rsidDel="00000000" w:rsidP="00000000" w:rsidRDefault="00000000" w:rsidRPr="00000000" w14:paraId="00000146">
      <w:pPr>
        <w:pStyle w:val="Heading3"/>
        <w:keepNext w:val="0"/>
        <w:keepLines w:val="0"/>
        <w:spacing w:before="280" w:lineRule="auto"/>
        <w:rPr>
          <w:b w:val="1"/>
          <w:color w:val="000000"/>
          <w:sz w:val="26"/>
          <w:szCs w:val="26"/>
        </w:rPr>
      </w:pPr>
      <w:bookmarkStart w:colFirst="0" w:colLast="0" w:name="_364hojcuiwyx" w:id="21"/>
      <w:bookmarkEnd w:id="21"/>
      <w:r w:rsidDel="00000000" w:rsidR="00000000" w:rsidRPr="00000000">
        <w:rPr>
          <w:b w:val="1"/>
          <w:color w:val="000000"/>
          <w:sz w:val="26"/>
          <w:szCs w:val="26"/>
          <w:rtl w:val="0"/>
        </w:rPr>
        <w:t xml:space="preserve">Scalability, Support, and SLAs</w:t>
      </w:r>
    </w:p>
    <w:p w:rsidR="00000000" w:rsidDel="00000000" w:rsidP="00000000" w:rsidRDefault="00000000" w:rsidRPr="00000000" w14:paraId="00000147">
      <w:pPr>
        <w:numPr>
          <w:ilvl w:val="0"/>
          <w:numId w:val="29"/>
        </w:numPr>
        <w:spacing w:after="0" w:afterAutospacing="0" w:before="240" w:lineRule="auto"/>
        <w:ind w:left="720" w:hanging="360"/>
        <w:rPr>
          <w:b w:val="1"/>
        </w:rPr>
      </w:pPr>
      <w:r w:rsidDel="00000000" w:rsidR="00000000" w:rsidRPr="00000000">
        <w:rPr>
          <w:b w:val="1"/>
          <w:rtl w:val="0"/>
        </w:rPr>
        <w:t xml:space="preserve">AT&amp;T offers enterprise data plans with flexible scaling to support thousands of mobile devices, whether used by drivers, school admins, or parents.</w:t>
        <w:br w:type="textWrapping"/>
      </w:r>
    </w:p>
    <w:p w:rsidR="00000000" w:rsidDel="00000000" w:rsidP="00000000" w:rsidRDefault="00000000" w:rsidRPr="00000000" w14:paraId="00000148">
      <w:pPr>
        <w:numPr>
          <w:ilvl w:val="0"/>
          <w:numId w:val="29"/>
        </w:numPr>
        <w:spacing w:after="0" w:afterAutospacing="0" w:before="0" w:beforeAutospacing="0" w:lineRule="auto"/>
        <w:ind w:left="720" w:hanging="360"/>
        <w:rPr>
          <w:b w:val="1"/>
        </w:rPr>
      </w:pPr>
      <w:r w:rsidDel="00000000" w:rsidR="00000000" w:rsidRPr="00000000">
        <w:rPr>
          <w:b w:val="1"/>
          <w:rtl w:val="0"/>
        </w:rPr>
        <w:t xml:space="preserve">They provide dedicated support representatives, real-time usage dashboards, and the ability to monitor, suspend, or reassign service across devices.</w:t>
        <w:br w:type="textWrapping"/>
      </w:r>
    </w:p>
    <w:p w:rsidR="00000000" w:rsidDel="00000000" w:rsidP="00000000" w:rsidRDefault="00000000" w:rsidRPr="00000000" w14:paraId="00000149">
      <w:pPr>
        <w:numPr>
          <w:ilvl w:val="0"/>
          <w:numId w:val="29"/>
        </w:numPr>
        <w:spacing w:after="240" w:before="0" w:beforeAutospacing="0" w:lineRule="auto"/>
        <w:ind w:left="720" w:hanging="360"/>
        <w:rPr>
          <w:b w:val="1"/>
        </w:rPr>
      </w:pPr>
      <w:r w:rsidDel="00000000" w:rsidR="00000000" w:rsidRPr="00000000">
        <w:rPr>
          <w:b w:val="1"/>
          <w:rtl w:val="0"/>
        </w:rPr>
        <w:t xml:space="preserve">Optional Service Level Agreements (SLAs) ensure guaranteed response times and network performance metrics.</w:t>
        <w:br w:type="textWrapping"/>
      </w:r>
    </w:p>
    <w:p w:rsidR="00000000" w:rsidDel="00000000" w:rsidP="00000000" w:rsidRDefault="00000000" w:rsidRPr="00000000" w14:paraId="0000014A">
      <w:pPr>
        <w:rPr>
          <w:b w:val="1"/>
          <w:color w:val="000000"/>
          <w:sz w:val="28"/>
          <w:szCs w:val="28"/>
        </w:rPr>
      </w:pPr>
      <w:r w:rsidDel="00000000" w:rsidR="00000000" w:rsidRPr="00000000">
        <w:rPr>
          <w:b w:val="1"/>
          <w:color w:val="000000"/>
          <w:sz w:val="28"/>
          <w:szCs w:val="28"/>
          <w:rtl w:val="0"/>
        </w:rPr>
        <w:t xml:space="preserve">Soti Mobile Device Management(MDM</w:t>
      </w:r>
      <w:r w:rsidDel="00000000" w:rsidR="00000000" w:rsidRPr="00000000">
        <w:rPr>
          <w:b w:val="1"/>
          <w:sz w:val="28"/>
          <w:szCs w:val="28"/>
          <w:rtl w:val="0"/>
        </w:rPr>
        <w:t xml:space="preserve">)</w:t>
      </w:r>
      <w:r w:rsidDel="00000000" w:rsidR="00000000" w:rsidRPr="00000000">
        <w:rPr>
          <w:b w:val="1"/>
          <w:color w:val="000000"/>
          <w:sz w:val="28"/>
          <w:szCs w:val="28"/>
          <w:rtl w:val="0"/>
        </w:rPr>
        <w:t xml:space="preserve"> - Core Objectives SOTI Will Address:</w:t>
      </w:r>
    </w:p>
    <w:p w:rsidR="00000000" w:rsidDel="00000000" w:rsidP="00000000" w:rsidRDefault="00000000" w:rsidRPr="00000000" w14:paraId="0000014B">
      <w:pPr>
        <w:numPr>
          <w:ilvl w:val="0"/>
          <w:numId w:val="101"/>
        </w:numPr>
        <w:spacing w:after="0" w:afterAutospacing="0" w:before="240" w:lineRule="auto"/>
        <w:ind w:left="720" w:hanging="360"/>
      </w:pPr>
      <w:r w:rsidDel="00000000" w:rsidR="00000000" w:rsidRPr="00000000">
        <w:rPr>
          <w:b w:val="1"/>
          <w:rtl w:val="0"/>
        </w:rPr>
        <w:t xml:space="preserve">Device Enrollment &amp; Lifecycle Management</w:t>
        <w:br w:type="textWrapping"/>
      </w:r>
      <w:r w:rsidDel="00000000" w:rsidR="00000000" w:rsidRPr="00000000">
        <w:rPr>
          <w:rtl w:val="0"/>
        </w:rPr>
        <w:t xml:space="preserve"> Automated provisioning and configuration of all mobile devices (including driver tablets, admin tablets, and any field-deployed hardware).</w:t>
        <w:br w:type="textWrapping"/>
      </w:r>
    </w:p>
    <w:p w:rsidR="00000000" w:rsidDel="00000000" w:rsidP="00000000" w:rsidRDefault="00000000" w:rsidRPr="00000000" w14:paraId="0000014C">
      <w:pPr>
        <w:numPr>
          <w:ilvl w:val="0"/>
          <w:numId w:val="101"/>
        </w:numPr>
        <w:spacing w:after="0" w:afterAutospacing="0" w:before="0" w:beforeAutospacing="0" w:lineRule="auto"/>
        <w:ind w:left="720" w:hanging="360"/>
      </w:pPr>
      <w:r w:rsidDel="00000000" w:rsidR="00000000" w:rsidRPr="00000000">
        <w:rPr>
          <w:b w:val="1"/>
          <w:rtl w:val="0"/>
        </w:rPr>
        <w:t xml:space="preserve">Real-Time Device Monitoring &amp; Support</w:t>
        <w:br w:type="textWrapping"/>
      </w:r>
      <w:r w:rsidDel="00000000" w:rsidR="00000000" w:rsidRPr="00000000">
        <w:rPr>
          <w:rtl w:val="0"/>
        </w:rPr>
        <w:t xml:space="preserve"> Remote diagnostics, troubleshooting, and updates to ensure 24/7 uptime for devices in active transportation environments.</w:t>
        <w:br w:type="textWrapping"/>
      </w:r>
    </w:p>
    <w:p w:rsidR="00000000" w:rsidDel="00000000" w:rsidP="00000000" w:rsidRDefault="00000000" w:rsidRPr="00000000" w14:paraId="0000014D">
      <w:pPr>
        <w:numPr>
          <w:ilvl w:val="0"/>
          <w:numId w:val="101"/>
        </w:numPr>
        <w:spacing w:after="0" w:afterAutospacing="0" w:before="0" w:beforeAutospacing="0" w:lineRule="auto"/>
        <w:ind w:left="720" w:hanging="360"/>
      </w:pPr>
      <w:r w:rsidDel="00000000" w:rsidR="00000000" w:rsidRPr="00000000">
        <w:rPr>
          <w:b w:val="1"/>
          <w:rtl w:val="0"/>
        </w:rPr>
        <w:t xml:space="preserve">Security &amp; Compliance Enforcement</w:t>
        <w:br w:type="textWrapping"/>
      </w:r>
      <w:r w:rsidDel="00000000" w:rsidR="00000000" w:rsidRPr="00000000">
        <w:rPr>
          <w:rtl w:val="0"/>
        </w:rPr>
        <w:t xml:space="preserve"> Policy-based controls for encryption, secure app delivery, firewall rules, and OS-level lockdown to meet </w:t>
      </w:r>
      <w:r w:rsidDel="00000000" w:rsidR="00000000" w:rsidRPr="00000000">
        <w:rPr>
          <w:b w:val="1"/>
          <w:rtl w:val="0"/>
        </w:rPr>
        <w:t xml:space="preserve">government-grade compliance</w:t>
      </w:r>
      <w:r w:rsidDel="00000000" w:rsidR="00000000" w:rsidRPr="00000000">
        <w:rPr>
          <w:rtl w:val="0"/>
        </w:rPr>
        <w:t xml:space="preserve"> standards (including data privacy, remote wipe, and geofencing).</w:t>
        <w:br w:type="textWrapping"/>
      </w:r>
    </w:p>
    <w:p w:rsidR="00000000" w:rsidDel="00000000" w:rsidP="00000000" w:rsidRDefault="00000000" w:rsidRPr="00000000" w14:paraId="0000014E">
      <w:pPr>
        <w:numPr>
          <w:ilvl w:val="0"/>
          <w:numId w:val="101"/>
        </w:numPr>
        <w:spacing w:after="0" w:afterAutospacing="0" w:before="0" w:beforeAutospacing="0" w:lineRule="auto"/>
        <w:ind w:left="720" w:hanging="360"/>
      </w:pPr>
      <w:r w:rsidDel="00000000" w:rsidR="00000000" w:rsidRPr="00000000">
        <w:rPr>
          <w:b w:val="1"/>
          <w:rtl w:val="0"/>
        </w:rPr>
        <w:t xml:space="preserve">Application Management</w:t>
        <w:br w:type="textWrapping"/>
      </w:r>
      <w:r w:rsidDel="00000000" w:rsidR="00000000" w:rsidRPr="00000000">
        <w:rPr>
          <w:rtl w:val="0"/>
        </w:rPr>
        <w:t xml:space="preserve"> Centralized control for deploying, updating, and managing mobile apps across all devices—critical for ensuring the consistent performance of driver, parent, and faculty-facing applications.</w:t>
        <w:br w:type="textWrapping"/>
      </w:r>
    </w:p>
    <w:p w:rsidR="00000000" w:rsidDel="00000000" w:rsidP="00000000" w:rsidRDefault="00000000" w:rsidRPr="00000000" w14:paraId="0000014F">
      <w:pPr>
        <w:numPr>
          <w:ilvl w:val="0"/>
          <w:numId w:val="101"/>
        </w:numPr>
        <w:spacing w:after="240" w:before="0" w:beforeAutospacing="0" w:lineRule="auto"/>
        <w:ind w:left="720" w:hanging="360"/>
      </w:pPr>
      <w:r w:rsidDel="00000000" w:rsidR="00000000" w:rsidRPr="00000000">
        <w:rPr>
          <w:b w:val="1"/>
          <w:rtl w:val="0"/>
        </w:rPr>
        <w:t xml:space="preserve">Analytics &amp; Reporting</w:t>
        <w:br w:type="textWrapping"/>
      </w:r>
      <w:r w:rsidDel="00000000" w:rsidR="00000000" w:rsidRPr="00000000">
        <w:rPr>
          <w:rtl w:val="0"/>
        </w:rPr>
        <w:t xml:space="preserve"> Integration with our broader monitoring suite to capture device-level metrics, usage trends, and potential risks—informing operations and future optimization.</w:t>
        <w:br w:type="textWrapping"/>
      </w:r>
    </w:p>
    <w:p w:rsidR="00000000" w:rsidDel="00000000" w:rsidP="00000000" w:rsidRDefault="00000000" w:rsidRPr="00000000" w14:paraId="00000150">
      <w:pPr>
        <w:pStyle w:val="Heading4"/>
        <w:keepNext w:val="0"/>
        <w:keepLines w:val="0"/>
        <w:spacing w:after="40" w:before="240" w:lineRule="auto"/>
        <w:rPr>
          <w:b w:val="1"/>
          <w:color w:val="000000"/>
          <w:sz w:val="22"/>
          <w:szCs w:val="22"/>
        </w:rPr>
      </w:pPr>
      <w:bookmarkStart w:colFirst="0" w:colLast="0" w:name="_16bl87iu9yir" w:id="22"/>
      <w:bookmarkEnd w:id="22"/>
      <w:r w:rsidDel="00000000" w:rsidR="00000000" w:rsidRPr="00000000">
        <w:rPr>
          <w:b w:val="1"/>
          <w:color w:val="000000"/>
          <w:sz w:val="22"/>
          <w:szCs w:val="22"/>
          <w:rtl w:val="0"/>
        </w:rPr>
        <w:t xml:space="preserve">Integration with the Broader Platform</w:t>
      </w:r>
    </w:p>
    <w:p w:rsidR="00000000" w:rsidDel="00000000" w:rsidP="00000000" w:rsidRDefault="00000000" w:rsidRPr="00000000" w14:paraId="00000151">
      <w:pPr>
        <w:spacing w:after="240" w:before="240" w:lineRule="auto"/>
        <w:rPr/>
      </w:pPr>
      <w:r w:rsidDel="00000000" w:rsidR="00000000" w:rsidRPr="00000000">
        <w:rPr>
          <w:rtl w:val="0"/>
        </w:rPr>
        <w:t xml:space="preserve">SOTI will integrate with our AWS-hosted backend and identity management services, allowing seamless user authentication, secure API access, and device-specific entitlements across roles (e.g., drivers, faculty, tech admins). Configuration changes or app updates can be pushed instantly to devices across boroughs, ensuring continuity and responsiveness.</w:t>
      </w:r>
    </w:p>
    <w:p w:rsidR="00000000" w:rsidDel="00000000" w:rsidP="00000000" w:rsidRDefault="00000000" w:rsidRPr="00000000" w14:paraId="00000152">
      <w:pPr>
        <w:pStyle w:val="Heading4"/>
        <w:keepNext w:val="0"/>
        <w:keepLines w:val="0"/>
        <w:spacing w:after="40" w:before="240" w:lineRule="auto"/>
        <w:rPr>
          <w:b w:val="1"/>
          <w:color w:val="000000"/>
          <w:sz w:val="22"/>
          <w:szCs w:val="22"/>
        </w:rPr>
      </w:pPr>
      <w:bookmarkStart w:colFirst="0" w:colLast="0" w:name="_qra1i498dd16" w:id="23"/>
      <w:bookmarkEnd w:id="23"/>
      <w:r w:rsidDel="00000000" w:rsidR="00000000" w:rsidRPr="00000000">
        <w:rPr>
          <w:b w:val="1"/>
          <w:color w:val="000000"/>
          <w:sz w:val="22"/>
          <w:szCs w:val="22"/>
          <w:rtl w:val="0"/>
        </w:rPr>
        <w:t xml:space="preserve">Scalability &amp; Adaptability</w:t>
      </w:r>
    </w:p>
    <w:p w:rsidR="00000000" w:rsidDel="00000000" w:rsidP="00000000" w:rsidRDefault="00000000" w:rsidRPr="00000000" w14:paraId="00000153">
      <w:pPr>
        <w:spacing w:after="240" w:before="240" w:lineRule="auto"/>
        <w:rPr/>
      </w:pPr>
      <w:r w:rsidDel="00000000" w:rsidR="00000000" w:rsidRPr="00000000">
        <w:rPr>
          <w:rtl w:val="0"/>
        </w:rPr>
        <w:t xml:space="preserve">SOTI is proven in large-scale environments across healthcare, public safety, and logistics, making it a strategic fit for this city-wide deployment. Its flexibility ensures we can easily expand the platform to additional locations or departments in the future.</w:t>
      </w:r>
    </w:p>
    <w:p w:rsidR="00000000" w:rsidDel="00000000" w:rsidP="00000000" w:rsidRDefault="00000000" w:rsidRPr="00000000" w14:paraId="00000154">
      <w:pPr>
        <w:rPr/>
      </w:pPr>
      <w:r w:rsidDel="00000000" w:rsidR="00000000" w:rsidRPr="00000000">
        <w:rPr>
          <w:rtl w:val="0"/>
        </w:rPr>
        <w:tab/>
      </w:r>
    </w:p>
    <w:p w:rsidR="00000000" w:rsidDel="00000000" w:rsidP="00000000" w:rsidRDefault="00000000" w:rsidRPr="00000000" w14:paraId="00000155">
      <w:pPr>
        <w:pStyle w:val="Heading3"/>
        <w:keepNext w:val="0"/>
        <w:keepLines w:val="0"/>
        <w:spacing w:before="280" w:lineRule="auto"/>
        <w:rPr>
          <w:b w:val="1"/>
          <w:color w:val="000000"/>
        </w:rPr>
      </w:pPr>
      <w:bookmarkStart w:colFirst="0" w:colLast="0" w:name="_ub3qsj7u6wyy" w:id="24"/>
      <w:bookmarkEnd w:id="24"/>
      <w:r w:rsidDel="00000000" w:rsidR="00000000" w:rsidRPr="00000000">
        <w:rPr>
          <w:b w:val="1"/>
          <w:color w:val="000000"/>
          <w:rtl w:val="0"/>
        </w:rPr>
        <w:t xml:space="preserve">Integration of Cambridge Mobile Telematics (CMT) for Driver Safety &amp; Risk Management</w:t>
      </w:r>
    </w:p>
    <w:p w:rsidR="00000000" w:rsidDel="00000000" w:rsidP="00000000" w:rsidRDefault="00000000" w:rsidRPr="00000000" w14:paraId="00000156">
      <w:pPr>
        <w:spacing w:after="240" w:before="240" w:lineRule="auto"/>
        <w:rPr/>
      </w:pPr>
      <w:r w:rsidDel="00000000" w:rsidR="00000000" w:rsidRPr="00000000">
        <w:rPr>
          <w:rtl w:val="0"/>
        </w:rPr>
        <w:t xml:space="preserve">As part of Sentry’s commitment to safety, operational excellence, and compliance with all NYC Public Schools Office of Pupil Transportation (NYCPS OPT) requirements, we will integrate </w:t>
      </w:r>
      <w:r w:rsidDel="00000000" w:rsidR="00000000" w:rsidRPr="00000000">
        <w:rPr>
          <w:b w:val="1"/>
          <w:rtl w:val="0"/>
        </w:rPr>
        <w:t xml:space="preserve">Cambridge Mobile Telematics (CMT)</w:t>
      </w:r>
      <w:r w:rsidDel="00000000" w:rsidR="00000000" w:rsidRPr="00000000">
        <w:rPr>
          <w:rtl w:val="0"/>
        </w:rPr>
        <w:t xml:space="preserve"> into the core of our driver monitoring and safety solution. CMT is the world’s leading telematics service provider, with a proven track record of reducing road risk through advanced, AI-powered mobile telematics.</w:t>
      </w:r>
    </w:p>
    <w:p w:rsidR="00000000" w:rsidDel="00000000" w:rsidP="00000000" w:rsidRDefault="00000000" w:rsidRPr="00000000" w14:paraId="00000157">
      <w:pPr>
        <w:pStyle w:val="Heading4"/>
        <w:keepNext w:val="0"/>
        <w:keepLines w:val="0"/>
        <w:spacing w:after="40" w:before="240" w:lineRule="auto"/>
        <w:rPr>
          <w:b w:val="1"/>
          <w:color w:val="000000"/>
          <w:sz w:val="22"/>
          <w:szCs w:val="22"/>
        </w:rPr>
      </w:pPr>
      <w:bookmarkStart w:colFirst="0" w:colLast="0" w:name="_w0mjbrwefdq" w:id="25"/>
      <w:bookmarkEnd w:id="25"/>
      <w:r w:rsidDel="00000000" w:rsidR="00000000" w:rsidRPr="00000000">
        <w:rPr>
          <w:b w:val="1"/>
          <w:color w:val="000000"/>
          <w:sz w:val="22"/>
          <w:szCs w:val="22"/>
          <w:rtl w:val="0"/>
        </w:rPr>
        <w:t xml:space="preserve">Real-Time Driver Behavior Monitoring</w:t>
      </w:r>
    </w:p>
    <w:p w:rsidR="00000000" w:rsidDel="00000000" w:rsidP="00000000" w:rsidRDefault="00000000" w:rsidRPr="00000000" w14:paraId="00000158">
      <w:pPr>
        <w:spacing w:after="240" w:before="240" w:lineRule="auto"/>
        <w:rPr/>
      </w:pPr>
      <w:r w:rsidDel="00000000" w:rsidR="00000000" w:rsidRPr="00000000">
        <w:rPr>
          <w:rtl w:val="0"/>
        </w:rPr>
        <w:t xml:space="preserve">Using CMT’s </w:t>
      </w:r>
      <w:r w:rsidDel="00000000" w:rsidR="00000000" w:rsidRPr="00000000">
        <w:rPr>
          <w:b w:val="1"/>
          <w:rtl w:val="0"/>
        </w:rPr>
        <w:t xml:space="preserve">DriveWell Fusion® platform</w:t>
      </w:r>
      <w:r w:rsidDel="00000000" w:rsidR="00000000" w:rsidRPr="00000000">
        <w:rPr>
          <w:rtl w:val="0"/>
        </w:rPr>
        <w:t xml:space="preserve"> and mobile SDK, embedded within our driver mobile application, the system will continuously capture and analyze driver behavior data using built-in device sensors. This includes:</w:t>
      </w:r>
    </w:p>
    <w:p w:rsidR="00000000" w:rsidDel="00000000" w:rsidP="00000000" w:rsidRDefault="00000000" w:rsidRPr="00000000" w14:paraId="00000159">
      <w:pPr>
        <w:numPr>
          <w:ilvl w:val="0"/>
          <w:numId w:val="173"/>
        </w:numPr>
        <w:spacing w:after="0" w:afterAutospacing="0" w:before="240" w:line="240" w:lineRule="auto"/>
        <w:ind w:left="720" w:hanging="360"/>
      </w:pPr>
      <w:r w:rsidDel="00000000" w:rsidR="00000000" w:rsidRPr="00000000">
        <w:rPr>
          <w:rtl w:val="0"/>
        </w:rPr>
        <w:t xml:space="preserve">Hard braking and acceleration</w:t>
        <w:br w:type="textWrapping"/>
      </w:r>
    </w:p>
    <w:p w:rsidR="00000000" w:rsidDel="00000000" w:rsidP="00000000" w:rsidRDefault="00000000" w:rsidRPr="00000000" w14:paraId="0000015A">
      <w:pPr>
        <w:numPr>
          <w:ilvl w:val="0"/>
          <w:numId w:val="173"/>
        </w:numPr>
        <w:spacing w:after="0" w:afterAutospacing="0" w:before="0" w:beforeAutospacing="0" w:line="240" w:lineRule="auto"/>
        <w:ind w:left="720" w:hanging="360"/>
      </w:pPr>
      <w:r w:rsidDel="00000000" w:rsidR="00000000" w:rsidRPr="00000000">
        <w:rPr>
          <w:rtl w:val="0"/>
        </w:rPr>
        <w:t xml:space="preserve">Excessive speeding relative to posted limits and traffic flow</w:t>
        <w:br w:type="textWrapping"/>
      </w:r>
    </w:p>
    <w:p w:rsidR="00000000" w:rsidDel="00000000" w:rsidP="00000000" w:rsidRDefault="00000000" w:rsidRPr="00000000" w14:paraId="0000015B">
      <w:pPr>
        <w:numPr>
          <w:ilvl w:val="0"/>
          <w:numId w:val="173"/>
        </w:numPr>
        <w:spacing w:after="0" w:afterAutospacing="0" w:before="0" w:beforeAutospacing="0" w:line="240" w:lineRule="auto"/>
        <w:ind w:left="720" w:hanging="360"/>
      </w:pPr>
      <w:r w:rsidDel="00000000" w:rsidR="00000000" w:rsidRPr="00000000">
        <w:rPr>
          <w:rtl w:val="0"/>
        </w:rPr>
        <w:t xml:space="preserve">Sharp cornering and erratic lane changes</w:t>
        <w:br w:type="textWrapping"/>
      </w:r>
    </w:p>
    <w:p w:rsidR="00000000" w:rsidDel="00000000" w:rsidP="00000000" w:rsidRDefault="00000000" w:rsidRPr="00000000" w14:paraId="0000015C">
      <w:pPr>
        <w:numPr>
          <w:ilvl w:val="0"/>
          <w:numId w:val="173"/>
        </w:numPr>
        <w:spacing w:after="240" w:before="0" w:beforeAutospacing="0" w:line="240" w:lineRule="auto"/>
        <w:ind w:left="720" w:hanging="360"/>
      </w:pPr>
      <w:r w:rsidDel="00000000" w:rsidR="00000000" w:rsidRPr="00000000">
        <w:rPr>
          <w:rtl w:val="0"/>
        </w:rPr>
        <w:t xml:space="preserve">Distracted driving through phone or tablet interaction</w:t>
        <w:br w:type="textWrapping"/>
      </w:r>
    </w:p>
    <w:p w:rsidR="00000000" w:rsidDel="00000000" w:rsidP="00000000" w:rsidRDefault="00000000" w:rsidRPr="00000000" w14:paraId="0000015D">
      <w:pPr>
        <w:spacing w:after="240" w:before="240" w:lineRule="auto"/>
        <w:rPr/>
      </w:pPr>
      <w:r w:rsidDel="00000000" w:rsidR="00000000" w:rsidRPr="00000000">
        <w:rPr>
          <w:rtl w:val="0"/>
        </w:rPr>
        <w:t xml:space="preserve">Through </w:t>
      </w:r>
      <w:r w:rsidDel="00000000" w:rsidR="00000000" w:rsidRPr="00000000">
        <w:rPr>
          <w:b w:val="1"/>
          <w:rtl w:val="0"/>
        </w:rPr>
        <w:t xml:space="preserve">on-device machine learning</w:t>
      </w:r>
      <w:r w:rsidDel="00000000" w:rsidR="00000000" w:rsidRPr="00000000">
        <w:rPr>
          <w:rtl w:val="0"/>
        </w:rPr>
        <w:t xml:space="preserve">, these events are detected in real time and will trigger </w:t>
      </w:r>
      <w:r w:rsidDel="00000000" w:rsidR="00000000" w:rsidRPr="00000000">
        <w:rPr>
          <w:b w:val="1"/>
          <w:rtl w:val="0"/>
        </w:rPr>
        <w:t xml:space="preserve">audio alerts</w:t>
      </w:r>
      <w:r w:rsidDel="00000000" w:rsidR="00000000" w:rsidRPr="00000000">
        <w:rPr>
          <w:rtl w:val="0"/>
        </w:rPr>
        <w:t xml:space="preserve">, reminding the driver to remain attentive and safe. This immediate feedback mechanism is crucial in promoting safe driving habits on the road.</w:t>
      </w:r>
    </w:p>
    <w:p w:rsidR="00000000" w:rsidDel="00000000" w:rsidP="00000000" w:rsidRDefault="00000000" w:rsidRPr="00000000" w14:paraId="0000015E">
      <w:pPr>
        <w:pStyle w:val="Heading4"/>
        <w:keepNext w:val="0"/>
        <w:keepLines w:val="0"/>
        <w:spacing w:after="40" w:before="240" w:lineRule="auto"/>
        <w:rPr>
          <w:b w:val="1"/>
          <w:color w:val="000000"/>
          <w:sz w:val="22"/>
          <w:szCs w:val="22"/>
        </w:rPr>
      </w:pPr>
      <w:bookmarkStart w:colFirst="0" w:colLast="0" w:name="_uute8z67n2o8" w:id="26"/>
      <w:bookmarkEnd w:id="26"/>
      <w:r w:rsidDel="00000000" w:rsidR="00000000" w:rsidRPr="00000000">
        <w:rPr>
          <w:b w:val="1"/>
          <w:color w:val="000000"/>
          <w:sz w:val="22"/>
          <w:szCs w:val="22"/>
          <w:rtl w:val="0"/>
        </w:rPr>
        <w:t xml:space="preserve">Behavior Scoring &amp; Trend Analysis</w:t>
      </w:r>
    </w:p>
    <w:p w:rsidR="00000000" w:rsidDel="00000000" w:rsidP="00000000" w:rsidRDefault="00000000" w:rsidRPr="00000000" w14:paraId="0000015F">
      <w:pPr>
        <w:spacing w:after="240" w:before="240" w:lineRule="auto"/>
        <w:rPr/>
      </w:pPr>
      <w:r w:rsidDel="00000000" w:rsidR="00000000" w:rsidRPr="00000000">
        <w:rPr>
          <w:rtl w:val="0"/>
        </w:rPr>
        <w:t xml:space="preserve">Post-trip data is processed in the cloud using CMT’s AI-driven models to create a </w:t>
      </w:r>
      <w:r w:rsidDel="00000000" w:rsidR="00000000" w:rsidRPr="00000000">
        <w:rPr>
          <w:b w:val="1"/>
          <w:rtl w:val="0"/>
        </w:rPr>
        <w:t xml:space="preserve">comprehensive behavioral profile</w:t>
      </w:r>
      <w:r w:rsidDel="00000000" w:rsidR="00000000" w:rsidRPr="00000000">
        <w:rPr>
          <w:rtl w:val="0"/>
        </w:rPr>
        <w:t xml:space="preserve"> for each driver. Each profile includes:</w:t>
      </w:r>
    </w:p>
    <w:p w:rsidR="00000000" w:rsidDel="00000000" w:rsidP="00000000" w:rsidRDefault="00000000" w:rsidRPr="00000000" w14:paraId="00000160">
      <w:pPr>
        <w:numPr>
          <w:ilvl w:val="0"/>
          <w:numId w:val="173"/>
        </w:numPr>
        <w:spacing w:after="0" w:afterAutospacing="0" w:before="240" w:line="240" w:lineRule="auto"/>
        <w:ind w:left="720" w:hanging="360"/>
      </w:pPr>
      <w:r w:rsidDel="00000000" w:rsidR="00000000" w:rsidRPr="00000000">
        <w:rPr>
          <w:rtl w:val="0"/>
        </w:rPr>
        <w:t xml:space="preserve">A standardized Driver Safety Score (0–100)</w:t>
        <w:br w:type="textWrapping"/>
      </w:r>
    </w:p>
    <w:p w:rsidR="00000000" w:rsidDel="00000000" w:rsidP="00000000" w:rsidRDefault="00000000" w:rsidRPr="00000000" w14:paraId="00000161">
      <w:pPr>
        <w:numPr>
          <w:ilvl w:val="0"/>
          <w:numId w:val="173"/>
        </w:numPr>
        <w:spacing w:after="0" w:afterAutospacing="0" w:before="0" w:beforeAutospacing="0" w:line="240" w:lineRule="auto"/>
        <w:ind w:left="720" w:hanging="360"/>
      </w:pPr>
      <w:r w:rsidDel="00000000" w:rsidR="00000000" w:rsidRPr="00000000">
        <w:rPr>
          <w:rtl w:val="0"/>
        </w:rPr>
        <w:t xml:space="preserve">Risk trend insights and weekly summaries</w:t>
        <w:br w:type="textWrapping"/>
      </w:r>
    </w:p>
    <w:p w:rsidR="00000000" w:rsidDel="00000000" w:rsidP="00000000" w:rsidRDefault="00000000" w:rsidRPr="00000000" w14:paraId="00000162">
      <w:pPr>
        <w:numPr>
          <w:ilvl w:val="0"/>
          <w:numId w:val="173"/>
        </w:numPr>
        <w:spacing w:after="240" w:before="0" w:beforeAutospacing="0" w:line="240" w:lineRule="auto"/>
        <w:ind w:left="720" w:hanging="360"/>
      </w:pPr>
      <w:r w:rsidDel="00000000" w:rsidR="00000000" w:rsidRPr="00000000">
        <w:rPr>
          <w:rtl w:val="0"/>
        </w:rPr>
        <w:t xml:space="preserve">Visualized history of performance metrics</w:t>
        <w:br w:type="textWrapping"/>
      </w:r>
    </w:p>
    <w:p w:rsidR="00000000" w:rsidDel="00000000" w:rsidP="00000000" w:rsidRDefault="00000000" w:rsidRPr="00000000" w14:paraId="00000163">
      <w:pPr>
        <w:spacing w:after="240" w:before="240" w:lineRule="auto"/>
        <w:rPr/>
      </w:pPr>
      <w:r w:rsidDel="00000000" w:rsidR="00000000" w:rsidRPr="00000000">
        <w:rPr>
          <w:rtl w:val="0"/>
        </w:rPr>
        <w:t xml:space="preserve">This data will be made available via the Sentry SMBS web portal for NYCPS, including dashboards used by OPT officials for performance reviews, vendor oversight, and safety compliance monitoring.</w:t>
      </w:r>
    </w:p>
    <w:p w:rsidR="00000000" w:rsidDel="00000000" w:rsidP="00000000" w:rsidRDefault="00000000" w:rsidRPr="00000000" w14:paraId="00000164">
      <w:pPr>
        <w:pStyle w:val="Heading4"/>
        <w:keepNext w:val="0"/>
        <w:keepLines w:val="0"/>
        <w:spacing w:after="40" w:before="240" w:lineRule="auto"/>
        <w:rPr>
          <w:b w:val="1"/>
          <w:color w:val="000000"/>
          <w:sz w:val="22"/>
          <w:szCs w:val="22"/>
        </w:rPr>
      </w:pPr>
      <w:bookmarkStart w:colFirst="0" w:colLast="0" w:name="_7myctc702y2" w:id="27"/>
      <w:bookmarkEnd w:id="27"/>
      <w:r w:rsidDel="00000000" w:rsidR="00000000" w:rsidRPr="00000000">
        <w:rPr>
          <w:b w:val="1"/>
          <w:color w:val="000000"/>
          <w:sz w:val="22"/>
          <w:szCs w:val="22"/>
          <w:rtl w:val="0"/>
        </w:rPr>
        <w:t xml:space="preserve">Crash Detection, Anomaly Identification &amp; Predictive Risk Analytics</w:t>
      </w:r>
    </w:p>
    <w:p w:rsidR="00000000" w:rsidDel="00000000" w:rsidP="00000000" w:rsidRDefault="00000000" w:rsidRPr="00000000" w14:paraId="00000165">
      <w:pPr>
        <w:spacing w:after="240" w:before="240" w:lineRule="auto"/>
        <w:rPr/>
      </w:pPr>
      <w:r w:rsidDel="00000000" w:rsidR="00000000" w:rsidRPr="00000000">
        <w:rPr>
          <w:rtl w:val="0"/>
        </w:rPr>
        <w:t xml:space="preserve">CMT’s platform also supports:</w:t>
      </w:r>
    </w:p>
    <w:p w:rsidR="00000000" w:rsidDel="00000000" w:rsidP="00000000" w:rsidRDefault="00000000" w:rsidRPr="00000000" w14:paraId="00000166">
      <w:pPr>
        <w:numPr>
          <w:ilvl w:val="0"/>
          <w:numId w:val="173"/>
        </w:numPr>
        <w:spacing w:after="0" w:afterAutospacing="0" w:before="240" w:line="240" w:lineRule="auto"/>
        <w:ind w:left="720" w:hanging="360"/>
      </w:pPr>
      <w:r w:rsidDel="00000000" w:rsidR="00000000" w:rsidRPr="00000000">
        <w:rPr>
          <w:rtl w:val="0"/>
        </w:rPr>
        <w:t xml:space="preserve">Detection of behavioral anomalies that signal deviation from safe driving norms</w:t>
        <w:br w:type="textWrapping"/>
      </w:r>
    </w:p>
    <w:p w:rsidR="00000000" w:rsidDel="00000000" w:rsidP="00000000" w:rsidRDefault="00000000" w:rsidRPr="00000000" w14:paraId="00000167">
      <w:pPr>
        <w:numPr>
          <w:ilvl w:val="0"/>
          <w:numId w:val="173"/>
        </w:numPr>
        <w:spacing w:after="0" w:afterAutospacing="0" w:before="0" w:beforeAutospacing="0" w:line="240" w:lineRule="auto"/>
        <w:ind w:left="720" w:hanging="360"/>
      </w:pPr>
      <w:r w:rsidDel="00000000" w:rsidR="00000000" w:rsidRPr="00000000">
        <w:rPr>
          <w:rtl w:val="0"/>
        </w:rPr>
        <w:t xml:space="preserve">Generation of real-time risk assessments</w:t>
        <w:br w:type="textWrapping"/>
      </w:r>
    </w:p>
    <w:p w:rsidR="00000000" w:rsidDel="00000000" w:rsidP="00000000" w:rsidRDefault="00000000" w:rsidRPr="00000000" w14:paraId="00000168">
      <w:pPr>
        <w:numPr>
          <w:ilvl w:val="0"/>
          <w:numId w:val="173"/>
        </w:numPr>
        <w:spacing w:after="240" w:before="0" w:beforeAutospacing="0" w:line="240" w:lineRule="auto"/>
        <w:ind w:left="720" w:hanging="360"/>
      </w:pPr>
      <w:r w:rsidDel="00000000" w:rsidR="00000000" w:rsidRPr="00000000">
        <w:rPr>
          <w:rtl w:val="0"/>
        </w:rPr>
        <w:t xml:space="preserve">Predictive modeling to forecast potential future safety incidents</w:t>
        <w:br w:type="textWrapping"/>
      </w:r>
    </w:p>
    <w:p w:rsidR="00000000" w:rsidDel="00000000" w:rsidP="00000000" w:rsidRDefault="00000000" w:rsidRPr="00000000" w14:paraId="00000169">
      <w:pPr>
        <w:spacing w:after="240" w:before="240" w:lineRule="auto"/>
        <w:rPr/>
      </w:pPr>
      <w:r w:rsidDel="00000000" w:rsidR="00000000" w:rsidRPr="00000000">
        <w:rPr>
          <w:rtl w:val="0"/>
        </w:rPr>
        <w:t xml:space="preserve">All of these outputs are accessible by administrators and supervisors via a centralized web portal, enabling proactive coaching, early intervention, and formal escalation protocols when risk thresholds are exceeded.</w:t>
      </w:r>
    </w:p>
    <w:p w:rsidR="00000000" w:rsidDel="00000000" w:rsidP="00000000" w:rsidRDefault="00000000" w:rsidRPr="00000000" w14:paraId="0000016A">
      <w:pPr>
        <w:pStyle w:val="Heading4"/>
        <w:keepNext w:val="0"/>
        <w:keepLines w:val="0"/>
        <w:spacing w:after="40" w:before="240" w:lineRule="auto"/>
        <w:rPr>
          <w:b w:val="1"/>
          <w:color w:val="000000"/>
          <w:sz w:val="22"/>
          <w:szCs w:val="22"/>
        </w:rPr>
      </w:pPr>
      <w:bookmarkStart w:colFirst="0" w:colLast="0" w:name="_et92rq5yxko7" w:id="28"/>
      <w:bookmarkEnd w:id="28"/>
      <w:r w:rsidDel="00000000" w:rsidR="00000000" w:rsidRPr="00000000">
        <w:rPr>
          <w:b w:val="1"/>
          <w:color w:val="000000"/>
          <w:sz w:val="22"/>
          <w:szCs w:val="22"/>
          <w:rtl w:val="0"/>
        </w:rPr>
        <w:t xml:space="preserve">Administrative Visibility &amp; Accountability</w:t>
      </w:r>
    </w:p>
    <w:p w:rsidR="00000000" w:rsidDel="00000000" w:rsidP="00000000" w:rsidRDefault="00000000" w:rsidRPr="00000000" w14:paraId="0000016B">
      <w:pPr>
        <w:spacing w:after="240" w:before="240" w:lineRule="auto"/>
        <w:rPr/>
      </w:pPr>
      <w:r w:rsidDel="00000000" w:rsidR="00000000" w:rsidRPr="00000000">
        <w:rPr>
          <w:rtl w:val="0"/>
        </w:rPr>
        <w:t xml:space="preserve">CMT’s DriveWell platform meets the </w:t>
      </w:r>
      <w:r w:rsidDel="00000000" w:rsidR="00000000" w:rsidRPr="00000000">
        <w:rPr>
          <w:b w:val="1"/>
          <w:rtl w:val="0"/>
        </w:rPr>
        <w:t xml:space="preserve">OPT Administrative Module Requirements</w:t>
      </w:r>
      <w:r w:rsidDel="00000000" w:rsidR="00000000" w:rsidRPr="00000000">
        <w:rPr>
          <w:rtl w:val="0"/>
        </w:rPr>
        <w:t xml:space="preserve"> by enabling:</w:t>
      </w:r>
    </w:p>
    <w:p w:rsidR="00000000" w:rsidDel="00000000" w:rsidP="00000000" w:rsidRDefault="00000000" w:rsidRPr="00000000" w14:paraId="0000016C">
      <w:pPr>
        <w:numPr>
          <w:ilvl w:val="0"/>
          <w:numId w:val="173"/>
        </w:numPr>
        <w:spacing w:after="0" w:afterAutospacing="0" w:before="240" w:line="240" w:lineRule="auto"/>
        <w:ind w:left="720" w:hanging="360"/>
      </w:pPr>
      <w:r w:rsidDel="00000000" w:rsidR="00000000" w:rsidRPr="00000000">
        <w:rPr>
          <w:rtl w:val="0"/>
        </w:rPr>
        <w:t xml:space="preserve">Full display of driver performance data over time</w:t>
        <w:br w:type="textWrapping"/>
      </w:r>
    </w:p>
    <w:p w:rsidR="00000000" w:rsidDel="00000000" w:rsidP="00000000" w:rsidRDefault="00000000" w:rsidRPr="00000000" w14:paraId="0000016D">
      <w:pPr>
        <w:numPr>
          <w:ilvl w:val="0"/>
          <w:numId w:val="173"/>
        </w:numPr>
        <w:spacing w:after="0" w:afterAutospacing="0" w:before="0" w:beforeAutospacing="0" w:line="240" w:lineRule="auto"/>
        <w:ind w:left="720" w:hanging="360"/>
      </w:pPr>
      <w:r w:rsidDel="00000000" w:rsidR="00000000" w:rsidRPr="00000000">
        <w:rPr>
          <w:rtl w:val="0"/>
        </w:rPr>
        <w:t xml:space="preserve">Integration of telematics metrics into school transportation workflows</w:t>
        <w:br w:type="textWrapping"/>
      </w:r>
    </w:p>
    <w:p w:rsidR="00000000" w:rsidDel="00000000" w:rsidP="00000000" w:rsidRDefault="00000000" w:rsidRPr="00000000" w14:paraId="0000016E">
      <w:pPr>
        <w:numPr>
          <w:ilvl w:val="0"/>
          <w:numId w:val="173"/>
        </w:numPr>
        <w:spacing w:after="240" w:before="0" w:beforeAutospacing="0" w:line="240" w:lineRule="auto"/>
        <w:ind w:left="720" w:hanging="360"/>
      </w:pPr>
      <w:r w:rsidDel="00000000" w:rsidR="00000000" w:rsidRPr="00000000">
        <w:rPr>
          <w:rtl w:val="0"/>
        </w:rPr>
        <w:t xml:space="preserve">Seamless API feeds to NYCPS portals or ServiceNow for case tracking and compliance reporting</w:t>
        <w:br w:type="textWrapping"/>
      </w:r>
    </w:p>
    <w:p w:rsidR="00000000" w:rsidDel="00000000" w:rsidP="00000000" w:rsidRDefault="00000000" w:rsidRPr="00000000" w14:paraId="0000016F">
      <w:pPr>
        <w:spacing w:after="240" w:before="240" w:lineRule="auto"/>
        <w:rPr/>
      </w:pPr>
      <w:r w:rsidDel="00000000" w:rsidR="00000000" w:rsidRPr="00000000">
        <w:rPr>
          <w:rtl w:val="0"/>
        </w:rPr>
        <w:t xml:space="preserve">This level of visibility promotes </w:t>
      </w:r>
      <w:r w:rsidDel="00000000" w:rsidR="00000000" w:rsidRPr="00000000">
        <w:rPr>
          <w:b w:val="1"/>
          <w:rtl w:val="0"/>
        </w:rPr>
        <w:t xml:space="preserve">data-driven decision-making</w:t>
      </w:r>
      <w:r w:rsidDel="00000000" w:rsidR="00000000" w:rsidRPr="00000000">
        <w:rPr>
          <w:rtl w:val="0"/>
        </w:rPr>
        <w:t xml:space="preserve"> and strengthens overall transportation oversight and accountability.</w:t>
      </w:r>
    </w:p>
    <w:p w:rsidR="00000000" w:rsidDel="00000000" w:rsidP="00000000" w:rsidRDefault="00000000" w:rsidRPr="00000000" w14:paraId="00000170">
      <w:pPr>
        <w:spacing w:after="240" w:before="240" w:lineRule="auto"/>
        <w:rPr/>
      </w:pPr>
      <w:r w:rsidDel="00000000" w:rsidR="00000000" w:rsidRPr="00000000">
        <w:rPr>
          <w:b w:val="1"/>
          <w:rtl w:val="0"/>
        </w:rPr>
        <w:t xml:space="preserve">Professional Services</w:t>
      </w:r>
      <w:r w:rsidDel="00000000" w:rsidR="00000000" w:rsidRPr="00000000">
        <w:rPr>
          <w:rtl w:val="0"/>
        </w:rPr>
        <w:t xml:space="preserve"> will be included to customize integration with NYCPS platforms and ensure alignment with OPT’s operational and data security standards.</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b w:val="1"/>
          <w:sz w:val="26"/>
          <w:szCs w:val="26"/>
        </w:rPr>
      </w:pPr>
      <w:r w:rsidDel="00000000" w:rsidR="00000000" w:rsidRPr="00000000">
        <w:rPr>
          <w:b w:val="1"/>
          <w:sz w:val="26"/>
          <w:szCs w:val="26"/>
          <w:rtl w:val="0"/>
        </w:rPr>
        <w:t xml:space="preserve">Customer Support and Ticket Management with Genesys + Zendesk</w:t>
      </w:r>
    </w:p>
    <w:p w:rsidR="00000000" w:rsidDel="00000000" w:rsidP="00000000" w:rsidRDefault="00000000" w:rsidRPr="00000000" w14:paraId="00000174">
      <w:pPr>
        <w:spacing w:after="240" w:before="240" w:lineRule="auto"/>
        <w:rPr/>
      </w:pPr>
      <w:r w:rsidDel="00000000" w:rsidR="00000000" w:rsidRPr="00000000">
        <w:rPr>
          <w:rtl w:val="0"/>
        </w:rPr>
        <w:t xml:space="preserve">Sentry will leverage its established </w:t>
      </w:r>
      <w:r w:rsidDel="00000000" w:rsidR="00000000" w:rsidRPr="00000000">
        <w:rPr>
          <w:b w:val="1"/>
          <w:rtl w:val="0"/>
        </w:rPr>
        <w:t xml:space="preserve">Global Customer Support Team</w:t>
      </w:r>
      <w:r w:rsidDel="00000000" w:rsidR="00000000" w:rsidRPr="00000000">
        <w:rPr>
          <w:rtl w:val="0"/>
        </w:rPr>
        <w:t xml:space="preserve"> to operate a comprehensive, 24/7 assistance desk—accessible via mobile devices, web portals, SMS, or phone—providing continuous support 365 days a year.</w:t>
      </w:r>
    </w:p>
    <w:p w:rsidR="00000000" w:rsidDel="00000000" w:rsidP="00000000" w:rsidRDefault="00000000" w:rsidRPr="00000000" w14:paraId="00000175">
      <w:pPr>
        <w:spacing w:after="240" w:before="240" w:lineRule="auto"/>
        <w:rPr/>
      </w:pPr>
      <w:r w:rsidDel="00000000" w:rsidR="00000000" w:rsidRPr="00000000">
        <w:rPr>
          <w:rtl w:val="0"/>
        </w:rPr>
        <w:t xml:space="preserve">The support infrastructure will be built on </w:t>
      </w:r>
      <w:r w:rsidDel="00000000" w:rsidR="00000000" w:rsidRPr="00000000">
        <w:rPr>
          <w:b w:val="1"/>
          <w:rtl w:val="0"/>
        </w:rPr>
        <w:t xml:space="preserve">Genesys Cloud CX</w:t>
      </w:r>
      <w:r w:rsidDel="00000000" w:rsidR="00000000" w:rsidRPr="00000000">
        <w:rPr>
          <w:rtl w:val="0"/>
        </w:rPr>
        <w:t xml:space="preserve">, a leading AI-driven experience orchestration platform that enables seamless management of interactions across voice, chat, email, and messaging channels. This platform ensures that all stakeholders—</w:t>
      </w:r>
      <w:r w:rsidDel="00000000" w:rsidR="00000000" w:rsidRPr="00000000">
        <w:rPr>
          <w:b w:val="1"/>
          <w:rtl w:val="0"/>
        </w:rPr>
        <w:t xml:space="preserve">Department of Education (DOE) faculty, bus drivers, students, and parents</w:t>
      </w:r>
      <w:r w:rsidDel="00000000" w:rsidR="00000000" w:rsidRPr="00000000">
        <w:rPr>
          <w:rtl w:val="0"/>
        </w:rPr>
        <w:t xml:space="preserve">—receive timely and efficient support, regardless of their preferred communication method.</w:t>
      </w:r>
    </w:p>
    <w:p w:rsidR="00000000" w:rsidDel="00000000" w:rsidP="00000000" w:rsidRDefault="00000000" w:rsidRPr="00000000" w14:paraId="00000176">
      <w:pPr>
        <w:spacing w:after="240" w:before="240" w:lineRule="auto"/>
        <w:rPr/>
      </w:pPr>
      <w:r w:rsidDel="00000000" w:rsidR="00000000" w:rsidRPr="00000000">
        <w:rPr>
          <w:b w:val="1"/>
          <w:rtl w:val="0"/>
        </w:rPr>
        <w:t xml:space="preserve">Zendesk</w:t>
      </w:r>
      <w:r w:rsidDel="00000000" w:rsidR="00000000" w:rsidRPr="00000000">
        <w:rPr>
          <w:rtl w:val="0"/>
        </w:rPr>
        <w:t xml:space="preserve"> will be fully integrated into Genesys to provide a robust </w:t>
      </w:r>
      <w:r w:rsidDel="00000000" w:rsidR="00000000" w:rsidRPr="00000000">
        <w:rPr>
          <w:b w:val="1"/>
          <w:rtl w:val="0"/>
        </w:rPr>
        <w:t xml:space="preserve">ticket management system</w:t>
      </w:r>
      <w:r w:rsidDel="00000000" w:rsidR="00000000" w:rsidRPr="00000000">
        <w:rPr>
          <w:rtl w:val="0"/>
        </w:rPr>
        <w:t xml:space="preserve">. This integration facilitates unified agent workflows and streamlined case resolution. Furthermore, both platforms offer native interoperability with </w:t>
      </w:r>
      <w:r w:rsidDel="00000000" w:rsidR="00000000" w:rsidRPr="00000000">
        <w:rPr>
          <w:b w:val="1"/>
          <w:rtl w:val="0"/>
        </w:rPr>
        <w:t xml:space="preserve">ServiceNow</w:t>
      </w:r>
      <w:r w:rsidDel="00000000" w:rsidR="00000000" w:rsidRPr="00000000">
        <w:rPr>
          <w:rtl w:val="0"/>
        </w:rPr>
        <w:t xml:space="preserve">, allowing for real-time synchronization with NYC Public Schools’ IT operations for escalations and service coordination.</w:t>
      </w:r>
    </w:p>
    <w:p w:rsidR="00000000" w:rsidDel="00000000" w:rsidP="00000000" w:rsidRDefault="00000000" w:rsidRPr="00000000" w14:paraId="00000177">
      <w:pPr>
        <w:spacing w:after="240" w:before="240" w:lineRule="auto"/>
        <w:rPr/>
      </w:pPr>
      <w:r w:rsidDel="00000000" w:rsidR="00000000" w:rsidRPr="00000000">
        <w:rPr>
          <w:rtl w:val="0"/>
        </w:rPr>
        <w:t xml:space="preserve">In the event of hardware malfunctions or service disruptions, a formal ticket will be automatically generated and routed to the appropriate vendor or internal team for resolution. All relevant parties will have secure access to ticket status updates, communication logs, and escalation paths—ensuring </w:t>
      </w:r>
      <w:r w:rsidDel="00000000" w:rsidR="00000000" w:rsidRPr="00000000">
        <w:rPr>
          <w:b w:val="1"/>
          <w:rtl w:val="0"/>
        </w:rPr>
        <w:t xml:space="preserve">transparency, accountability, and swift issue resolution</w:t>
      </w:r>
      <w:r w:rsidDel="00000000" w:rsidR="00000000" w:rsidRPr="00000000">
        <w:rPr>
          <w:rtl w:val="0"/>
        </w:rPr>
        <w:t xml:space="preserve"> across the transportation and education ecosystem.</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b w:val="1"/>
          <w:sz w:val="26"/>
          <w:szCs w:val="26"/>
        </w:rPr>
      </w:pPr>
      <w:r w:rsidDel="00000000" w:rsidR="00000000" w:rsidRPr="00000000">
        <w:rPr>
          <w:b w:val="1"/>
          <w:sz w:val="26"/>
          <w:szCs w:val="26"/>
          <w:rtl w:val="0"/>
        </w:rPr>
        <w:t xml:space="preserve">Hardware Installation &amp; Maintenance Partner: Metroshop, Queens NY</w:t>
      </w:r>
    </w:p>
    <w:p w:rsidR="00000000" w:rsidDel="00000000" w:rsidP="00000000" w:rsidRDefault="00000000" w:rsidRPr="00000000" w14:paraId="0000017A">
      <w:pPr>
        <w:spacing w:after="240" w:before="240" w:lineRule="auto"/>
        <w:rPr/>
      </w:pPr>
      <w:r w:rsidDel="00000000" w:rsidR="00000000" w:rsidRPr="00000000">
        <w:rPr>
          <w:rtl w:val="0"/>
        </w:rPr>
        <w:t xml:space="preserve">To support the hardware deployment and lifecycle management needs of this project, </w:t>
      </w:r>
      <w:r w:rsidDel="00000000" w:rsidR="00000000" w:rsidRPr="00000000">
        <w:rPr>
          <w:b w:val="1"/>
          <w:rtl w:val="0"/>
        </w:rPr>
        <w:t xml:space="preserve">Metroshop</w:t>
      </w:r>
      <w:r w:rsidDel="00000000" w:rsidR="00000000" w:rsidRPr="00000000">
        <w:rPr>
          <w:rtl w:val="0"/>
        </w:rPr>
        <w:t xml:space="preserve">, a Queens-based technology services vendor, has been selected as our </w:t>
      </w:r>
      <w:r w:rsidDel="00000000" w:rsidR="00000000" w:rsidRPr="00000000">
        <w:rPr>
          <w:b w:val="1"/>
          <w:rtl w:val="0"/>
        </w:rPr>
        <w:t xml:space="preserve">hardware installation and field maintenance partner</w:t>
      </w:r>
      <w:r w:rsidDel="00000000" w:rsidR="00000000" w:rsidRPr="00000000">
        <w:rPr>
          <w:rtl w:val="0"/>
        </w:rPr>
        <w:t xml:space="preserve">.</w:t>
      </w:r>
    </w:p>
    <w:p w:rsidR="00000000" w:rsidDel="00000000" w:rsidP="00000000" w:rsidRDefault="00000000" w:rsidRPr="00000000" w14:paraId="0000017B">
      <w:pPr>
        <w:pStyle w:val="Heading4"/>
        <w:keepNext w:val="0"/>
        <w:keepLines w:val="0"/>
        <w:spacing w:after="40" w:before="240" w:lineRule="auto"/>
        <w:rPr>
          <w:b w:val="1"/>
          <w:color w:val="000000"/>
          <w:sz w:val="22"/>
          <w:szCs w:val="22"/>
        </w:rPr>
      </w:pPr>
      <w:bookmarkStart w:colFirst="0" w:colLast="0" w:name="_ntgdmphaeha5" w:id="29"/>
      <w:bookmarkEnd w:id="29"/>
      <w:r w:rsidDel="00000000" w:rsidR="00000000" w:rsidRPr="00000000">
        <w:rPr>
          <w:b w:val="1"/>
          <w:color w:val="000000"/>
          <w:sz w:val="22"/>
          <w:szCs w:val="22"/>
          <w:rtl w:val="0"/>
        </w:rPr>
        <w:t xml:space="preserve">Proven Track Record in Government Deployments</w:t>
      </w:r>
    </w:p>
    <w:p w:rsidR="00000000" w:rsidDel="00000000" w:rsidP="00000000" w:rsidRDefault="00000000" w:rsidRPr="00000000" w14:paraId="0000017C">
      <w:pPr>
        <w:spacing w:after="240" w:before="240" w:lineRule="auto"/>
        <w:rPr/>
      </w:pPr>
      <w:r w:rsidDel="00000000" w:rsidR="00000000" w:rsidRPr="00000000">
        <w:rPr>
          <w:rtl w:val="0"/>
        </w:rPr>
        <w:t xml:space="preserve">Metroshop brings deep experience managing complex hardware installations for New York City government agencies. They currently service over </w:t>
      </w:r>
      <w:r w:rsidDel="00000000" w:rsidR="00000000" w:rsidRPr="00000000">
        <w:rPr>
          <w:b w:val="1"/>
          <w:rtl w:val="0"/>
        </w:rPr>
        <w:t xml:space="preserve">8,000 vehicles annually</w:t>
      </w:r>
      <w:r w:rsidDel="00000000" w:rsidR="00000000" w:rsidRPr="00000000">
        <w:rPr>
          <w:rtl w:val="0"/>
        </w:rPr>
        <w:t xml:space="preserve">, and have maintained </w:t>
      </w:r>
      <w:r w:rsidDel="00000000" w:rsidR="00000000" w:rsidRPr="00000000">
        <w:rPr>
          <w:b w:val="1"/>
          <w:rtl w:val="0"/>
        </w:rPr>
        <w:t xml:space="preserve">longstanding contracts with the NYPD and NYC Taxi &amp; Limousine Commission (TLC)</w:t>
      </w:r>
      <w:r w:rsidDel="00000000" w:rsidR="00000000" w:rsidRPr="00000000">
        <w:rPr>
          <w:rtl w:val="0"/>
        </w:rPr>
        <w:t xml:space="preserve">. Their portfolio includes the installation and maintenance of devices in:</w:t>
      </w:r>
    </w:p>
    <w:p w:rsidR="00000000" w:rsidDel="00000000" w:rsidP="00000000" w:rsidRDefault="00000000" w:rsidRPr="00000000" w14:paraId="0000017D">
      <w:pPr>
        <w:numPr>
          <w:ilvl w:val="0"/>
          <w:numId w:val="1"/>
        </w:numPr>
        <w:spacing w:after="0" w:afterAutospacing="0" w:before="240" w:lineRule="auto"/>
        <w:ind w:left="720" w:hanging="360"/>
      </w:pPr>
      <w:r w:rsidDel="00000000" w:rsidR="00000000" w:rsidRPr="00000000">
        <w:rPr>
          <w:rtl w:val="0"/>
        </w:rPr>
        <w:t xml:space="preserve">NYPD patrol vehicles</w:t>
        <w:br w:type="textWrapping"/>
      </w:r>
    </w:p>
    <w:p w:rsidR="00000000" w:rsidDel="00000000" w:rsidP="00000000" w:rsidRDefault="00000000" w:rsidRPr="00000000" w14:paraId="0000017E">
      <w:pPr>
        <w:numPr>
          <w:ilvl w:val="0"/>
          <w:numId w:val="1"/>
        </w:numPr>
        <w:spacing w:after="0" w:afterAutospacing="0" w:before="0" w:beforeAutospacing="0" w:lineRule="auto"/>
        <w:ind w:left="720" w:hanging="360"/>
      </w:pPr>
      <w:r w:rsidDel="00000000" w:rsidR="00000000" w:rsidRPr="00000000">
        <w:rPr>
          <w:rtl w:val="0"/>
        </w:rPr>
        <w:t xml:space="preserve">NYC yellow and green taxi cabs</w:t>
        <w:br w:type="textWrapping"/>
      </w:r>
    </w:p>
    <w:p w:rsidR="00000000" w:rsidDel="00000000" w:rsidP="00000000" w:rsidRDefault="00000000" w:rsidRPr="00000000" w14:paraId="0000017F">
      <w:pPr>
        <w:numPr>
          <w:ilvl w:val="0"/>
          <w:numId w:val="1"/>
        </w:numPr>
        <w:spacing w:after="0" w:afterAutospacing="0" w:before="0" w:beforeAutospacing="0" w:lineRule="auto"/>
        <w:ind w:left="720" w:hanging="360"/>
      </w:pPr>
      <w:r w:rsidDel="00000000" w:rsidR="00000000" w:rsidRPr="00000000">
        <w:rPr>
          <w:rtl w:val="0"/>
        </w:rPr>
        <w:t xml:space="preserve">Curb Mobility taxi systems</w:t>
        <w:br w:type="textWrapping"/>
      </w:r>
    </w:p>
    <w:p w:rsidR="00000000" w:rsidDel="00000000" w:rsidP="00000000" w:rsidRDefault="00000000" w:rsidRPr="00000000" w14:paraId="00000180">
      <w:pPr>
        <w:numPr>
          <w:ilvl w:val="0"/>
          <w:numId w:val="1"/>
        </w:numPr>
        <w:spacing w:after="240" w:before="0" w:beforeAutospacing="0" w:lineRule="auto"/>
        <w:ind w:left="720" w:hanging="360"/>
      </w:pPr>
      <w:r w:rsidDel="00000000" w:rsidR="00000000" w:rsidRPr="00000000">
        <w:rPr>
          <w:rtl w:val="0"/>
        </w:rPr>
        <w:t xml:space="preserve">Other municipal vehicle-based technology platforms</w:t>
        <w:br w:type="textWrapping"/>
      </w:r>
    </w:p>
    <w:p w:rsidR="00000000" w:rsidDel="00000000" w:rsidP="00000000" w:rsidRDefault="00000000" w:rsidRPr="00000000" w14:paraId="00000181">
      <w:pPr>
        <w:spacing w:after="240" w:before="240" w:lineRule="auto"/>
        <w:rPr/>
      </w:pPr>
      <w:r w:rsidDel="00000000" w:rsidR="00000000" w:rsidRPr="00000000">
        <w:rPr>
          <w:rtl w:val="0"/>
        </w:rPr>
        <w:t xml:space="preserve">This history demonstrates Metroshop’s </w:t>
      </w:r>
      <w:r w:rsidDel="00000000" w:rsidR="00000000" w:rsidRPr="00000000">
        <w:rPr>
          <w:b w:val="1"/>
          <w:rtl w:val="0"/>
        </w:rPr>
        <w:t xml:space="preserve">operational readiness</w:t>
      </w:r>
      <w:r w:rsidDel="00000000" w:rsidR="00000000" w:rsidRPr="00000000">
        <w:rPr>
          <w:rtl w:val="0"/>
        </w:rPr>
        <w:t xml:space="preserve">, </w:t>
      </w:r>
      <w:r w:rsidDel="00000000" w:rsidR="00000000" w:rsidRPr="00000000">
        <w:rPr>
          <w:b w:val="1"/>
          <w:rtl w:val="0"/>
        </w:rPr>
        <w:t xml:space="preserve">regulatory familiarity</w:t>
      </w:r>
      <w:r w:rsidDel="00000000" w:rsidR="00000000" w:rsidRPr="00000000">
        <w:rPr>
          <w:rtl w:val="0"/>
        </w:rPr>
        <w:t xml:space="preserve">, and </w:t>
      </w:r>
      <w:r w:rsidDel="00000000" w:rsidR="00000000" w:rsidRPr="00000000">
        <w:rPr>
          <w:b w:val="1"/>
          <w:rtl w:val="0"/>
        </w:rPr>
        <w:t xml:space="preserve">infrastructure know-how</w:t>
      </w:r>
      <w:r w:rsidDel="00000000" w:rsidR="00000000" w:rsidRPr="00000000">
        <w:rPr>
          <w:rtl w:val="0"/>
        </w:rPr>
        <w:t xml:space="preserve"> when servicing large, dispersed, and high-uptime public fleets.</w:t>
      </w:r>
    </w:p>
    <w:p w:rsidR="00000000" w:rsidDel="00000000" w:rsidP="00000000" w:rsidRDefault="00000000" w:rsidRPr="00000000" w14:paraId="0000018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3">
      <w:pPr>
        <w:pStyle w:val="Heading3"/>
        <w:keepNext w:val="0"/>
        <w:keepLines w:val="0"/>
        <w:spacing w:before="280" w:lineRule="auto"/>
        <w:rPr>
          <w:b w:val="1"/>
          <w:color w:val="000000"/>
          <w:sz w:val="26"/>
          <w:szCs w:val="26"/>
        </w:rPr>
      </w:pPr>
      <w:bookmarkStart w:colFirst="0" w:colLast="0" w:name="_ne3icsb305lb" w:id="30"/>
      <w:bookmarkEnd w:id="30"/>
      <w:r w:rsidDel="00000000" w:rsidR="00000000" w:rsidRPr="00000000">
        <w:rPr>
          <w:b w:val="1"/>
          <w:color w:val="000000"/>
          <w:sz w:val="26"/>
          <w:szCs w:val="26"/>
          <w:rtl w:val="0"/>
        </w:rPr>
        <w:t xml:space="preserve">🚐 Mobile On-Site Installation &amp; Swap-Out Support</w:t>
      </w:r>
    </w:p>
    <w:p w:rsidR="00000000" w:rsidDel="00000000" w:rsidP="00000000" w:rsidRDefault="00000000" w:rsidRPr="00000000" w14:paraId="00000184">
      <w:pPr>
        <w:spacing w:after="240" w:before="240" w:lineRule="auto"/>
        <w:rPr/>
      </w:pPr>
      <w:r w:rsidDel="00000000" w:rsidR="00000000" w:rsidRPr="00000000">
        <w:rPr>
          <w:rtl w:val="0"/>
        </w:rPr>
        <w:t xml:space="preserve">For this project, Metroshop will:</w:t>
      </w:r>
    </w:p>
    <w:p w:rsidR="00000000" w:rsidDel="00000000" w:rsidP="00000000" w:rsidRDefault="00000000" w:rsidRPr="00000000" w14:paraId="00000185">
      <w:pPr>
        <w:numPr>
          <w:ilvl w:val="0"/>
          <w:numId w:val="136"/>
        </w:numPr>
        <w:spacing w:after="0" w:afterAutospacing="0" w:before="240" w:lineRule="auto"/>
        <w:ind w:left="720" w:hanging="360"/>
      </w:pPr>
      <w:r w:rsidDel="00000000" w:rsidR="00000000" w:rsidRPr="00000000">
        <w:rPr>
          <w:rtl w:val="0"/>
        </w:rPr>
        <w:t xml:space="preserve">Deploy field technicians to school buses at depots across all five boroughs</w:t>
        <w:br w:type="textWrapping"/>
      </w:r>
    </w:p>
    <w:p w:rsidR="00000000" w:rsidDel="00000000" w:rsidP="00000000" w:rsidRDefault="00000000" w:rsidRPr="00000000" w14:paraId="00000186">
      <w:pPr>
        <w:numPr>
          <w:ilvl w:val="0"/>
          <w:numId w:val="136"/>
        </w:numPr>
        <w:spacing w:after="0" w:afterAutospacing="0" w:before="0" w:beforeAutospacing="0" w:lineRule="auto"/>
        <w:ind w:left="720" w:hanging="360"/>
      </w:pPr>
      <w:r w:rsidDel="00000000" w:rsidR="00000000" w:rsidRPr="00000000">
        <w:rPr>
          <w:rtl w:val="0"/>
        </w:rPr>
        <w:t xml:space="preserve">Professionally install mobile hardware, including tablets, mounts, power docks, GPS antennas, and accessories</w:t>
        <w:br w:type="textWrapping"/>
      </w:r>
    </w:p>
    <w:p w:rsidR="00000000" w:rsidDel="00000000" w:rsidP="00000000" w:rsidRDefault="00000000" w:rsidRPr="00000000" w14:paraId="00000187">
      <w:pPr>
        <w:numPr>
          <w:ilvl w:val="0"/>
          <w:numId w:val="136"/>
        </w:numPr>
        <w:spacing w:after="0" w:afterAutospacing="0" w:before="0" w:beforeAutospacing="0" w:lineRule="auto"/>
        <w:ind w:left="720" w:hanging="360"/>
      </w:pPr>
      <w:r w:rsidDel="00000000" w:rsidR="00000000" w:rsidRPr="00000000">
        <w:rPr>
          <w:rtl w:val="0"/>
        </w:rPr>
        <w:t xml:space="preserve">Perform </w:t>
      </w:r>
      <w:r w:rsidDel="00000000" w:rsidR="00000000" w:rsidRPr="00000000">
        <w:rPr>
          <w:b w:val="1"/>
          <w:rtl w:val="0"/>
        </w:rPr>
        <w:t xml:space="preserve">in-vehicle diagnostics</w:t>
      </w:r>
      <w:r w:rsidDel="00000000" w:rsidR="00000000" w:rsidRPr="00000000">
        <w:rPr>
          <w:rtl w:val="0"/>
        </w:rPr>
        <w:t xml:space="preserve">, ensure full connectivity and device registration</w:t>
        <w:br w:type="textWrapping"/>
      </w:r>
    </w:p>
    <w:p w:rsidR="00000000" w:rsidDel="00000000" w:rsidP="00000000" w:rsidRDefault="00000000" w:rsidRPr="00000000" w14:paraId="00000188">
      <w:pPr>
        <w:numPr>
          <w:ilvl w:val="0"/>
          <w:numId w:val="136"/>
        </w:numPr>
        <w:spacing w:after="0" w:afterAutospacing="0" w:before="0" w:beforeAutospacing="0" w:lineRule="auto"/>
        <w:ind w:left="720" w:hanging="360"/>
      </w:pPr>
      <w:r w:rsidDel="00000000" w:rsidR="00000000" w:rsidRPr="00000000">
        <w:rPr>
          <w:b w:val="1"/>
          <w:rtl w:val="0"/>
        </w:rPr>
        <w:t xml:space="preserve">Swap defective units</w:t>
      </w:r>
      <w:r w:rsidDel="00000000" w:rsidR="00000000" w:rsidRPr="00000000">
        <w:rPr>
          <w:rtl w:val="0"/>
        </w:rPr>
        <w:t xml:space="preserve"> in the field with fully preconfigured replacements to </w:t>
      </w:r>
      <w:r w:rsidDel="00000000" w:rsidR="00000000" w:rsidRPr="00000000">
        <w:rPr>
          <w:b w:val="1"/>
          <w:rtl w:val="0"/>
        </w:rPr>
        <w:t xml:space="preserve">minimize downtime</w:t>
        <w:br w:type="textWrapping"/>
      </w:r>
    </w:p>
    <w:p w:rsidR="00000000" w:rsidDel="00000000" w:rsidP="00000000" w:rsidRDefault="00000000" w:rsidRPr="00000000" w14:paraId="00000189">
      <w:pPr>
        <w:numPr>
          <w:ilvl w:val="0"/>
          <w:numId w:val="136"/>
        </w:numPr>
        <w:spacing w:after="240" w:before="0" w:beforeAutospacing="0" w:lineRule="auto"/>
        <w:ind w:left="720" w:hanging="360"/>
      </w:pPr>
      <w:r w:rsidDel="00000000" w:rsidR="00000000" w:rsidRPr="00000000">
        <w:rPr>
          <w:rtl w:val="0"/>
        </w:rPr>
        <w:t xml:space="preserve">Maintain a rolling inventory of spare devices and components to respond to service needs within defined SLAs</w:t>
        <w:br w:type="textWrapping"/>
      </w:r>
    </w:p>
    <w:p w:rsidR="00000000" w:rsidDel="00000000" w:rsidP="00000000" w:rsidRDefault="00000000" w:rsidRPr="00000000" w14:paraId="0000018A">
      <w:pPr>
        <w:spacing w:after="240" w:before="240" w:lineRule="auto"/>
        <w:ind w:left="0" w:firstLine="0"/>
        <w:rPr>
          <w:b w:val="1"/>
          <w:color w:val="000000"/>
          <w:sz w:val="26"/>
          <w:szCs w:val="26"/>
        </w:rPr>
      </w:pPr>
      <w:r w:rsidDel="00000000" w:rsidR="00000000" w:rsidRPr="00000000">
        <w:rPr>
          <w:b w:val="1"/>
          <w:color w:val="000000"/>
          <w:sz w:val="26"/>
          <w:szCs w:val="26"/>
          <w:rtl w:val="0"/>
        </w:rPr>
        <w:t xml:space="preserve">Scalable Operations to Meet Demand</w:t>
      </w:r>
    </w:p>
    <w:p w:rsidR="00000000" w:rsidDel="00000000" w:rsidP="00000000" w:rsidRDefault="00000000" w:rsidRPr="00000000" w14:paraId="0000018B">
      <w:pPr>
        <w:spacing w:after="240" w:before="240" w:lineRule="auto"/>
        <w:rPr/>
      </w:pPr>
      <w:r w:rsidDel="00000000" w:rsidR="00000000" w:rsidRPr="00000000">
        <w:rPr>
          <w:rtl w:val="0"/>
        </w:rPr>
        <w:t xml:space="preserve">Metroshop has committed to </w:t>
      </w:r>
      <w:r w:rsidDel="00000000" w:rsidR="00000000" w:rsidRPr="00000000">
        <w:rPr>
          <w:b w:val="1"/>
          <w:rtl w:val="0"/>
        </w:rPr>
        <w:t xml:space="preserve">expanding its technician workforce</w:t>
      </w:r>
      <w:r w:rsidDel="00000000" w:rsidR="00000000" w:rsidRPr="00000000">
        <w:rPr>
          <w:rtl w:val="0"/>
        </w:rPr>
        <w:t xml:space="preserve"> and depot service capacity to meet the scale of this deployment. Their operations will grow proportionally with the rollout schedule and DOE fleet size to ensure:</w:t>
      </w:r>
    </w:p>
    <w:p w:rsidR="00000000" w:rsidDel="00000000" w:rsidP="00000000" w:rsidRDefault="00000000" w:rsidRPr="00000000" w14:paraId="0000018C">
      <w:pPr>
        <w:numPr>
          <w:ilvl w:val="0"/>
          <w:numId w:val="177"/>
        </w:numPr>
        <w:spacing w:after="0" w:afterAutospacing="0" w:before="240" w:lineRule="auto"/>
        <w:ind w:left="720" w:hanging="360"/>
      </w:pPr>
      <w:r w:rsidDel="00000000" w:rsidR="00000000" w:rsidRPr="00000000">
        <w:rPr>
          <w:rtl w:val="0"/>
        </w:rPr>
        <w:t xml:space="preserve">Timely installation across thousands of vehicles</w:t>
        <w:br w:type="textWrapping"/>
      </w:r>
    </w:p>
    <w:p w:rsidR="00000000" w:rsidDel="00000000" w:rsidP="00000000" w:rsidRDefault="00000000" w:rsidRPr="00000000" w14:paraId="0000018D">
      <w:pPr>
        <w:numPr>
          <w:ilvl w:val="0"/>
          <w:numId w:val="177"/>
        </w:numPr>
        <w:spacing w:after="0" w:afterAutospacing="0" w:before="0" w:beforeAutospacing="0" w:lineRule="auto"/>
        <w:ind w:left="720" w:hanging="360"/>
      </w:pPr>
      <w:r w:rsidDel="00000000" w:rsidR="00000000" w:rsidRPr="00000000">
        <w:rPr>
          <w:rtl w:val="0"/>
        </w:rPr>
        <w:t xml:space="preserve">Adherence to DOE operational timelines</w:t>
        <w:br w:type="textWrapping"/>
      </w:r>
    </w:p>
    <w:p w:rsidR="00000000" w:rsidDel="00000000" w:rsidP="00000000" w:rsidRDefault="00000000" w:rsidRPr="00000000" w14:paraId="0000018E">
      <w:pPr>
        <w:numPr>
          <w:ilvl w:val="0"/>
          <w:numId w:val="177"/>
        </w:numPr>
        <w:spacing w:after="240" w:before="0" w:beforeAutospacing="0" w:lineRule="auto"/>
        <w:ind w:left="720" w:hanging="360"/>
      </w:pPr>
      <w:r w:rsidDel="00000000" w:rsidR="00000000" w:rsidRPr="00000000">
        <w:rPr>
          <w:rtl w:val="0"/>
        </w:rPr>
        <w:t xml:space="preserve">Maintenance support throughout the school year and beyond</w:t>
        <w:br w:type="textWrapping"/>
      </w:r>
    </w:p>
    <w:p w:rsidR="00000000" w:rsidDel="00000000" w:rsidP="00000000" w:rsidRDefault="00000000" w:rsidRPr="00000000" w14:paraId="0000018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0">
      <w:pPr>
        <w:pStyle w:val="Heading3"/>
        <w:keepNext w:val="0"/>
        <w:keepLines w:val="0"/>
        <w:spacing w:before="280" w:lineRule="auto"/>
        <w:rPr>
          <w:b w:val="1"/>
          <w:color w:val="000000"/>
          <w:sz w:val="26"/>
          <w:szCs w:val="26"/>
        </w:rPr>
      </w:pPr>
      <w:bookmarkStart w:colFirst="0" w:colLast="0" w:name="_xquahvnq548i" w:id="31"/>
      <w:bookmarkEnd w:id="31"/>
      <w:r w:rsidDel="00000000" w:rsidR="00000000" w:rsidRPr="00000000">
        <w:rPr>
          <w:b w:val="1"/>
          <w:color w:val="000000"/>
          <w:sz w:val="26"/>
          <w:szCs w:val="26"/>
          <w:rtl w:val="0"/>
        </w:rPr>
        <w:t xml:space="preserve">Why Metroshop? Key Advantages</w:t>
      </w:r>
    </w:p>
    <w:tbl>
      <w:tblPr>
        <w:tblStyle w:val="Table2"/>
        <w:tblW w:w="94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5"/>
        <w:gridCol w:w="6710"/>
        <w:tblGridChange w:id="0">
          <w:tblGrid>
            <w:gridCol w:w="2735"/>
            <w:gridCol w:w="6710"/>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1">
            <w:pPr>
              <w:jc w:val="center"/>
              <w:rPr/>
            </w:pPr>
            <w:r w:rsidDel="00000000" w:rsidR="00000000" w:rsidRPr="00000000">
              <w:rPr>
                <w:b w:val="1"/>
                <w:rtl w:val="0"/>
              </w:rPr>
              <w:t xml:space="preserve">Capability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2">
            <w:pPr>
              <w:jc w:val="center"/>
              <w:rPr/>
            </w:pPr>
            <w:r w:rsidDel="00000000" w:rsidR="00000000" w:rsidRPr="00000000">
              <w:rPr>
                <w:b w:val="1"/>
                <w:rtl w:val="0"/>
              </w:rPr>
              <w:t xml:space="preserve">Benefit</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3">
            <w:pPr>
              <w:rPr/>
            </w:pPr>
            <w:r w:rsidDel="00000000" w:rsidR="00000000" w:rsidRPr="00000000">
              <w:rPr>
                <w:b w:val="1"/>
                <w:rtl w:val="0"/>
              </w:rPr>
              <w:t xml:space="preserve">Local NYC Presence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4">
            <w:pPr>
              <w:rPr/>
            </w:pPr>
            <w:r w:rsidDel="00000000" w:rsidR="00000000" w:rsidRPr="00000000">
              <w:rPr>
                <w:rtl w:val="0"/>
              </w:rPr>
              <w:t xml:space="preserve">Quick response and familiarity with DOE, NYPD, TLC logistics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5">
            <w:pPr>
              <w:rPr/>
            </w:pPr>
            <w:r w:rsidDel="00000000" w:rsidR="00000000" w:rsidRPr="00000000">
              <w:rPr>
                <w:b w:val="1"/>
                <w:rtl w:val="0"/>
              </w:rPr>
              <w:t xml:space="preserve">Public Sector Experience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6">
            <w:pPr>
              <w:rPr/>
            </w:pPr>
            <w:r w:rsidDel="00000000" w:rsidR="00000000" w:rsidRPr="00000000">
              <w:rPr>
                <w:rtl w:val="0"/>
              </w:rPr>
              <w:t xml:space="preserve">Deep understanding of compliance, service requirements, and municipal operations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7">
            <w:pPr>
              <w:rPr/>
            </w:pPr>
            <w:r w:rsidDel="00000000" w:rsidR="00000000" w:rsidRPr="00000000">
              <w:rPr>
                <w:b w:val="1"/>
                <w:rtl w:val="0"/>
              </w:rPr>
              <w:t xml:space="preserve">Fleet-Scale Operations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8">
            <w:pPr>
              <w:rPr/>
            </w:pPr>
            <w:r w:rsidDel="00000000" w:rsidR="00000000" w:rsidRPr="00000000">
              <w:rPr>
                <w:rtl w:val="0"/>
              </w:rPr>
              <w:t xml:space="preserve">Already servicing 8,000+ vehicles annually; ready to scale further</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9">
            <w:pPr>
              <w:rPr/>
            </w:pPr>
            <w:r w:rsidDel="00000000" w:rsidR="00000000" w:rsidRPr="00000000">
              <w:rPr>
                <w:b w:val="1"/>
                <w:rtl w:val="0"/>
              </w:rPr>
              <w:t xml:space="preserve">Mobile Field Technicians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A">
            <w:pPr>
              <w:rPr/>
            </w:pPr>
            <w:r w:rsidDel="00000000" w:rsidR="00000000" w:rsidRPr="00000000">
              <w:rPr>
                <w:rtl w:val="0"/>
              </w:rPr>
              <w:t xml:space="preserve">On-demand bus-side service reduces downtime and avoids bringing vehicles off-route</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B">
            <w:pPr>
              <w:rPr/>
            </w:pPr>
            <w:r w:rsidDel="00000000" w:rsidR="00000000" w:rsidRPr="00000000">
              <w:rPr>
                <w:b w:val="1"/>
                <w:rtl w:val="0"/>
              </w:rPr>
              <w:t xml:space="preserve">Device Lifecycle Support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C">
            <w:pPr>
              <w:rPr/>
            </w:pPr>
            <w:r w:rsidDel="00000000" w:rsidR="00000000" w:rsidRPr="00000000">
              <w:rPr>
                <w:rtl w:val="0"/>
              </w:rPr>
              <w:t xml:space="preserve">From installation to repair, swap, and decommissioning</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D">
            <w:pPr>
              <w:rPr/>
            </w:pPr>
            <w:r w:rsidDel="00000000" w:rsidR="00000000" w:rsidRPr="00000000">
              <w:rPr>
                <w:b w:val="1"/>
                <w:rtl w:val="0"/>
              </w:rPr>
              <w:t xml:space="preserve">Proven Hardware Workflows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E">
            <w:pPr>
              <w:rPr/>
            </w:pPr>
            <w:r w:rsidDel="00000000" w:rsidR="00000000" w:rsidRPr="00000000">
              <w:rPr>
                <w:rtl w:val="0"/>
              </w:rPr>
              <w:t xml:space="preserve">Familiar with rugged tablets, telematics, and mounting systems in NYC vehicles</w:t>
            </w:r>
          </w:p>
        </w:tc>
      </w:tr>
    </w:tbl>
    <w:p w:rsidR="00000000" w:rsidDel="00000000" w:rsidP="00000000" w:rsidRDefault="00000000" w:rsidRPr="00000000" w14:paraId="0000019F">
      <w:pPr>
        <w:spacing w:after="240" w:before="240" w:lineRule="auto"/>
        <w:rPr/>
      </w:pPr>
      <w:r w:rsidDel="00000000" w:rsidR="00000000" w:rsidRPr="00000000">
        <w:rPr>
          <w:rtl w:val="0"/>
        </w:rPr>
      </w:r>
    </w:p>
    <w:p w:rsidR="00000000" w:rsidDel="00000000" w:rsidP="00000000" w:rsidRDefault="00000000" w:rsidRPr="00000000" w14:paraId="000001A0">
      <w:pPr>
        <w:spacing w:after="240" w:before="240" w:lineRule="auto"/>
        <w:rPr/>
      </w:pPr>
      <w:r w:rsidDel="00000000" w:rsidR="00000000" w:rsidRPr="00000000">
        <w:rPr>
          <w:rtl w:val="0"/>
        </w:rPr>
      </w:r>
    </w:p>
    <w:p w:rsidR="00000000" w:rsidDel="00000000" w:rsidP="00000000" w:rsidRDefault="00000000" w:rsidRPr="00000000" w14:paraId="000001A1">
      <w:pPr>
        <w:pStyle w:val="Title"/>
        <w:rPr>
          <w:color w:val="0000ff"/>
        </w:rPr>
      </w:pPr>
      <w:bookmarkStart w:colFirst="0" w:colLast="0" w:name="_9fxsdvuc00g" w:id="32"/>
      <w:bookmarkEnd w:id="32"/>
      <w:r w:rsidDel="00000000" w:rsidR="00000000" w:rsidRPr="00000000">
        <w:rPr>
          <w:color w:val="0000ff"/>
          <w:rtl w:val="0"/>
        </w:rPr>
        <w:t xml:space="preserve">AWS GovCloud Architecture (RFP R1804)</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pStyle w:val="Heading2"/>
        <w:rPr>
          <w:sz w:val="24"/>
          <w:szCs w:val="24"/>
        </w:rPr>
      </w:pPr>
      <w:bookmarkStart w:colFirst="0" w:colLast="0" w:name="_4stz8eylnb76" w:id="33"/>
      <w:bookmarkEnd w:id="33"/>
      <w:r w:rsidDel="00000000" w:rsidR="00000000" w:rsidRPr="00000000">
        <w:rPr>
          <w:b w:val="1"/>
          <w:color w:val="0000ff"/>
          <w:sz w:val="24"/>
          <w:szCs w:val="24"/>
          <w:rtl w:val="0"/>
        </w:rPr>
        <w:t xml:space="preserve">Status </w:t>
      </w:r>
      <w:r w:rsidDel="00000000" w:rsidR="00000000" w:rsidRPr="00000000">
        <w:rPr>
          <w:color w:val="0000ff"/>
          <w:sz w:val="24"/>
          <w:szCs w:val="24"/>
          <w:rtl w:val="0"/>
        </w:rPr>
        <w:t xml:space="preserve">:</w:t>
      </w:r>
      <w:r w:rsidDel="00000000" w:rsidR="00000000" w:rsidRPr="00000000">
        <w:rPr>
          <w:sz w:val="24"/>
          <w:szCs w:val="24"/>
          <w:rtl w:val="0"/>
        </w:rPr>
        <w:t xml:space="preserve"> </w:t>
      </w:r>
      <w:sdt>
        <w:sdtPr>
          <w:alias w:val="Doc Status"/>
          <w:id w:val="-1212699707"/>
          <w:dropDownList w:lastValue="ReadyForReview">
            <w:listItem w:displayText="NotStarted" w:value="NotStarted"/>
            <w:listItem w:displayText="Draft" w:value="Draft"/>
            <w:listItem w:displayText="ReadyForReview" w:value="ReadyForReview"/>
            <w:listItem w:displayText="In Review" w:value="In Review"/>
            <w:listItem w:displayText="Reviewed" w:value="Reviewed"/>
          </w:dropDownList>
        </w:sdtPr>
        <w:sdtContent>
          <w:r w:rsidDel="00000000" w:rsidR="00000000" w:rsidRPr="00000000">
            <w:rPr>
              <w:color w:val="0a53a8"/>
              <w:sz w:val="24"/>
              <w:szCs w:val="24"/>
              <w:shd w:fill="bfe1f6" w:val="clear"/>
            </w:rPr>
            <w:t xml:space="preserve">ReadyForReview</w:t>
          </w:r>
        </w:sdtContent>
      </w:sdt>
      <w:r w:rsidDel="00000000" w:rsidR="00000000" w:rsidRPr="00000000">
        <w:rPr>
          <w:rtl w:val="0"/>
        </w:rPr>
      </w:r>
    </w:p>
    <w:p w:rsidR="00000000" w:rsidDel="00000000" w:rsidP="00000000" w:rsidRDefault="00000000" w:rsidRPr="00000000" w14:paraId="000001A4">
      <w:pPr>
        <w:rPr>
          <w:b w:val="1"/>
        </w:rPr>
      </w:pPr>
      <w:r w:rsidDel="00000000" w:rsidR="00000000" w:rsidRPr="00000000">
        <w:rPr>
          <w:rtl w:val="0"/>
        </w:rPr>
      </w:r>
    </w:p>
    <w:p w:rsidR="00000000" w:rsidDel="00000000" w:rsidP="00000000" w:rsidRDefault="00000000" w:rsidRPr="00000000" w14:paraId="000001A5">
      <w:pPr>
        <w:rPr>
          <w:color w:val="ff0000"/>
        </w:rPr>
      </w:pPr>
      <w:r w:rsidDel="00000000" w:rsidR="00000000" w:rsidRPr="00000000">
        <w:rPr>
          <w:b w:val="1"/>
          <w:color w:val="ff0000"/>
          <w:rtl w:val="0"/>
        </w:rPr>
        <w:t xml:space="preserve">TODO : </w:t>
      </w:r>
      <w:r w:rsidDel="00000000" w:rsidR="00000000" w:rsidRPr="00000000">
        <w:rPr>
          <w:color w:val="ff0000"/>
          <w:rtl w:val="0"/>
        </w:rPr>
        <w:t xml:space="preserve">Ensure all the image links on this doc are accessible to the public before submitting. Currently, they are stored on the Sentry shared gDrive.</w:t>
      </w:r>
    </w:p>
    <w:p w:rsidR="00000000" w:rsidDel="00000000" w:rsidP="00000000" w:rsidRDefault="00000000" w:rsidRPr="00000000" w14:paraId="000001A6">
      <w:pPr>
        <w:rPr>
          <w:color w:val="ff0000"/>
        </w:rPr>
      </w:pPr>
      <w:r w:rsidDel="00000000" w:rsidR="00000000" w:rsidRPr="00000000">
        <w:rPr>
          <w:rtl w:val="0"/>
        </w:rPr>
      </w:r>
    </w:p>
    <w:p w:rsidR="00000000" w:rsidDel="00000000" w:rsidP="00000000" w:rsidRDefault="00000000" w:rsidRPr="00000000" w14:paraId="000001A7">
      <w:pPr>
        <w:rPr>
          <w:color w:val="ff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8">
      <w:pPr>
        <w:pStyle w:val="Heading2"/>
        <w:rPr>
          <w:color w:val="0000ff"/>
        </w:rPr>
      </w:pPr>
      <w:r w:rsidDel="00000000" w:rsidR="00000000" w:rsidRPr="00000000">
        <w:rPr>
          <w:color w:val="0000ff"/>
          <w:rtl w:val="0"/>
        </w:rPr>
        <w:t xml:space="preserve">3.1.1.1 Introduction</w:t>
      </w:r>
    </w:p>
    <w:p w:rsidR="00000000" w:rsidDel="00000000" w:rsidP="00000000" w:rsidRDefault="00000000" w:rsidRPr="00000000" w14:paraId="000001A9">
      <w:pPr>
        <w:rPr/>
      </w:pPr>
      <w:r w:rsidDel="00000000" w:rsidR="00000000" w:rsidRPr="00000000">
        <w:rPr>
          <w:rtl w:val="0"/>
        </w:rPr>
        <w:t xml:space="preserve">This document presents the proposed technical architecture for Sentry SBMS (School Bus Management System), a next-generation Transportation Management System designed for NYCPS. </w:t>
      </w:r>
    </w:p>
    <w:p w:rsidR="00000000" w:rsidDel="00000000" w:rsidP="00000000" w:rsidRDefault="00000000" w:rsidRPr="00000000" w14:paraId="000001AA">
      <w:pPr>
        <w:rPr>
          <w:color w:val="7f6000"/>
        </w:rPr>
      </w:pPr>
      <w:r w:rsidDel="00000000" w:rsidR="00000000" w:rsidRPr="00000000">
        <w:rPr>
          <w:rtl w:val="0"/>
        </w:rPr>
        <w:t xml:space="preserve">It is designed to meet the functional requirements specified in the Solution Design and the stringent non-functional requirements (performance, scalability, security, availability, compliance) outlined in RFP R1804. The architecture prioritizes deployment within AWS GovCloud (US) regions, leveraging managed services where possible to enhance reliability, scalability, and security while adhering to necessary compliance standards (e.g., FedRAMP High, ITAR, CJIS, HIPAA as applicable within GovCloud).</w:t>
      </w: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pStyle w:val="Heading3"/>
        <w:rPr>
          <w:color w:val="0000ff"/>
        </w:rPr>
      </w:pPr>
      <w:bookmarkStart w:colFirst="0" w:colLast="0" w:name="_vmn4ahkc5xd9" w:id="34"/>
      <w:bookmarkEnd w:id="34"/>
      <w:r w:rsidDel="00000000" w:rsidR="00000000" w:rsidRPr="00000000">
        <w:rPr>
          <w:color w:val="0000ff"/>
          <w:rtl w:val="0"/>
        </w:rPr>
        <w:t xml:space="preserve">3.1.1.2 Document Organization</w:t>
      </w:r>
    </w:p>
    <w:p w:rsidR="00000000" w:rsidDel="00000000" w:rsidP="00000000" w:rsidRDefault="00000000" w:rsidRPr="00000000" w14:paraId="000001AD">
      <w:pPr>
        <w:rPr/>
      </w:pPr>
      <w:r w:rsidDel="00000000" w:rsidR="00000000" w:rsidRPr="00000000">
        <w:rPr>
          <w:rtl w:val="0"/>
        </w:rPr>
        <w:t xml:space="preserve">The current document is organized as follows:</w:t>
      </w:r>
    </w:p>
    <w:p w:rsidR="00000000" w:rsidDel="00000000" w:rsidP="00000000" w:rsidRDefault="00000000" w:rsidRPr="00000000" w14:paraId="000001AE">
      <w:pPr>
        <w:rPr/>
      </w:pPr>
      <w:r w:rsidDel="00000000" w:rsidR="00000000" w:rsidRPr="00000000">
        <w:rPr>
          <w:rtl w:val="0"/>
        </w:rPr>
      </w:r>
    </w:p>
    <w:tbl>
      <w:tblPr>
        <w:tblStyle w:val="Table3"/>
        <w:tblW w:w="10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00"/>
        <w:gridCol w:w="5000"/>
        <w:tblGridChange w:id="0">
          <w:tblGrid>
            <w:gridCol w:w="5000"/>
            <w:gridCol w:w="500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center"/>
              <w:rPr/>
            </w:pPr>
            <w:r w:rsidDel="00000000" w:rsidR="00000000" w:rsidRPr="00000000">
              <w:rPr>
                <w:rtl w:val="0"/>
              </w:rPr>
              <w:t xml:space="preserve">Section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center"/>
              <w:rPr/>
            </w:pPr>
            <w:r w:rsidDel="00000000" w:rsidR="00000000" w:rsidRPr="00000000">
              <w:rPr>
                <w:rtl w:val="0"/>
              </w:rPr>
              <w:t xml:space="preserve">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rPr/>
            </w:pPr>
            <w:r w:rsidDel="00000000" w:rsidR="00000000" w:rsidRPr="00000000">
              <w:rPr>
                <w:rtl w:val="0"/>
              </w:rPr>
              <w:t xml:space="preserve">Section 1: 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pPr>
            <w:r w:rsidDel="00000000" w:rsidR="00000000" w:rsidRPr="00000000">
              <w:rPr>
                <w:rtl w:val="0"/>
              </w:rPr>
              <w:t xml:space="preserve">Provides a brief overview of the document and outlines its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rPr/>
            </w:pPr>
            <w:r w:rsidDel="00000000" w:rsidR="00000000" w:rsidRPr="00000000">
              <w:rPr>
                <w:rtl w:val="0"/>
              </w:rPr>
              <w:t xml:space="preserve">Section 2: System Overview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pPr>
            <w:r w:rsidDel="00000000" w:rsidR="00000000" w:rsidRPr="00000000">
              <w:rPr>
                <w:rtl w:val="0"/>
              </w:rPr>
              <w:t xml:space="preserve">Describes the purpose of the system and outlines a high-level view of the technical components and their roles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rPr/>
            </w:pPr>
            <w:r w:rsidDel="00000000" w:rsidR="00000000" w:rsidRPr="00000000">
              <w:rPr>
                <w:rtl w:val="0"/>
              </w:rPr>
              <w:t xml:space="preserve">Section 3: System 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rtl w:val="0"/>
              </w:rPr>
              <w:t xml:space="preserve">Presents the Sentry SBMS architecture through multiple perspectives, detailing how different layers and services interact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rPr/>
            </w:pPr>
            <w:r w:rsidDel="00000000" w:rsidR="00000000" w:rsidRPr="00000000">
              <w:rPr>
                <w:rtl w:val="0"/>
              </w:rPr>
              <w:t xml:space="preserve">Section 4: GPS Tracking &amp; Dynamic Routing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pPr>
            <w:r w:rsidDel="00000000" w:rsidR="00000000" w:rsidRPr="00000000">
              <w:rPr>
                <w:rtl w:val="0"/>
              </w:rPr>
              <w:t xml:space="preserve">Explains how the platform handles real-time location data and route optimization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rPr/>
            </w:pPr>
            <w:r w:rsidDel="00000000" w:rsidR="00000000" w:rsidRPr="00000000">
              <w:rPr>
                <w:rtl w:val="0"/>
              </w:rPr>
              <w:t xml:space="preserve">Section 5: Data Model &amp;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rtl w:val="0"/>
              </w:rPr>
              <w:t xml:space="preserve">Explains the rationale behind the selection of databases, structures, and schemas, and how they support system 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rPr/>
            </w:pPr>
            <w:r w:rsidDel="00000000" w:rsidR="00000000" w:rsidRPr="00000000">
              <w:rPr>
                <w:rtl w:val="0"/>
              </w:rPr>
              <w:t xml:space="preserve">Section 6: Throughput, Elasticity, &amp; Scalability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pPr>
            <w:r w:rsidDel="00000000" w:rsidR="00000000" w:rsidRPr="00000000">
              <w:rPr>
                <w:rtl w:val="0"/>
              </w:rPr>
              <w:t xml:space="preserve">Covers how the system supports high-volume workloads with adaptable resource allocation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rPr/>
            </w:pPr>
            <w:r w:rsidDel="00000000" w:rsidR="00000000" w:rsidRPr="00000000">
              <w:rPr>
                <w:rtl w:val="0"/>
              </w:rPr>
              <w:t xml:space="preserve">Section 7: Cost Efficiency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Highlights architectural and operational choices that optimize cloud spend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rPr/>
            </w:pPr>
            <w:r w:rsidDel="00000000" w:rsidR="00000000" w:rsidRPr="00000000">
              <w:rPr>
                <w:rtl w:val="0"/>
              </w:rPr>
              <w:t xml:space="preserve">Section 8: Network &amp;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rtl w:val="0"/>
              </w:rPr>
              <w:t xml:space="preserve">Describes network layout, isolation, and security mechanisms across the platform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rPr/>
            </w:pPr>
            <w:r w:rsidDel="00000000" w:rsidR="00000000" w:rsidRPr="00000000">
              <w:rPr>
                <w:rtl w:val="0"/>
              </w:rPr>
              <w:t xml:space="preserve">Section 9: Appendix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rtl w:val="0"/>
              </w:rPr>
              <w:t xml:space="preserve">Includes references, definitions, and supporting materials</w:t>
            </w:r>
          </w:p>
        </w:tc>
      </w:tr>
    </w:tbl>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pStyle w:val="Heading3"/>
        <w:rPr>
          <w:color w:val="0000ff"/>
        </w:rPr>
      </w:pPr>
      <w:bookmarkStart w:colFirst="0" w:colLast="0" w:name="_xq4ztz9egij7" w:id="35"/>
      <w:bookmarkEnd w:id="35"/>
      <w:r w:rsidDel="00000000" w:rsidR="00000000" w:rsidRPr="00000000">
        <w:rPr>
          <w:color w:val="0000ff"/>
          <w:rtl w:val="0"/>
        </w:rPr>
        <w:t xml:space="preserve">3.1.1.2 Abbreviations &amp; Acronyms</w:t>
      </w:r>
    </w:p>
    <w:p w:rsidR="00000000" w:rsidDel="00000000" w:rsidP="00000000" w:rsidRDefault="00000000" w:rsidRPr="00000000" w14:paraId="000001C5">
      <w:pPr>
        <w:rPr/>
      </w:pPr>
      <w:r w:rsidDel="00000000" w:rsidR="00000000" w:rsidRPr="00000000">
        <w:rPr>
          <w:rtl w:val="0"/>
        </w:rPr>
        <w:t xml:space="preserve">A selected list of commonly used abbreviations and acronyms is provided below for quick reference. The complete list is available in the Appendix.</w:t>
      </w:r>
    </w:p>
    <w:p w:rsidR="00000000" w:rsidDel="00000000" w:rsidP="00000000" w:rsidRDefault="00000000" w:rsidRPr="00000000" w14:paraId="000001C6">
      <w:pPr>
        <w:rPr/>
      </w:pPr>
      <w:r w:rsidDel="00000000" w:rsidR="00000000" w:rsidRPr="00000000">
        <w:rPr>
          <w:rtl w:val="0"/>
        </w:rPr>
      </w:r>
    </w:p>
    <w:tbl>
      <w:tblPr>
        <w:tblStyle w:val="Table4"/>
        <w:tblW w:w="10050.0" w:type="dxa"/>
        <w:jc w:val="left"/>
        <w:tblInd w:w="34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8550"/>
        <w:tblGridChange w:id="0">
          <w:tblGrid>
            <w:gridCol w:w="1500"/>
            <w:gridCol w:w="855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jc w:val="center"/>
              <w:rPr/>
            </w:pPr>
            <w:r w:rsidDel="00000000" w:rsidR="00000000" w:rsidRPr="00000000">
              <w:rPr>
                <w:rtl w:val="0"/>
              </w:rPr>
              <w:t xml:space="preserve">Abbreviation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rPr/>
            </w:pPr>
            <w:r w:rsidDel="00000000" w:rsidR="00000000" w:rsidRPr="00000000">
              <w:rPr>
                <w:rtl w:val="0"/>
              </w:rPr>
              <w:t xml:space="preserve">SMBS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rPr/>
            </w:pPr>
            <w:r w:rsidDel="00000000" w:rsidR="00000000" w:rsidRPr="00000000">
              <w:rPr>
                <w:rtl w:val="0"/>
              </w:rPr>
              <w:t xml:space="preserve">School Bus Management System - Sentry’s proposed platform for NYCPS’s next-generation Transportation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spacing w:line="240" w:lineRule="auto"/>
              <w:rPr/>
            </w:pPr>
            <w:r w:rsidDel="00000000" w:rsidR="00000000" w:rsidRPr="00000000">
              <w:rPr>
                <w:rtl w:val="0"/>
              </w:rPr>
              <w:t xml:space="preserve">AWS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spacing w:line="240" w:lineRule="auto"/>
              <w:rPr/>
            </w:pPr>
            <w:r w:rsidDel="00000000" w:rsidR="00000000" w:rsidRPr="00000000">
              <w:rPr>
                <w:rtl w:val="0"/>
              </w:rPr>
              <w:t xml:space="preserve">Amazon Web Services - A comprehensive cloud computing platform offering a wide range of services like computing, storage, and networking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rPr/>
            </w:pPr>
            <w:r w:rsidDel="00000000" w:rsidR="00000000" w:rsidRPr="00000000">
              <w:rPr>
                <w:rtl w:val="0"/>
              </w:rPr>
              <w:t xml:space="preserve">EKS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pPr>
            <w:r w:rsidDel="00000000" w:rsidR="00000000" w:rsidRPr="00000000">
              <w:rPr>
                <w:rtl w:val="0"/>
              </w:rPr>
              <w:t xml:space="preserve">Elastic Kubernetes Service - A managed Kubernetes service on AWS that simplifies the deployment and management of containerized applications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rPr/>
            </w:pPr>
            <w:r w:rsidDel="00000000" w:rsidR="00000000" w:rsidRPr="00000000">
              <w:rPr>
                <w:rtl w:val="0"/>
              </w:rPr>
              <w:t xml:space="preserve">EC2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rtl w:val="0"/>
              </w:rPr>
              <w:t xml:space="preserve">Elastic Compute Cloud - A web-based service from AWS providing scalable virtual servers for on-demand computing capacity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rPr/>
            </w:pPr>
            <w:r w:rsidDel="00000000" w:rsidR="00000000" w:rsidRPr="00000000">
              <w:rPr>
                <w:rtl w:val="0"/>
              </w:rPr>
              <w:t xml:space="preserve">ECS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t xml:space="preserve">Elastic Container Service -  A fully managed AWS container orchestration service that enables developers to deploy, manage, and scale containerized applications efficiently in the cloud or on-premises environments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rPr/>
            </w:pPr>
            <w:r w:rsidDel="00000000" w:rsidR="00000000" w:rsidRPr="00000000">
              <w:rPr>
                <w:rtl w:val="0"/>
              </w:rPr>
              <w:t xml:space="preserve">MSK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rtl w:val="0"/>
              </w:rPr>
              <w:t xml:space="preserve">Managed Streaming for Apache Kafka - An AWS service that makes it easy to build and run applications using Apache Kafka for streaming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rPr/>
            </w:pPr>
            <w:r w:rsidDel="00000000" w:rsidR="00000000" w:rsidRPr="00000000">
              <w:rPr>
                <w:rtl w:val="0"/>
              </w:rPr>
              <w:t xml:space="preserve">SNS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pPr>
            <w:r w:rsidDel="00000000" w:rsidR="00000000" w:rsidRPr="00000000">
              <w:rPr>
                <w:rtl w:val="0"/>
              </w:rPr>
              <w:t xml:space="preserve">Simple Notification Service - A fully managed AWS service for message delivery from publishers to subscribers using topics as communication channels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rPr/>
            </w:pPr>
            <w:r w:rsidDel="00000000" w:rsidR="00000000" w:rsidRPr="00000000">
              <w:rPr>
                <w:rtl w:val="0"/>
              </w:rPr>
              <w:t xml:space="preserve">ETL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t xml:space="preserve">Extract, Transform, Load - A process used in data integration to extract data from sources, transform it into a usable format, and load it into a target system or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rPr/>
            </w:pPr>
            <w:r w:rsidDel="00000000" w:rsidR="00000000" w:rsidRPr="00000000">
              <w:rPr>
                <w:rtl w:val="0"/>
              </w:rPr>
              <w:t xml:space="preserve">VPC</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pPr>
            <w:r w:rsidDel="00000000" w:rsidR="00000000" w:rsidRPr="00000000">
              <w:rPr>
                <w:rtl w:val="0"/>
              </w:rPr>
              <w:t xml:space="preserve">Virtual Private Cloud - An isolated pool of resources within a public cloud environment, providing enhanced security and privacy through private IP subnets and virtual communication constructs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rPr/>
            </w:pPr>
            <w:r w:rsidDel="00000000" w:rsidR="00000000" w:rsidRPr="00000000">
              <w:rPr>
                <w:rtl w:val="0"/>
              </w:rPr>
              <w:t xml:space="preserve">DNS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pPr>
            <w:r w:rsidDel="00000000" w:rsidR="00000000" w:rsidRPr="00000000">
              <w:rPr>
                <w:rtl w:val="0"/>
              </w:rPr>
              <w:t xml:space="preserve">Domain Name System - A hierarchical naming system that translates domain names into IP addresses, enabling devices to locate and communicate over the internet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rPr/>
            </w:pPr>
            <w:r w:rsidDel="00000000" w:rsidR="00000000" w:rsidRPr="00000000">
              <w:rPr>
                <w:rtl w:val="0"/>
              </w:rPr>
              <w:t xml:space="preserve">TTL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t xml:space="preserve">Time To Live - A concept used to define the lifespan or validity period of data.</w:t>
            </w:r>
          </w:p>
        </w:tc>
      </w:tr>
    </w:tbl>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pStyle w:val="Heading2"/>
        <w:rPr>
          <w:color w:val="0000ff"/>
        </w:rPr>
      </w:pPr>
      <w:bookmarkStart w:colFirst="0" w:colLast="0" w:name="_51ukm31cii0" w:id="36"/>
      <w:bookmarkEnd w:id="36"/>
      <w:r w:rsidDel="00000000" w:rsidR="00000000" w:rsidRPr="00000000">
        <w:rPr>
          <w:color w:val="0000ff"/>
          <w:rtl w:val="0"/>
        </w:rPr>
        <w:t xml:space="preserve">3.1.2.1 System Architecture</w:t>
      </w:r>
    </w:p>
    <w:p w:rsidR="00000000" w:rsidDel="00000000" w:rsidP="00000000" w:rsidRDefault="00000000" w:rsidRPr="00000000" w14:paraId="000001E1">
      <w:pPr>
        <w:rPr/>
      </w:pPr>
      <w:r w:rsidDel="00000000" w:rsidR="00000000" w:rsidRPr="00000000">
        <w:rPr>
          <w:rtl w:val="0"/>
        </w:rPr>
        <w:t xml:space="preserve">Sentry SBMS architecture is a cloud-native, event-driven microservices architecture deployed across multiple Availability Zones (AZs) within an AWS GovCloud (US) region. It is structured as a 7-layer application platform consisting of:</w:t>
      </w:r>
    </w:p>
    <w:p w:rsidR="00000000" w:rsidDel="00000000" w:rsidP="00000000" w:rsidRDefault="00000000" w:rsidRPr="00000000" w14:paraId="000001E2">
      <w:pPr>
        <w:numPr>
          <w:ilvl w:val="0"/>
          <w:numId w:val="132"/>
        </w:numPr>
        <w:ind w:left="900" w:hanging="360"/>
      </w:pPr>
      <w:r w:rsidDel="00000000" w:rsidR="00000000" w:rsidRPr="00000000">
        <w:rPr>
          <w:b w:val="1"/>
          <w:rtl w:val="0"/>
        </w:rPr>
        <w:t xml:space="preserve">Presentation Layer:</w:t>
      </w:r>
      <w:r w:rsidDel="00000000" w:rsidR="00000000" w:rsidRPr="00000000">
        <w:rPr>
          <w:rtl w:val="0"/>
        </w:rPr>
        <w:t xml:space="preserve"> Includes mobile and web applications that interact with backend services through APIs. These applications serve as the primary interface for end-users.</w:t>
      </w:r>
    </w:p>
    <w:p w:rsidR="00000000" w:rsidDel="00000000" w:rsidP="00000000" w:rsidRDefault="00000000" w:rsidRPr="00000000" w14:paraId="000001E3">
      <w:pPr>
        <w:numPr>
          <w:ilvl w:val="0"/>
          <w:numId w:val="132"/>
        </w:numPr>
        <w:ind w:left="900" w:hanging="360"/>
      </w:pPr>
      <w:r w:rsidDel="00000000" w:rsidR="00000000" w:rsidRPr="00000000">
        <w:rPr>
          <w:b w:val="1"/>
          <w:rtl w:val="0"/>
        </w:rPr>
        <w:t xml:space="preserve">Core Services Layer:</w:t>
      </w:r>
      <w:r w:rsidDel="00000000" w:rsidR="00000000" w:rsidRPr="00000000">
        <w:rPr>
          <w:rtl w:val="0"/>
        </w:rPr>
        <w:t xml:space="preserve"> Stateless compute services and containerized workloads handle business logic, event processing, and data transformation. A routing engine is included to manage complex decision flows and would leverage compute-optimized infrastructure where needed.</w:t>
      </w:r>
    </w:p>
    <w:p w:rsidR="00000000" w:rsidDel="00000000" w:rsidP="00000000" w:rsidRDefault="00000000" w:rsidRPr="00000000" w14:paraId="000001E4">
      <w:pPr>
        <w:numPr>
          <w:ilvl w:val="0"/>
          <w:numId w:val="132"/>
        </w:numPr>
        <w:ind w:left="900" w:hanging="360"/>
      </w:pPr>
      <w:r w:rsidDel="00000000" w:rsidR="00000000" w:rsidRPr="00000000">
        <w:rPr>
          <w:b w:val="1"/>
          <w:rtl w:val="0"/>
        </w:rPr>
        <w:t xml:space="preserve">Event Processing Layer: </w:t>
      </w:r>
      <w:r w:rsidDel="00000000" w:rsidR="00000000" w:rsidRPr="00000000">
        <w:rPr>
          <w:rtl w:val="0"/>
        </w:rPr>
        <w:t xml:space="preserve">The system is designed for high-throughput ingestion, capable of handling millions of events per minute with low latency. Events are streamed and processed in near real-time through a horizontally scalable, partitioned messaging backbone that supports ordered, durable, and fault-tolerant delivery.</w:t>
      </w:r>
    </w:p>
    <w:p w:rsidR="00000000" w:rsidDel="00000000" w:rsidP="00000000" w:rsidRDefault="00000000" w:rsidRPr="00000000" w14:paraId="000001E5">
      <w:pPr>
        <w:numPr>
          <w:ilvl w:val="0"/>
          <w:numId w:val="132"/>
        </w:numPr>
        <w:ind w:left="900" w:hanging="360"/>
      </w:pPr>
      <w:r w:rsidDel="00000000" w:rsidR="00000000" w:rsidRPr="00000000">
        <w:rPr>
          <w:b w:val="1"/>
          <w:rtl w:val="0"/>
        </w:rPr>
        <w:t xml:space="preserve">APIs &amp; Communication Layer:</w:t>
      </w:r>
      <w:r w:rsidDel="00000000" w:rsidR="00000000" w:rsidRPr="00000000">
        <w:rPr>
          <w:rtl w:val="0"/>
        </w:rPr>
        <w:t xml:space="preserve"> RESTful APIs and secure communication interfaces provide integration points for both external and internal consumers. Asynchronous messaging and notification services support decoupled communication between services.</w:t>
      </w:r>
    </w:p>
    <w:p w:rsidR="00000000" w:rsidDel="00000000" w:rsidP="00000000" w:rsidRDefault="00000000" w:rsidRPr="00000000" w14:paraId="000001E6">
      <w:pPr>
        <w:numPr>
          <w:ilvl w:val="0"/>
          <w:numId w:val="132"/>
        </w:numPr>
        <w:ind w:left="900" w:hanging="360"/>
      </w:pPr>
      <w:r w:rsidDel="00000000" w:rsidR="00000000" w:rsidRPr="00000000">
        <w:rPr>
          <w:b w:val="1"/>
          <w:rtl w:val="0"/>
        </w:rPr>
        <w:t xml:space="preserve">Data Services Layer:</w:t>
      </w:r>
      <w:r w:rsidDel="00000000" w:rsidR="00000000" w:rsidRPr="00000000">
        <w:rPr>
          <w:rtl w:val="0"/>
        </w:rPr>
        <w:t xml:space="preserve"> The platform uses a variety of database and storage solutions, chosen based on workload requirements such as high throughput, consistency, latency, and data structure.</w:t>
      </w:r>
    </w:p>
    <w:p w:rsidR="00000000" w:rsidDel="00000000" w:rsidP="00000000" w:rsidRDefault="00000000" w:rsidRPr="00000000" w14:paraId="000001E7">
      <w:pPr>
        <w:numPr>
          <w:ilvl w:val="0"/>
          <w:numId w:val="132"/>
        </w:numPr>
        <w:ind w:left="900" w:hanging="360"/>
      </w:pPr>
      <w:r w:rsidDel="00000000" w:rsidR="00000000" w:rsidRPr="00000000">
        <w:rPr>
          <w:b w:val="1"/>
          <w:rtl w:val="0"/>
        </w:rPr>
        <w:t xml:space="preserve">Monitoring &amp; Logging Layer:</w:t>
      </w:r>
      <w:r w:rsidDel="00000000" w:rsidR="00000000" w:rsidRPr="00000000">
        <w:rPr>
          <w:rtl w:val="0"/>
        </w:rPr>
        <w:t xml:space="preserve"> A comprehensive observability stack is in place to capture application logs, metrics, and traces. Infrastructure and security logs are also collected to support audit, compliance, and operational visibility.</w:t>
      </w:r>
      <w:r w:rsidDel="00000000" w:rsidR="00000000" w:rsidRPr="00000000">
        <w:rPr>
          <w:rtl w:val="0"/>
        </w:rPr>
      </w:r>
    </w:p>
    <w:p w:rsidR="00000000" w:rsidDel="00000000" w:rsidP="00000000" w:rsidRDefault="00000000" w:rsidRPr="00000000" w14:paraId="000001E8">
      <w:pPr>
        <w:numPr>
          <w:ilvl w:val="0"/>
          <w:numId w:val="132"/>
        </w:numPr>
        <w:ind w:left="900" w:hanging="360"/>
        <w:rPr>
          <w:b w:val="1"/>
        </w:rPr>
      </w:pPr>
      <w:r w:rsidDel="00000000" w:rsidR="00000000" w:rsidRPr="00000000">
        <w:rPr>
          <w:b w:val="1"/>
          <w:rtl w:val="0"/>
        </w:rPr>
        <w:t xml:space="preserve">Security Layer:</w:t>
      </w:r>
      <w:r w:rsidDel="00000000" w:rsidR="00000000" w:rsidRPr="00000000">
        <w:rPr>
          <w:rtl w:val="0"/>
        </w:rPr>
        <w:t xml:space="preserve"> The system uses a dedicated security monitoring subnet and integrates multiple AWS security services for multi-layered protection, threat detection, and secure secrets management. These tools work together to safeguard against DDoS attacks, malicious activity, and application-level threats while enabling automated event-driven responses and investigation workflows.</w:t>
      </w:r>
    </w:p>
    <w:p w:rsidR="00000000" w:rsidDel="00000000" w:rsidP="00000000" w:rsidRDefault="00000000" w:rsidRPr="00000000" w14:paraId="000001E9">
      <w:pPr>
        <w:ind w:left="900" w:firstLine="0"/>
        <w:rPr>
          <w:b w:val="1"/>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pStyle w:val="Heading3"/>
        <w:rPr>
          <w:color w:val="0000ff"/>
        </w:rPr>
      </w:pPr>
      <w:bookmarkStart w:colFirst="0" w:colLast="0" w:name="_i9sjq76vovjx" w:id="37"/>
      <w:bookmarkEnd w:id="37"/>
      <w:r w:rsidDel="00000000" w:rsidR="00000000" w:rsidRPr="00000000">
        <w:rPr>
          <w:color w:val="0000ff"/>
          <w:rtl w:val="0"/>
        </w:rPr>
        <w:t xml:space="preserve">3.1.3. Presentation Layer</w:t>
      </w:r>
    </w:p>
    <w:p w:rsidR="00000000" w:rsidDel="00000000" w:rsidP="00000000" w:rsidRDefault="00000000" w:rsidRPr="00000000" w14:paraId="000001EC">
      <w:pPr>
        <w:pStyle w:val="Heading4"/>
        <w:rPr>
          <w:color w:val="0000ff"/>
        </w:rPr>
      </w:pPr>
      <w:bookmarkStart w:colFirst="0" w:colLast="0" w:name="_z53vlhphjjdj" w:id="38"/>
      <w:bookmarkEnd w:id="38"/>
      <w:r w:rsidDel="00000000" w:rsidR="00000000" w:rsidRPr="00000000">
        <w:rPr>
          <w:color w:val="0000ff"/>
          <w:rtl w:val="0"/>
        </w:rPr>
        <w:t xml:space="preserve">3.1.3. Frontend Overview</w:t>
      </w:r>
    </w:p>
    <w:p w:rsidR="00000000" w:rsidDel="00000000" w:rsidP="00000000" w:rsidRDefault="00000000" w:rsidRPr="00000000" w14:paraId="000001ED">
      <w:pPr>
        <w:rPr/>
      </w:pPr>
      <w:r w:rsidDel="00000000" w:rsidR="00000000" w:rsidRPr="00000000">
        <w:rPr>
          <w:rtl w:val="0"/>
        </w:rPr>
        <w:t xml:space="preserve">The exhaustive lengths our application goes through to capture, process and collate data serves to enrich a robust set of front-end applications for Mobile and Web.  These applications includes:</w:t>
      </w:r>
    </w:p>
    <w:p w:rsidR="00000000" w:rsidDel="00000000" w:rsidP="00000000" w:rsidRDefault="00000000" w:rsidRPr="00000000" w14:paraId="000001EE">
      <w:pPr>
        <w:ind w:left="720" w:firstLine="0"/>
        <w:rPr/>
      </w:pPr>
      <w:r w:rsidDel="00000000" w:rsidR="00000000" w:rsidRPr="00000000">
        <w:rPr>
          <w:rtl w:val="0"/>
        </w:rPr>
      </w:r>
    </w:p>
    <w:p w:rsidR="00000000" w:rsidDel="00000000" w:rsidP="00000000" w:rsidRDefault="00000000" w:rsidRPr="00000000" w14:paraId="000001EF">
      <w:pPr>
        <w:rPr>
          <w:color w:val="0000ff"/>
        </w:rPr>
      </w:pPr>
      <w:r w:rsidDel="00000000" w:rsidR="00000000" w:rsidRPr="00000000">
        <w:rPr>
          <w:color w:val="0000ff"/>
          <w:rtl w:val="0"/>
        </w:rPr>
        <w:t xml:space="preserve">3.1.1.1 - Central Dispatch Application</w:t>
      </w:r>
    </w:p>
    <w:p w:rsidR="00000000" w:rsidDel="00000000" w:rsidP="00000000" w:rsidRDefault="00000000" w:rsidRPr="00000000" w14:paraId="000001F0">
      <w:pPr>
        <w:rPr>
          <w:color w:val="0000ff"/>
        </w:rPr>
      </w:pPr>
      <w:r w:rsidDel="00000000" w:rsidR="00000000" w:rsidRPr="00000000">
        <w:rPr>
          <w:rtl w:val="0"/>
        </w:rPr>
      </w:r>
    </w:p>
    <w:p w:rsidR="00000000" w:rsidDel="00000000" w:rsidP="00000000" w:rsidRDefault="00000000" w:rsidRPr="00000000" w14:paraId="000001F1">
      <w:pPr>
        <w:jc w:val="center"/>
        <w:rPr>
          <w:color w:val="0000ff"/>
        </w:rPr>
      </w:pPr>
      <w:r w:rsidDel="00000000" w:rsidR="00000000" w:rsidRPr="00000000">
        <w:rPr>
          <w:color w:val="0000ff"/>
        </w:rPr>
        <w:drawing>
          <wp:inline distB="114300" distT="114300" distL="114300" distR="114300">
            <wp:extent cx="4889500" cy="39116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8895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ind w:left="720" w:firstLine="0"/>
        <w:rPr>
          <w:b w:val="1"/>
        </w:rPr>
      </w:pPr>
      <w:r w:rsidDel="00000000" w:rsidR="00000000" w:rsidRPr="00000000">
        <w:rPr>
          <w:rtl w:val="0"/>
        </w:rPr>
      </w:r>
    </w:p>
    <w:p w:rsidR="00000000" w:rsidDel="00000000" w:rsidP="00000000" w:rsidRDefault="00000000" w:rsidRPr="00000000" w14:paraId="000001F3">
      <w:pPr>
        <w:ind w:left="0" w:firstLine="0"/>
        <w:rPr/>
      </w:pPr>
      <w:r w:rsidDel="00000000" w:rsidR="00000000" w:rsidRPr="00000000">
        <w:rPr>
          <w:rtl w:val="0"/>
        </w:rPr>
        <w:t xml:space="preserve">This web application will serve to allow DOE staff and OPT administrators to have a comprehensive view of the day-to-day operation.  It will feature a live map of the service area with high frequency location tracking of all active trips.  The application will also have the interactivity and specificity to allow users to drill down to individual trips, and get all relevant information about those trips.  There will also be intuitive trip routing tools to allow OPT administrators to review and edit existing and future trips, and have their suggestions and edits propagate to the drivers. (RFP Sec. 3.2)</w:t>
      </w:r>
    </w:p>
    <w:p w:rsidR="00000000" w:rsidDel="00000000" w:rsidP="00000000" w:rsidRDefault="00000000" w:rsidRPr="00000000" w14:paraId="000001F4">
      <w:pPr>
        <w:ind w:left="0" w:firstLine="0"/>
        <w:rPr/>
      </w:pPr>
      <w:r w:rsidDel="00000000" w:rsidR="00000000" w:rsidRPr="00000000">
        <w:rPr>
          <w:rtl w:val="0"/>
        </w:rPr>
      </w:r>
    </w:p>
    <w:p w:rsidR="00000000" w:rsidDel="00000000" w:rsidP="00000000" w:rsidRDefault="00000000" w:rsidRPr="00000000" w14:paraId="000001F5">
      <w:pPr>
        <w:ind w:left="0" w:firstLine="0"/>
        <w:rPr/>
      </w:pPr>
      <w:r w:rsidDel="00000000" w:rsidR="00000000" w:rsidRPr="00000000">
        <w:rPr>
          <w:rtl w:val="0"/>
        </w:rPr>
        <w:t xml:space="preserve">The Central Dispatch Application will be built using the commercially popular </w:t>
      </w:r>
      <w:r w:rsidDel="00000000" w:rsidR="00000000" w:rsidRPr="00000000">
        <w:rPr>
          <w:b w:val="1"/>
          <w:rtl w:val="0"/>
        </w:rPr>
        <w:t xml:space="preserve">Next.js Framework by Vercel</w:t>
      </w:r>
      <w:r w:rsidDel="00000000" w:rsidR="00000000" w:rsidRPr="00000000">
        <w:rPr>
          <w:rtl w:val="0"/>
        </w:rPr>
        <w:t xml:space="preserve"> which is built on the open-source Javascript library, </w:t>
      </w:r>
      <w:r w:rsidDel="00000000" w:rsidR="00000000" w:rsidRPr="00000000">
        <w:rPr>
          <w:b w:val="1"/>
          <w:rtl w:val="0"/>
        </w:rPr>
        <w:t xml:space="preserve">React.  </w:t>
      </w:r>
      <w:r w:rsidDel="00000000" w:rsidR="00000000" w:rsidRPr="00000000">
        <w:rPr>
          <w:rtl w:val="0"/>
        </w:rPr>
        <w:t xml:space="preserve"> The flexibility and performance offered by the framework will allow us to quickly create a feature rich Application that can run well on a wide range of old to new computers and browsers.  Other technologies to be used include </w:t>
      </w:r>
      <w:r w:rsidDel="00000000" w:rsidR="00000000" w:rsidRPr="00000000">
        <w:rPr>
          <w:b w:val="1"/>
          <w:rtl w:val="0"/>
        </w:rPr>
        <w:t xml:space="preserve">Tailwind CSS</w:t>
      </w:r>
      <w:r w:rsidDel="00000000" w:rsidR="00000000" w:rsidRPr="00000000">
        <w:rPr>
          <w:rtl w:val="0"/>
        </w:rPr>
        <w:t xml:space="preserve"> for modern UI/UX and </w:t>
      </w:r>
      <w:r w:rsidDel="00000000" w:rsidR="00000000" w:rsidRPr="00000000">
        <w:rPr>
          <w:b w:val="1"/>
          <w:rtl w:val="0"/>
        </w:rPr>
        <w:t xml:space="preserve">AG-Grid</w:t>
      </w:r>
      <w:r w:rsidDel="00000000" w:rsidR="00000000" w:rsidRPr="00000000">
        <w:rPr>
          <w:rtl w:val="0"/>
        </w:rPr>
        <w:t xml:space="preserve"> and </w:t>
      </w:r>
      <w:r w:rsidDel="00000000" w:rsidR="00000000" w:rsidRPr="00000000">
        <w:rPr>
          <w:b w:val="1"/>
          <w:rtl w:val="0"/>
        </w:rPr>
        <w:t xml:space="preserve">Tremor </w:t>
      </w:r>
      <w:r w:rsidDel="00000000" w:rsidR="00000000" w:rsidRPr="00000000">
        <w:rPr>
          <w:rtl w:val="0"/>
        </w:rPr>
        <w:t xml:space="preserve">for intuitive dashboarding and reporting features.  The interactive map will be built using the Leaflet Reactjs Mapping Library</w:t>
      </w:r>
    </w:p>
    <w:p w:rsidR="00000000" w:rsidDel="00000000" w:rsidP="00000000" w:rsidRDefault="00000000" w:rsidRPr="00000000" w14:paraId="000001F6">
      <w:pPr>
        <w:ind w:left="0" w:firstLine="0"/>
        <w:rPr/>
      </w:pPr>
      <w:r w:rsidDel="00000000" w:rsidR="00000000" w:rsidRPr="00000000">
        <w:rPr>
          <w:rtl w:val="0"/>
        </w:rPr>
      </w:r>
    </w:p>
    <w:p w:rsidR="00000000" w:rsidDel="00000000" w:rsidP="00000000" w:rsidRDefault="00000000" w:rsidRPr="00000000" w14:paraId="000001F7">
      <w:pPr>
        <w:rPr>
          <w:color w:val="0000ff"/>
        </w:rPr>
      </w:pPr>
      <w:r w:rsidDel="00000000" w:rsidR="00000000" w:rsidRPr="00000000">
        <w:rPr>
          <w:color w:val="0000ff"/>
          <w:rtl w:val="0"/>
        </w:rPr>
        <w:t xml:space="preserve">3.1.1.2 - Parent / Guardian Mobile Application</w:t>
      </w:r>
    </w:p>
    <w:p w:rsidR="00000000" w:rsidDel="00000000" w:rsidP="00000000" w:rsidRDefault="00000000" w:rsidRPr="00000000" w14:paraId="000001F8">
      <w:pPr>
        <w:rPr>
          <w:color w:val="0000ff"/>
        </w:rPr>
      </w:pPr>
      <w:r w:rsidDel="00000000" w:rsidR="00000000" w:rsidRPr="00000000">
        <w:rPr>
          <w:rtl w:val="0"/>
        </w:rPr>
      </w:r>
    </w:p>
    <w:p w:rsidR="00000000" w:rsidDel="00000000" w:rsidP="00000000" w:rsidRDefault="00000000" w:rsidRPr="00000000" w14:paraId="000001F9">
      <w:pPr>
        <w:jc w:val="center"/>
        <w:rPr>
          <w:color w:val="0000ff"/>
        </w:rPr>
      </w:pPr>
      <w:r w:rsidDel="00000000" w:rsidR="00000000" w:rsidRPr="00000000">
        <w:rPr>
          <w:color w:val="0000ff"/>
        </w:rPr>
        <w:drawing>
          <wp:inline distB="114300" distT="114300" distL="114300" distR="114300">
            <wp:extent cx="7620000" cy="3517900"/>
            <wp:effectExtent b="0" l="0" r="0" t="0"/>
            <wp:docPr id="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76200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rPr>
          <w:color w:val="0000ff"/>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This Mobile application will be created for parents and guardians of passengers.  Using this App allows parents and guardians to view the end to end status of their dependent’s journey to school.  For stop-to-school passengers, the App will allow parents and guardians to view the schedule and estimated time of arrival for their dependent’s Bus.  The users will also be informed through the App and Push Notifications when the Bus arrives at the stop or the school, and they will also be notified when their dependent has boarded or disembarked from their bus.  With proper Opt-in by the Parent/Guardian and student, we can also show the current bus location of the bus their dependent is on.</w:t>
      </w:r>
    </w:p>
    <w:p w:rsidR="00000000" w:rsidDel="00000000" w:rsidP="00000000" w:rsidRDefault="00000000" w:rsidRPr="00000000" w14:paraId="000001FC">
      <w:pPr>
        <w:rPr/>
      </w:pPr>
      <w:r w:rsidDel="00000000" w:rsidR="00000000" w:rsidRPr="00000000">
        <w:rPr>
          <w:rtl w:val="0"/>
        </w:rPr>
        <w:t xml:space="preserve">For door-to-school passengers, the App will have the same ETA notification feature.  This will allow Parents / Guardians to be informed of the estimated time of Arrival of the bus to their Home to help with time management.  There is also the added feature of allowing parents to specify that their dependent does not need transportation on the given day.  This will allow the bus to optimize their route based on their new set of stops and improve their travel time. (RFP Sec 3.6)</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The Parent / Guardian Mobile Application will be built for both Android and iOS devices via the Cross-platform Mobile Development Framework </w:t>
      </w:r>
      <w:r w:rsidDel="00000000" w:rsidR="00000000" w:rsidRPr="00000000">
        <w:rPr>
          <w:b w:val="1"/>
          <w:rtl w:val="0"/>
        </w:rPr>
        <w:t xml:space="preserve">React Native</w:t>
      </w:r>
      <w:r w:rsidDel="00000000" w:rsidR="00000000" w:rsidRPr="00000000">
        <w:rPr>
          <w:rtl w:val="0"/>
        </w:rPr>
        <w:t xml:space="preserve">.  This industry standard Framework leverages the </w:t>
      </w:r>
      <w:r w:rsidDel="00000000" w:rsidR="00000000" w:rsidRPr="00000000">
        <w:rPr>
          <w:b w:val="1"/>
          <w:rtl w:val="0"/>
        </w:rPr>
        <w:t xml:space="preserve">React </w:t>
      </w:r>
      <w:r w:rsidDel="00000000" w:rsidR="00000000" w:rsidRPr="00000000">
        <w:rPr>
          <w:rtl w:val="0"/>
        </w:rPr>
        <w:t xml:space="preserve">Library and offers lightning fast performance by compiling a standardized set of React components into native binaries of their target mobile device.  We can keep a consistent look and feel with our other front-end applications by utilizing </w:t>
      </w:r>
      <w:r w:rsidDel="00000000" w:rsidR="00000000" w:rsidRPr="00000000">
        <w:rPr>
          <w:b w:val="1"/>
          <w:rtl w:val="0"/>
        </w:rPr>
        <w:t xml:space="preserve">NativeWind, </w:t>
      </w:r>
      <w:r w:rsidDel="00000000" w:rsidR="00000000" w:rsidRPr="00000000">
        <w:rPr>
          <w:rtl w:val="0"/>
        </w:rPr>
        <w:t xml:space="preserve">which will allow us to extend our existing </w:t>
      </w:r>
      <w:r w:rsidDel="00000000" w:rsidR="00000000" w:rsidRPr="00000000">
        <w:rPr>
          <w:b w:val="1"/>
          <w:rtl w:val="0"/>
        </w:rPr>
        <w:t xml:space="preserve">Tailwind </w:t>
      </w:r>
      <w:r w:rsidDel="00000000" w:rsidR="00000000" w:rsidRPr="00000000">
        <w:rPr>
          <w:rtl w:val="0"/>
        </w:rPr>
        <w:t xml:space="preserve">designs into our native applications.</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color w:val="0000ff"/>
        </w:rPr>
      </w:pPr>
      <w:r w:rsidDel="00000000" w:rsidR="00000000" w:rsidRPr="00000000">
        <w:rPr>
          <w:color w:val="0000ff"/>
          <w:rtl w:val="0"/>
        </w:rPr>
        <w:t xml:space="preserve">3.1.1.2 - Parent / Guardian Alternate Web Application </w:t>
      </w:r>
    </w:p>
    <w:p w:rsidR="00000000" w:rsidDel="00000000" w:rsidP="00000000" w:rsidRDefault="00000000" w:rsidRPr="00000000" w14:paraId="00000201">
      <w:pPr>
        <w:rPr>
          <w:color w:val="0000ff"/>
        </w:rPr>
      </w:pPr>
      <w:r w:rsidDel="00000000" w:rsidR="00000000" w:rsidRPr="00000000">
        <w:rPr>
          <w:rtl w:val="0"/>
        </w:rPr>
      </w:r>
    </w:p>
    <w:p w:rsidR="00000000" w:rsidDel="00000000" w:rsidP="00000000" w:rsidRDefault="00000000" w:rsidRPr="00000000" w14:paraId="00000202">
      <w:pPr>
        <w:jc w:val="center"/>
        <w:rPr>
          <w:color w:val="0000ff"/>
        </w:rPr>
      </w:pPr>
      <w:r w:rsidDel="00000000" w:rsidR="00000000" w:rsidRPr="00000000">
        <w:rPr>
          <w:rtl w:val="0"/>
        </w:rPr>
      </w:r>
    </w:p>
    <w:p w:rsidR="00000000" w:rsidDel="00000000" w:rsidP="00000000" w:rsidRDefault="00000000" w:rsidRPr="00000000" w14:paraId="00000203">
      <w:pPr>
        <w:rPr>
          <w:color w:val="0000ff"/>
        </w:rPr>
      </w:pPr>
      <w:r w:rsidDel="00000000" w:rsidR="00000000" w:rsidRPr="00000000">
        <w:rPr>
          <w:rtl w:val="0"/>
        </w:rPr>
      </w:r>
    </w:p>
    <w:p w:rsidR="00000000" w:rsidDel="00000000" w:rsidP="00000000" w:rsidRDefault="00000000" w:rsidRPr="00000000" w14:paraId="00000204">
      <w:pPr>
        <w:rPr>
          <w:color w:val="0000ff"/>
        </w:rPr>
      </w:pPr>
      <w:r w:rsidDel="00000000" w:rsidR="00000000" w:rsidRPr="00000000">
        <w:rPr>
          <w:rtl w:val="0"/>
        </w:rPr>
        <w:t xml:space="preserve">A web application alternative will be created for guardians and parents who lack the desire or ability to use the dedicated Mobile application.  The web application will provide all functionality available on the Mobile App as long as that functionality does not depend on any mobile device hardware. (RFP Sec 3.6)</w:t>
      </w: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color w:val="0000ff"/>
        </w:rPr>
      </w:pPr>
      <w:r w:rsidDel="00000000" w:rsidR="00000000" w:rsidRPr="00000000">
        <w:rPr>
          <w:color w:val="0000ff"/>
          <w:rtl w:val="0"/>
        </w:rPr>
        <w:t xml:space="preserve">3.1.1.3 - Passenger Mobile Application</w:t>
      </w:r>
    </w:p>
    <w:p w:rsidR="00000000" w:rsidDel="00000000" w:rsidP="00000000" w:rsidRDefault="00000000" w:rsidRPr="00000000" w14:paraId="00000208">
      <w:pPr>
        <w:rPr>
          <w:color w:val="0000ff"/>
        </w:rPr>
      </w:pPr>
      <w:r w:rsidDel="00000000" w:rsidR="00000000" w:rsidRPr="00000000">
        <w:rPr>
          <w:rtl w:val="0"/>
        </w:rPr>
      </w:r>
    </w:p>
    <w:p w:rsidR="00000000" w:rsidDel="00000000" w:rsidP="00000000" w:rsidRDefault="00000000" w:rsidRPr="00000000" w14:paraId="00000209">
      <w:pPr>
        <w:jc w:val="center"/>
        <w:rPr>
          <w:color w:val="0000ff"/>
        </w:rPr>
      </w:pPr>
      <w:r w:rsidDel="00000000" w:rsidR="00000000" w:rsidRPr="00000000">
        <w:rPr>
          <w:color w:val="0000ff"/>
        </w:rPr>
        <w:drawing>
          <wp:inline distB="114300" distT="114300" distL="114300" distR="114300">
            <wp:extent cx="3149600" cy="4102100"/>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149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rPr>
          <w:color w:val="0000ff"/>
        </w:rPr>
      </w:pPr>
      <w:r w:rsidDel="00000000" w:rsidR="00000000" w:rsidRPr="00000000">
        <w:rPr>
          <w:rtl w:val="0"/>
        </w:rPr>
      </w:r>
    </w:p>
    <w:p w:rsidR="00000000" w:rsidDel="00000000" w:rsidP="00000000" w:rsidRDefault="00000000" w:rsidRPr="00000000" w14:paraId="0000020B">
      <w:pPr>
        <w:rPr>
          <w:color w:val="0000ff"/>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The Passenger Application, similar to the Parent / Guardian app, will allow students to stay informed about the status of their bus.  They will receive Push Notifications for Bus Arrivals, delays, and estimated time of Arrivals to either the Stop, their home, or the school depending on their trip type.  The App will also be an option to check-in / check-out of a vehicle.  When they board the bus, they can use their App to verify and log their embarkment.  Similarly, when they leave the bus, they can also use their App to verify and log their disembarkment.  There will be other ways to do this that doesn’t require an App for passengers without phones. (RFP Sec 3.6)</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The passenger Mobile Application will be built on very similar technologies to the Parent / Guardian App.  The application can also adopt GPS functionalities if the need arises.  For instance, we can use it to cross-check that a student has indeed boarded or left a bus and perform a more seamless bus entrance/exit verification.</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color w:val="0000ff"/>
        </w:rPr>
      </w:pPr>
      <w:r w:rsidDel="00000000" w:rsidR="00000000" w:rsidRPr="00000000">
        <w:rPr>
          <w:color w:val="0000ff"/>
          <w:rtl w:val="0"/>
        </w:rPr>
        <w:t xml:space="preserve">3.1.1.3 - Driver Application </w:t>
      </w:r>
    </w:p>
    <w:p w:rsidR="00000000" w:rsidDel="00000000" w:rsidP="00000000" w:rsidRDefault="00000000" w:rsidRPr="00000000" w14:paraId="00000211">
      <w:pPr>
        <w:rPr>
          <w:color w:val="0000ff"/>
        </w:rPr>
      </w:pPr>
      <w:r w:rsidDel="00000000" w:rsidR="00000000" w:rsidRPr="00000000">
        <w:rPr>
          <w:rtl w:val="0"/>
        </w:rPr>
      </w:r>
    </w:p>
    <w:p w:rsidR="00000000" w:rsidDel="00000000" w:rsidP="00000000" w:rsidRDefault="00000000" w:rsidRPr="00000000" w14:paraId="00000212">
      <w:pPr>
        <w:jc w:val="center"/>
        <w:rPr>
          <w:color w:val="0000ff"/>
        </w:rPr>
      </w:pPr>
      <w:r w:rsidDel="00000000" w:rsidR="00000000" w:rsidRPr="00000000">
        <w:rPr>
          <w:color w:val="0000ff"/>
        </w:rPr>
        <w:drawing>
          <wp:inline distB="114300" distT="114300" distL="114300" distR="114300">
            <wp:extent cx="3276600" cy="4914900"/>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2766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rPr>
          <w:color w:val="0000ff"/>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The Driver application will be used by the drivers of the transport vehicles.  This application will be installed on mobile devices mounted on transport vehicles.  This App will </w:t>
      </w:r>
    </w:p>
    <w:p w:rsidR="00000000" w:rsidDel="00000000" w:rsidP="00000000" w:rsidRDefault="00000000" w:rsidRPr="00000000" w14:paraId="00000215">
      <w:pPr>
        <w:numPr>
          <w:ilvl w:val="0"/>
          <w:numId w:val="116"/>
        </w:numPr>
        <w:ind w:left="720" w:hanging="360"/>
      </w:pPr>
      <w:r w:rsidDel="00000000" w:rsidR="00000000" w:rsidRPr="00000000">
        <w:rPr>
          <w:rtl w:val="0"/>
        </w:rPr>
        <w:t xml:space="preserve">Provide Turn-by-Turn Navigation through an embedded Map with 2 routes:</w:t>
      </w:r>
    </w:p>
    <w:p w:rsidR="00000000" w:rsidDel="00000000" w:rsidP="00000000" w:rsidRDefault="00000000" w:rsidRPr="00000000" w14:paraId="00000216">
      <w:pPr>
        <w:numPr>
          <w:ilvl w:val="1"/>
          <w:numId w:val="116"/>
        </w:numPr>
        <w:ind w:left="1440" w:hanging="360"/>
        <w:rPr>
          <w:u w:val="none"/>
        </w:rPr>
      </w:pPr>
      <w:r w:rsidDel="00000000" w:rsidR="00000000" w:rsidRPr="00000000">
        <w:rPr>
          <w:rtl w:val="0"/>
        </w:rPr>
        <w:t xml:space="preserve">the fastest route available for their vehicle class (As presented by their Navigation Provider of choice. I.E. Google, Waze,Apple)</w:t>
      </w:r>
    </w:p>
    <w:p w:rsidR="00000000" w:rsidDel="00000000" w:rsidP="00000000" w:rsidRDefault="00000000" w:rsidRPr="00000000" w14:paraId="00000217">
      <w:pPr>
        <w:numPr>
          <w:ilvl w:val="1"/>
          <w:numId w:val="116"/>
        </w:numPr>
        <w:ind w:left="1440" w:hanging="360"/>
        <w:rPr>
          <w:u w:val="none"/>
        </w:rPr>
      </w:pPr>
      <w:r w:rsidDel="00000000" w:rsidR="00000000" w:rsidRPr="00000000">
        <w:rPr>
          <w:rtl w:val="0"/>
        </w:rPr>
        <w:t xml:space="preserve">Dispatch Provided Route which is either the default route, or an alternate route provided via dispatch agent intervention.</w:t>
      </w:r>
    </w:p>
    <w:p w:rsidR="00000000" w:rsidDel="00000000" w:rsidP="00000000" w:rsidRDefault="00000000" w:rsidRPr="00000000" w14:paraId="00000218">
      <w:pPr>
        <w:numPr>
          <w:ilvl w:val="0"/>
          <w:numId w:val="116"/>
        </w:numPr>
        <w:ind w:left="720" w:hanging="360"/>
        <w:rPr>
          <w:u w:val="none"/>
        </w:rPr>
      </w:pPr>
      <w:r w:rsidDel="00000000" w:rsidR="00000000" w:rsidRPr="00000000">
        <w:rPr>
          <w:rtl w:val="0"/>
        </w:rPr>
        <w:t xml:space="preserve">Report traffic and road incidents to the central dispatch application</w:t>
      </w:r>
    </w:p>
    <w:p w:rsidR="00000000" w:rsidDel="00000000" w:rsidP="00000000" w:rsidRDefault="00000000" w:rsidRPr="00000000" w14:paraId="00000219">
      <w:pPr>
        <w:numPr>
          <w:ilvl w:val="0"/>
          <w:numId w:val="116"/>
        </w:numPr>
        <w:ind w:left="720" w:hanging="360"/>
        <w:rPr>
          <w:u w:val="none"/>
        </w:rPr>
      </w:pPr>
      <w:r w:rsidDel="00000000" w:rsidR="00000000" w:rsidRPr="00000000">
        <w:rPr>
          <w:rtl w:val="0"/>
        </w:rPr>
        <w:t xml:space="preserve">Provide live Traffic and Road Condition data curated from 3rd party and government feeds and incidents reported by other drivers.</w:t>
      </w:r>
    </w:p>
    <w:p w:rsidR="00000000" w:rsidDel="00000000" w:rsidP="00000000" w:rsidRDefault="00000000" w:rsidRPr="00000000" w14:paraId="0000021A">
      <w:pPr>
        <w:numPr>
          <w:ilvl w:val="0"/>
          <w:numId w:val="116"/>
        </w:numPr>
        <w:ind w:left="720" w:hanging="360"/>
        <w:rPr>
          <w:u w:val="none"/>
        </w:rPr>
      </w:pPr>
      <w:r w:rsidDel="00000000" w:rsidR="00000000" w:rsidRPr="00000000">
        <w:rPr>
          <w:rtl w:val="0"/>
        </w:rPr>
        <w:t xml:space="preserve">Contact support for routing or technical difficulties</w:t>
      </w:r>
    </w:p>
    <w:p w:rsidR="00000000" w:rsidDel="00000000" w:rsidP="00000000" w:rsidRDefault="00000000" w:rsidRPr="00000000" w14:paraId="0000021B">
      <w:pPr>
        <w:numPr>
          <w:ilvl w:val="0"/>
          <w:numId w:val="116"/>
        </w:numPr>
        <w:ind w:left="720" w:hanging="360"/>
        <w:rPr>
          <w:u w:val="none"/>
        </w:rPr>
      </w:pPr>
      <w:r w:rsidDel="00000000" w:rsidR="00000000" w:rsidRPr="00000000">
        <w:rPr>
          <w:rtl w:val="0"/>
        </w:rPr>
        <w:t xml:space="preserve">Collect and send GPS data of the vehicle to Central Dispatch Application on a set frequency.  There’ll be 2 sources of GPS data used:</w:t>
      </w:r>
    </w:p>
    <w:p w:rsidR="00000000" w:rsidDel="00000000" w:rsidP="00000000" w:rsidRDefault="00000000" w:rsidRPr="00000000" w14:paraId="0000021C">
      <w:pPr>
        <w:numPr>
          <w:ilvl w:val="1"/>
          <w:numId w:val="116"/>
        </w:numPr>
        <w:ind w:left="1440" w:hanging="360"/>
        <w:rPr>
          <w:u w:val="none"/>
        </w:rPr>
      </w:pPr>
      <w:r w:rsidDel="00000000" w:rsidR="00000000" w:rsidRPr="00000000">
        <w:rPr>
          <w:rtl w:val="0"/>
        </w:rPr>
        <w:t xml:space="preserve">Dedicated GPS Device onboard the Bus (30-40 messages / minute)</w:t>
      </w:r>
    </w:p>
    <w:p w:rsidR="00000000" w:rsidDel="00000000" w:rsidP="00000000" w:rsidRDefault="00000000" w:rsidRPr="00000000" w14:paraId="0000021D">
      <w:pPr>
        <w:numPr>
          <w:ilvl w:val="1"/>
          <w:numId w:val="116"/>
        </w:numPr>
        <w:ind w:left="1440" w:hanging="360"/>
        <w:rPr>
          <w:u w:val="none"/>
        </w:rPr>
      </w:pPr>
      <w:r w:rsidDel="00000000" w:rsidR="00000000" w:rsidRPr="00000000">
        <w:rPr>
          <w:rtl w:val="0"/>
        </w:rPr>
        <w:t xml:space="preserve">Tablet GPS through location services</w:t>
      </w:r>
    </w:p>
    <w:p w:rsidR="00000000" w:rsidDel="00000000" w:rsidP="00000000" w:rsidRDefault="00000000" w:rsidRPr="00000000" w14:paraId="0000021E">
      <w:pPr>
        <w:numPr>
          <w:ilvl w:val="0"/>
          <w:numId w:val="116"/>
        </w:numPr>
        <w:ind w:left="720" w:hanging="360"/>
        <w:rPr/>
      </w:pPr>
      <w:r w:rsidDel="00000000" w:rsidR="00000000" w:rsidRPr="00000000">
        <w:rPr>
          <w:rtl w:val="0"/>
        </w:rPr>
        <w:t xml:space="preserve">Collect and send driver safety data recorded via accelerometers and gyrometers.</w:t>
      </w:r>
    </w:p>
    <w:p w:rsidR="00000000" w:rsidDel="00000000" w:rsidP="00000000" w:rsidRDefault="00000000" w:rsidRPr="00000000" w14:paraId="0000021F">
      <w:pPr>
        <w:numPr>
          <w:ilvl w:val="0"/>
          <w:numId w:val="116"/>
        </w:numPr>
        <w:ind w:left="720" w:hanging="360"/>
        <w:rPr>
          <w:u w:val="none"/>
        </w:rPr>
      </w:pPr>
      <w:r w:rsidDel="00000000" w:rsidR="00000000" w:rsidRPr="00000000">
        <w:rPr>
          <w:rtl w:val="0"/>
        </w:rPr>
        <w:t xml:space="preserve">Allow students to check-in and check-out of the bus via Scanning a badge, or the Passenger Student Application</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The primary Driver Application will be deployed on the tablet device affixed within each school bus. A supplementary Driver Authentication Application will be available for installation on any mobile device carried by the driver. The tablet device will remain in the bus and support multiple users. To facilitate a streamlined authentication process, each driver will have the following options: </w:t>
      </w:r>
    </w:p>
    <w:p w:rsidR="00000000" w:rsidDel="00000000" w:rsidP="00000000" w:rsidRDefault="00000000" w:rsidRPr="00000000" w14:paraId="00000222">
      <w:pPr>
        <w:numPr>
          <w:ilvl w:val="0"/>
          <w:numId w:val="64"/>
        </w:numPr>
        <w:ind w:left="720" w:hanging="360"/>
        <w:rPr>
          <w:u w:val="none"/>
        </w:rPr>
      </w:pPr>
      <w:r w:rsidDel="00000000" w:rsidR="00000000" w:rsidRPr="00000000">
        <w:rPr>
          <w:b w:val="1"/>
          <w:rtl w:val="0"/>
        </w:rPr>
        <w:t xml:space="preserve">Direct Login:</w:t>
      </w:r>
      <w:r w:rsidDel="00000000" w:rsidR="00000000" w:rsidRPr="00000000">
        <w:rPr>
          <w:rtl w:val="0"/>
        </w:rPr>
        <w:t xml:space="preserve"> Access the tablet directly by logging in with their username and password</w:t>
      </w:r>
    </w:p>
    <w:p w:rsidR="00000000" w:rsidDel="00000000" w:rsidP="00000000" w:rsidRDefault="00000000" w:rsidRPr="00000000" w14:paraId="00000223">
      <w:pPr>
        <w:numPr>
          <w:ilvl w:val="0"/>
          <w:numId w:val="64"/>
        </w:numPr>
        <w:ind w:left="720" w:hanging="360"/>
        <w:rPr>
          <w:b w:val="1"/>
        </w:rPr>
      </w:pPr>
      <w:r w:rsidDel="00000000" w:rsidR="00000000" w:rsidRPr="00000000">
        <w:rPr>
          <w:b w:val="1"/>
          <w:rtl w:val="0"/>
        </w:rPr>
        <w:t xml:space="preserve">QR Code Authentication </w:t>
      </w:r>
      <w:r w:rsidDel="00000000" w:rsidR="00000000" w:rsidRPr="00000000">
        <w:rPr>
          <w:rtl w:val="0"/>
        </w:rPr>
        <w:t xml:space="preserve">by</w:t>
      </w:r>
      <w:r w:rsidDel="00000000" w:rsidR="00000000" w:rsidRPr="00000000">
        <w:rPr>
          <w:b w:val="1"/>
          <w:rtl w:val="0"/>
        </w:rPr>
        <w:t xml:space="preserve"> </w:t>
      </w:r>
      <w:r w:rsidDel="00000000" w:rsidR="00000000" w:rsidRPr="00000000">
        <w:rPr>
          <w:rtl w:val="0"/>
        </w:rPr>
        <w:t xml:space="preserve">following these steps:</w:t>
      </w:r>
    </w:p>
    <w:p w:rsidR="00000000" w:rsidDel="00000000" w:rsidP="00000000" w:rsidRDefault="00000000" w:rsidRPr="00000000" w14:paraId="00000224">
      <w:pPr>
        <w:numPr>
          <w:ilvl w:val="1"/>
          <w:numId w:val="64"/>
        </w:numPr>
        <w:ind w:left="1440" w:hanging="360"/>
        <w:rPr>
          <w:u w:val="none"/>
        </w:rPr>
      </w:pPr>
      <w:r w:rsidDel="00000000" w:rsidR="00000000" w:rsidRPr="00000000">
        <w:rPr>
          <w:rtl w:val="0"/>
        </w:rPr>
        <w:t xml:space="preserve">Log into the Driver Authentication Application</w:t>
      </w:r>
    </w:p>
    <w:p w:rsidR="00000000" w:rsidDel="00000000" w:rsidP="00000000" w:rsidRDefault="00000000" w:rsidRPr="00000000" w14:paraId="00000225">
      <w:pPr>
        <w:numPr>
          <w:ilvl w:val="2"/>
          <w:numId w:val="64"/>
        </w:numPr>
        <w:ind w:left="2160" w:hanging="360"/>
        <w:rPr>
          <w:u w:val="none"/>
        </w:rPr>
      </w:pPr>
      <w:r w:rsidDel="00000000" w:rsidR="00000000" w:rsidRPr="00000000">
        <w:rPr>
          <w:rtl w:val="0"/>
        </w:rPr>
        <w:t xml:space="preserve">This app will support biometric authentication and save usernames in accordance with the intelligent credential management and biometric authentication integration requirements. (RFP Sec </w:t>
      </w:r>
      <w:r w:rsidDel="00000000" w:rsidR="00000000" w:rsidRPr="00000000">
        <w:rPr>
          <w:b w:val="1"/>
          <w:sz w:val="19.920000076293945"/>
          <w:szCs w:val="19.920000076293945"/>
          <w:rtl w:val="0"/>
        </w:rPr>
        <w:t xml:space="preserve">3.7.1)</w:t>
      </w:r>
    </w:p>
    <w:p w:rsidR="00000000" w:rsidDel="00000000" w:rsidP="00000000" w:rsidRDefault="00000000" w:rsidRPr="00000000" w14:paraId="00000226">
      <w:pPr>
        <w:numPr>
          <w:ilvl w:val="2"/>
          <w:numId w:val="64"/>
        </w:numPr>
        <w:ind w:left="2160" w:hanging="360"/>
      </w:pPr>
      <w:r w:rsidDel="00000000" w:rsidR="00000000" w:rsidRPr="00000000">
        <w:rPr>
          <w:rtl w:val="0"/>
        </w:rPr>
        <w:t xml:space="preserve">This app will also remember usernames and save the user’s session if a “Remember Me” checkbox is checked to reduce the need to login in the future for up to 90 days depending on authentication settings set in the Central Dispatch system.  (RFP Sec </w:t>
      </w:r>
      <w:r w:rsidDel="00000000" w:rsidR="00000000" w:rsidRPr="00000000">
        <w:rPr>
          <w:b w:val="1"/>
          <w:sz w:val="19.920000076293945"/>
          <w:szCs w:val="19.920000076293945"/>
          <w:rtl w:val="0"/>
        </w:rPr>
        <w:t xml:space="preserve">3.7.2)</w:t>
      </w:r>
    </w:p>
    <w:p w:rsidR="00000000" w:rsidDel="00000000" w:rsidP="00000000" w:rsidRDefault="00000000" w:rsidRPr="00000000" w14:paraId="00000227">
      <w:pPr>
        <w:numPr>
          <w:ilvl w:val="1"/>
          <w:numId w:val="64"/>
        </w:numPr>
        <w:ind w:left="1440" w:hanging="360"/>
        <w:rPr>
          <w:u w:val="none"/>
        </w:rPr>
      </w:pPr>
      <w:r w:rsidDel="00000000" w:rsidR="00000000" w:rsidRPr="00000000">
        <w:rPr>
          <w:rtl w:val="0"/>
        </w:rPr>
        <w:t xml:space="preserve">Select the “Scan QR Code” option on their Driver Auth. App.</w:t>
      </w:r>
      <w:r w:rsidDel="00000000" w:rsidR="00000000" w:rsidRPr="00000000">
        <w:rPr>
          <w:rtl w:val="0"/>
        </w:rPr>
      </w:r>
    </w:p>
    <w:p w:rsidR="00000000" w:rsidDel="00000000" w:rsidP="00000000" w:rsidRDefault="00000000" w:rsidRPr="00000000" w14:paraId="00000228">
      <w:pPr>
        <w:numPr>
          <w:ilvl w:val="1"/>
          <w:numId w:val="64"/>
        </w:numPr>
        <w:ind w:left="1440" w:hanging="360"/>
        <w:rPr>
          <w:u w:val="none"/>
        </w:rPr>
      </w:pPr>
      <w:r w:rsidDel="00000000" w:rsidR="00000000" w:rsidRPr="00000000">
        <w:rPr>
          <w:rtl w:val="0"/>
        </w:rPr>
        <w:t xml:space="preserve">Use their Device’s camera to scan the QR Code displayed on the Bus’s Tablet.</w:t>
      </w:r>
    </w:p>
    <w:p w:rsidR="00000000" w:rsidDel="00000000" w:rsidP="00000000" w:rsidRDefault="00000000" w:rsidRPr="00000000" w14:paraId="00000229">
      <w:pPr>
        <w:numPr>
          <w:ilvl w:val="1"/>
          <w:numId w:val="64"/>
        </w:numPr>
        <w:ind w:left="1440" w:hanging="360"/>
        <w:rPr>
          <w:u w:val="none"/>
        </w:rPr>
      </w:pPr>
      <w:r w:rsidDel="00000000" w:rsidR="00000000" w:rsidRPr="00000000">
        <w:rPr>
          <w:rtl w:val="0"/>
        </w:rPr>
        <w:t xml:space="preserve">The primary Driver App will then display a numerical code for selection within the Driver Auth. App.</w:t>
      </w:r>
    </w:p>
    <w:p w:rsidR="00000000" w:rsidDel="00000000" w:rsidP="00000000" w:rsidRDefault="00000000" w:rsidRPr="00000000" w14:paraId="0000022A">
      <w:pPr>
        <w:numPr>
          <w:ilvl w:val="1"/>
          <w:numId w:val="64"/>
        </w:numPr>
        <w:ind w:left="1440" w:hanging="360"/>
        <w:rPr>
          <w:u w:val="none"/>
        </w:rPr>
      </w:pPr>
      <w:r w:rsidDel="00000000" w:rsidR="00000000" w:rsidRPr="00000000">
        <w:rPr>
          <w:rtl w:val="0"/>
        </w:rPr>
        <w:t xml:space="preserve">Driver Auth. App. will present five buttons with random numbers and one button displaying the number shown on the primary Driver App.</w:t>
      </w:r>
    </w:p>
    <w:p w:rsidR="00000000" w:rsidDel="00000000" w:rsidP="00000000" w:rsidRDefault="00000000" w:rsidRPr="00000000" w14:paraId="0000022B">
      <w:pPr>
        <w:numPr>
          <w:ilvl w:val="1"/>
          <w:numId w:val="64"/>
        </w:numPr>
        <w:ind w:left="1440" w:hanging="360"/>
        <w:rPr>
          <w:u w:val="none"/>
        </w:rPr>
      </w:pPr>
      <w:r w:rsidDel="00000000" w:rsidR="00000000" w:rsidRPr="00000000">
        <w:rPr>
          <w:rtl w:val="0"/>
        </w:rPr>
        <w:t xml:space="preserve">Upon selecting the correct number, the driver will be authenticated and logged into the Tablet Driver Application.</w:t>
      </w:r>
    </w:p>
    <w:p w:rsidR="00000000" w:rsidDel="00000000" w:rsidP="00000000" w:rsidRDefault="00000000" w:rsidRPr="00000000" w14:paraId="0000022C">
      <w:pPr>
        <w:numPr>
          <w:ilvl w:val="0"/>
          <w:numId w:val="64"/>
        </w:numPr>
        <w:ind w:left="720" w:hanging="360"/>
        <w:rPr>
          <w:u w:val="none"/>
        </w:rPr>
      </w:pPr>
      <w:r w:rsidDel="00000000" w:rsidR="00000000" w:rsidRPr="00000000">
        <w:rPr>
          <w:rtl w:val="0"/>
        </w:rPr>
        <w:t xml:space="preserve">Dispatch Assistance: In the event that a driver does not possess their mobile device or is unable to recall their authentication credentials, they may select the "Contact Dispatch" option on the unauthenticated Tablet Application. This will connect them to a support agent who can verify their identity and remotely authenticate them on the bus's tablet device.</w:t>
      </w: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t xml:space="preserve">The driver applications will be built on similar technologies to the other 2 mobile applications but will have additional proprietary technologies embedded to support the extensive feature set required. (RFP Sec 3.7)</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pStyle w:val="Heading3"/>
        <w:rPr>
          <w:color w:val="0000ff"/>
        </w:rPr>
      </w:pPr>
      <w:bookmarkStart w:colFirst="0" w:colLast="0" w:name="_3tzkjhbr56zg" w:id="39"/>
      <w:bookmarkEnd w:id="39"/>
      <w:r w:rsidDel="00000000" w:rsidR="00000000" w:rsidRPr="00000000">
        <w:rPr>
          <w:color w:val="0000ff"/>
          <w:rtl w:val="0"/>
        </w:rPr>
        <w:t xml:space="preserve">3.2 Core Services Layer</w:t>
      </w:r>
    </w:p>
    <w:p w:rsidR="00000000" w:rsidDel="00000000" w:rsidP="00000000" w:rsidRDefault="00000000" w:rsidRPr="00000000" w14:paraId="00000231">
      <w:pPr>
        <w:jc w:val="center"/>
        <w:rPr/>
      </w:pPr>
      <w:r w:rsidDel="00000000" w:rsidR="00000000" w:rsidRPr="00000000">
        <w:rPr/>
        <w:drawing>
          <wp:inline distB="114300" distT="114300" distL="114300" distR="114300">
            <wp:extent cx="7378700" cy="7620000"/>
            <wp:effectExtent b="0" l="0" r="0" t="0"/>
            <wp:docPr id="1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73787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color w:val="0000ff"/>
        </w:rPr>
      </w:pPr>
      <w:r w:rsidDel="00000000" w:rsidR="00000000" w:rsidRPr="00000000">
        <w:rPr>
          <w:rtl w:val="0"/>
        </w:rPr>
      </w:r>
    </w:p>
    <w:p w:rsidR="00000000" w:rsidDel="00000000" w:rsidP="00000000" w:rsidRDefault="00000000" w:rsidRPr="00000000" w14:paraId="00000234">
      <w:pPr>
        <w:rPr>
          <w:b w:val="1"/>
          <w:color w:val="0000ff"/>
        </w:rPr>
      </w:pPr>
      <w:r w:rsidDel="00000000" w:rsidR="00000000" w:rsidRPr="00000000">
        <w:rPr>
          <w:b w:val="1"/>
          <w:color w:val="0000ff"/>
          <w:rtl w:val="0"/>
        </w:rPr>
        <w:t xml:space="preserve">3.2.1 Routing Engine</w:t>
      </w:r>
    </w:p>
    <w:p w:rsidR="00000000" w:rsidDel="00000000" w:rsidP="00000000" w:rsidRDefault="00000000" w:rsidRPr="00000000" w14:paraId="00000235">
      <w:pPr>
        <w:rPr>
          <w:b w:val="1"/>
          <w:color w:val="0000ff"/>
        </w:rPr>
      </w:pPr>
      <w:r w:rsidDel="00000000" w:rsidR="00000000" w:rsidRPr="00000000">
        <w:rPr>
          <w:rtl w:val="0"/>
        </w:rPr>
      </w:r>
    </w:p>
    <w:p w:rsidR="00000000" w:rsidDel="00000000" w:rsidP="00000000" w:rsidRDefault="00000000" w:rsidRPr="00000000" w14:paraId="00000236">
      <w:pPr>
        <w:rPr>
          <w:color w:val="0000ff"/>
        </w:rPr>
      </w:pPr>
      <w:r w:rsidDel="00000000" w:rsidR="00000000" w:rsidRPr="00000000">
        <w:rPr>
          <w:rtl w:val="0"/>
        </w:rPr>
      </w:r>
    </w:p>
    <w:p w:rsidR="00000000" w:rsidDel="00000000" w:rsidP="00000000" w:rsidRDefault="00000000" w:rsidRPr="00000000" w14:paraId="00000237">
      <w:pPr>
        <w:rPr>
          <w:color w:val="0000ff"/>
        </w:rPr>
      </w:pPr>
      <w:r w:rsidDel="00000000" w:rsidR="00000000" w:rsidRPr="00000000">
        <w:rPr>
          <w:color w:val="0000ff"/>
          <w:rtl w:val="0"/>
        </w:rPr>
        <w:t xml:space="preserve">3.2.1.1 Overview</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t xml:space="preserve">Routing in a dynamic environment such as New York City often requires a combination of technical and cartographic problem solving skills.  Dynamic routing algorithms consume considerable compute capacity.  In order to fulfil thousands of simultaneous routes requests while staying within the cloud compute budgets, our routing engine needs to apply multiple layers of optimization to industry standard routing algorithms.  Our routing engine also needs to respond to live traffic data feeds, driver provided road conditions, and historical traffic data.</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color w:val="0000ff"/>
        </w:rPr>
      </w:pPr>
      <w:r w:rsidDel="00000000" w:rsidR="00000000" w:rsidRPr="00000000">
        <w:rPr>
          <w:color w:val="0000ff"/>
          <w:rtl w:val="0"/>
        </w:rPr>
        <w:t xml:space="preserve">3.2.1.2  Data Structure</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The industry standard navigation algorithms represent a map as a graph.  Roads and intersections can be represented as vertices and nodes respectively.  All bus compliant roads within the service area will be represented in our graph data structure.   This data will be updated frequently with traffic and road  data.  Vertices (Roads) will have estimated travel time (based on distance and current traffic), direction (one way or 2 way), and status (i.e. road closed).  The Nodes (Intersection) data will be similarly enriched with external traffic and road data.  Traffic light data will also be stored for the intersection to help optimize the routing by reducing time waiting at traffic lights.</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color w:val="0000ff"/>
        </w:rPr>
      </w:pPr>
      <w:r w:rsidDel="00000000" w:rsidR="00000000" w:rsidRPr="00000000">
        <w:rPr>
          <w:color w:val="0000ff"/>
          <w:rtl w:val="0"/>
        </w:rPr>
        <w:t xml:space="preserve">3.2.1.3  Base Routing Algorithms</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t xml:space="preserve">With a properly populated graph data structure, A* algorithm can be performed to find the shortest path (in terms of distance and time) between any 2 nodes (intersections).  This algorithm can be further optimized by reducing the number of nodes being factored into the calculation.  By properly sectioning the entire graph representation of the Service Area into several smaller graphs that are specific to a particular bus route, it’ll speed up the A* algorithm significantly.</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color w:val="0000ff"/>
        </w:rPr>
      </w:pPr>
      <w:r w:rsidDel="00000000" w:rsidR="00000000" w:rsidRPr="00000000">
        <w:rPr>
          <w:color w:val="0000ff"/>
          <w:rtl w:val="0"/>
        </w:rPr>
        <w:t xml:space="preserve">3.2.1.4  Traffic and Road Condition Data enrichment</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t xml:space="preserve">The graph data needs to be constantly updated according to traffic and road condition data.  We will be taking a live feed of such data from both external and user generated (i.e. Driver or Dispatch reporting a road closure) sources.  This will increase / decrease the length of vertices on the graph, and alter the optimal path accordingly.  For scheduling future routes, an average of historical data provided from traffic feeds and historical bus route data will be used to predict the optimal path in that future time.</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color w:val="0000ff"/>
        </w:rPr>
      </w:pPr>
      <w:r w:rsidDel="00000000" w:rsidR="00000000" w:rsidRPr="00000000">
        <w:rPr>
          <w:color w:val="0000ff"/>
          <w:rtl w:val="0"/>
        </w:rPr>
        <w:t xml:space="preserve">3.2.1.5 Frequently Used Alternative Paths Caching</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t xml:space="preserve">During certain road closures, the optimal alternative route will always be the same (i.e. areas with minimum paths, standardized detours, etc).  These common re-routes will be cached in the Database, and used by the algorithm.  Similarly, if a bus has been rerouted due to a certain road closure, other buses’ routes, if relying on the same road, will also follow the same re-route initially.</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b w:val="1"/>
          <w:color w:val="0000ff"/>
        </w:rPr>
      </w:pPr>
      <w:r w:rsidDel="00000000" w:rsidR="00000000" w:rsidRPr="00000000">
        <w:rPr>
          <w:b w:val="1"/>
          <w:color w:val="0000ff"/>
          <w:rtl w:val="0"/>
        </w:rPr>
        <w:t xml:space="preserve">3.2.2 Event-Driven Trigger Processing</w:t>
      </w:r>
    </w:p>
    <w:p w:rsidR="00000000" w:rsidDel="00000000" w:rsidP="00000000" w:rsidRDefault="00000000" w:rsidRPr="00000000" w14:paraId="00000250">
      <w:pPr>
        <w:rPr>
          <w:b w:val="1"/>
        </w:rPr>
      </w:pPr>
      <w:r w:rsidDel="00000000" w:rsidR="00000000" w:rsidRPr="00000000">
        <w:rPr>
          <w:rtl w:val="0"/>
        </w:rPr>
      </w:r>
    </w:p>
    <w:p w:rsidR="00000000" w:rsidDel="00000000" w:rsidP="00000000" w:rsidRDefault="00000000" w:rsidRPr="00000000" w14:paraId="00000251">
      <w:pPr>
        <w:rPr>
          <w:color w:val="0000ff"/>
        </w:rPr>
      </w:pPr>
      <w:r w:rsidDel="00000000" w:rsidR="00000000" w:rsidRPr="00000000">
        <w:rPr>
          <w:color w:val="0000ff"/>
          <w:rtl w:val="0"/>
        </w:rPr>
        <w:t xml:space="preserve">3.2.2.1 Overview</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The application is ingesting data from a plethora of sources (I.E. Students, buses, parents, Traffic Feeds).   These messages can be used to trigger a suite of backend services to generate useful automation such as alerts, routing updates, and </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color w:val="0000ff"/>
        </w:rPr>
      </w:pPr>
      <w:r w:rsidDel="00000000" w:rsidR="00000000" w:rsidRPr="00000000">
        <w:rPr>
          <w:color w:val="0000ff"/>
          <w:rtl w:val="0"/>
        </w:rPr>
        <w:t xml:space="preserve">3.2.2.2 Dispatch Alerts</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The Amazon MSK to DynamoDB provides the Application the ability to create data driven alerts that can be served up to OPT Administrators through multiple channels.  Using real time gps data, along with live traffic data,  the application will provide alerts for Student Potential Routing Conflicts, Route Deviations,  and GIS related events. (3.10, 3.16)  </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t xml:space="preserve">Through the OPT administrative application, we will also provide  the ability to create custom alerts with an intuitive and user friendly interface.  We will also work closely with the DoE to create more advanced and nuanced alerts that can’t be created with the provided UI tool</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color w:val="0000ff"/>
        </w:rPr>
      </w:pPr>
      <w:r w:rsidDel="00000000" w:rsidR="00000000" w:rsidRPr="00000000">
        <w:rPr>
          <w:color w:val="0000ff"/>
          <w:rtl w:val="0"/>
        </w:rPr>
        <w:t xml:space="preserve">3.2.2.3 Automated Route updates</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t xml:space="preserve">When an active bus’ optimal route has been altered (I.E. a road condition event, a student absence Event, Stop alteration requests, etc) triggers will push the new route to both the dispatch application and the Driver’s navigation app.  The reroute automation and reason will be logged, and can be manually cancelled by the dispatch.</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b w:val="1"/>
          <w:color w:val="0000ff"/>
        </w:rPr>
      </w:pPr>
      <w:r w:rsidDel="00000000" w:rsidR="00000000" w:rsidRPr="00000000">
        <w:rPr>
          <w:b w:val="1"/>
          <w:color w:val="0000ff"/>
          <w:rtl w:val="0"/>
        </w:rPr>
        <w:t xml:space="preserve">3.2.3 Websocket Protocols</w:t>
      </w:r>
    </w:p>
    <w:p w:rsidR="00000000" w:rsidDel="00000000" w:rsidP="00000000" w:rsidRDefault="00000000" w:rsidRPr="00000000" w14:paraId="00000263">
      <w:pPr>
        <w:rPr>
          <w:b w:val="1"/>
        </w:rPr>
      </w:pPr>
      <w:r w:rsidDel="00000000" w:rsidR="00000000" w:rsidRPr="00000000">
        <w:rPr>
          <w:rtl w:val="0"/>
        </w:rPr>
      </w:r>
    </w:p>
    <w:p w:rsidR="00000000" w:rsidDel="00000000" w:rsidP="00000000" w:rsidRDefault="00000000" w:rsidRPr="00000000" w14:paraId="00000264">
      <w:pPr>
        <w:rPr>
          <w:color w:val="0000ff"/>
        </w:rPr>
      </w:pPr>
      <w:r w:rsidDel="00000000" w:rsidR="00000000" w:rsidRPr="00000000">
        <w:rPr>
          <w:color w:val="0000ff"/>
          <w:rtl w:val="0"/>
        </w:rPr>
        <w:t xml:space="preserve">3.2.3.1 Overview</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t xml:space="preserve">Websocket protocols allow for real time bi-directional communication between two or more systems.  This technology will be crucial for enabling real time 2-way data communication requirements of the (RFP Sec 3.1.3, 3.7.8).  Major use cases are listed below.</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color w:val="0000ff"/>
        </w:rPr>
      </w:pPr>
      <w:r w:rsidDel="00000000" w:rsidR="00000000" w:rsidRPr="00000000">
        <w:rPr>
          <w:color w:val="0000ff"/>
          <w:rtl w:val="0"/>
        </w:rPr>
        <w:t xml:space="preserve">3.2.3.2 Driver to Dispatch Communication</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Websockets will be utilized to create a 2-way connection between the Driver Apps and the Dispatch Application.  This will enable several features including:</w:t>
      </w:r>
    </w:p>
    <w:p w:rsidR="00000000" w:rsidDel="00000000" w:rsidP="00000000" w:rsidRDefault="00000000" w:rsidRPr="00000000" w14:paraId="0000026C">
      <w:pPr>
        <w:numPr>
          <w:ilvl w:val="0"/>
          <w:numId w:val="72"/>
        </w:numPr>
        <w:ind w:left="720" w:hanging="360"/>
        <w:rPr/>
      </w:pPr>
      <w:r w:rsidDel="00000000" w:rsidR="00000000" w:rsidRPr="00000000">
        <w:rPr>
          <w:rtl w:val="0"/>
        </w:rPr>
        <w:t xml:space="preserve">Live map with active bus routes on Dispatch Application</w:t>
      </w:r>
    </w:p>
    <w:p w:rsidR="00000000" w:rsidDel="00000000" w:rsidP="00000000" w:rsidRDefault="00000000" w:rsidRPr="00000000" w14:paraId="0000026D">
      <w:pPr>
        <w:numPr>
          <w:ilvl w:val="0"/>
          <w:numId w:val="72"/>
        </w:numPr>
        <w:ind w:left="720" w:hanging="360"/>
        <w:rPr/>
      </w:pPr>
      <w:r w:rsidDel="00000000" w:rsidR="00000000" w:rsidRPr="00000000">
        <w:rPr>
          <w:rtl w:val="0"/>
        </w:rPr>
        <w:t xml:space="preserve">Route deviation requests and updates</w:t>
      </w:r>
    </w:p>
    <w:p w:rsidR="00000000" w:rsidDel="00000000" w:rsidP="00000000" w:rsidRDefault="00000000" w:rsidRPr="00000000" w14:paraId="0000026E">
      <w:pPr>
        <w:numPr>
          <w:ilvl w:val="0"/>
          <w:numId w:val="72"/>
        </w:numPr>
        <w:ind w:left="720" w:hanging="360"/>
        <w:rPr/>
      </w:pPr>
      <w:r w:rsidDel="00000000" w:rsidR="00000000" w:rsidRPr="00000000">
        <w:rPr>
          <w:rtl w:val="0"/>
        </w:rPr>
        <w:t xml:space="preserve">Dispatch manual intervention events being propagated to driver</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color w:val="0000ff"/>
        </w:rPr>
      </w:pPr>
      <w:r w:rsidDel="00000000" w:rsidR="00000000" w:rsidRPr="00000000">
        <w:rPr>
          <w:color w:val="0000ff"/>
          <w:rtl w:val="0"/>
        </w:rPr>
        <w:t xml:space="preserve">3.2.3.3 Concurrency on Dispatch Application</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t xml:space="preserve">The websocket used for the Driver to Dispatch communication will also enable multiple-user concurrency for the Dispatch.  Multiple dispatch agents will be using the app simultaneously.  Each user of the app will have limited visibility into what other agents on the application are doing.  This ensures no repeat work is being done and prevents agents from overwriting each other’s changes unintentionally.</w:t>
      </w:r>
    </w:p>
    <w:p w:rsidR="00000000" w:rsidDel="00000000" w:rsidP="00000000" w:rsidRDefault="00000000" w:rsidRPr="00000000" w14:paraId="00000274">
      <w:pPr>
        <w:rPr>
          <w:color w:val="0000ff"/>
        </w:rPr>
      </w:pPr>
      <w:r w:rsidDel="00000000" w:rsidR="00000000" w:rsidRPr="00000000">
        <w:rPr>
          <w:rtl w:val="0"/>
        </w:rPr>
      </w:r>
    </w:p>
    <w:p w:rsidR="00000000" w:rsidDel="00000000" w:rsidP="00000000" w:rsidRDefault="00000000" w:rsidRPr="00000000" w14:paraId="00000275">
      <w:pPr>
        <w:pStyle w:val="Heading3"/>
        <w:rPr>
          <w:color w:val="0000ff"/>
        </w:rPr>
      </w:pPr>
      <w:bookmarkStart w:colFirst="0" w:colLast="0" w:name="_kiiy8esmahy1" w:id="40"/>
      <w:bookmarkEnd w:id="40"/>
      <w:r w:rsidDel="00000000" w:rsidR="00000000" w:rsidRPr="00000000">
        <w:rPr>
          <w:rtl w:val="0"/>
        </w:rPr>
      </w:r>
    </w:p>
    <w:p w:rsidR="00000000" w:rsidDel="00000000" w:rsidP="00000000" w:rsidRDefault="00000000" w:rsidRPr="00000000" w14:paraId="00000276">
      <w:pPr>
        <w:pStyle w:val="Heading3"/>
        <w:rPr>
          <w:color w:val="0000ff"/>
        </w:rPr>
      </w:pPr>
      <w:bookmarkStart w:colFirst="0" w:colLast="0" w:name="_22fkc68q1llw" w:id="41"/>
      <w:bookmarkEnd w:id="41"/>
      <w:r w:rsidDel="00000000" w:rsidR="00000000" w:rsidRPr="00000000">
        <w:rPr>
          <w:color w:val="0000ff"/>
          <w:rtl w:val="0"/>
        </w:rPr>
        <w:t xml:space="preserve">3.3 Event Processing Layer</w:t>
      </w:r>
    </w:p>
    <w:p w:rsidR="00000000" w:rsidDel="00000000" w:rsidP="00000000" w:rsidRDefault="00000000" w:rsidRPr="00000000" w14:paraId="00000277">
      <w:pPr>
        <w:spacing w:after="240" w:before="240" w:lineRule="auto"/>
        <w:rPr/>
      </w:pPr>
      <w:r w:rsidDel="00000000" w:rsidR="00000000" w:rsidRPr="00000000">
        <w:rPr>
          <w:rtl w:val="0"/>
        </w:rPr>
        <w:t xml:space="preserve">The Event Processing Layer forms the real-time backbone of the system. It is responsible for ingesting, sequencing, transmitting, and storing high-volume, high-frequency events such as student tracking, vehicle telemetry, route status changes, and driver updates. This layer is optimized for throughput, reliability, and order-preservation in a highly distributed, horizontally scalable environment.</w:t>
      </w:r>
    </w:p>
    <w:p w:rsidR="00000000" w:rsidDel="00000000" w:rsidP="00000000" w:rsidRDefault="00000000" w:rsidRPr="00000000" w14:paraId="00000278">
      <w:pPr>
        <w:pStyle w:val="Heading4"/>
        <w:rPr>
          <w:color w:val="0000ff"/>
        </w:rPr>
      </w:pPr>
      <w:bookmarkStart w:colFirst="0" w:colLast="0" w:name="_kz2p5jb3kd86" w:id="42"/>
      <w:bookmarkEnd w:id="42"/>
      <w:r w:rsidDel="00000000" w:rsidR="00000000" w:rsidRPr="00000000">
        <w:rPr>
          <w:rtl w:val="0"/>
        </w:rPr>
      </w:r>
    </w:p>
    <w:p w:rsidR="00000000" w:rsidDel="00000000" w:rsidP="00000000" w:rsidRDefault="00000000" w:rsidRPr="00000000" w14:paraId="00000279">
      <w:pPr>
        <w:pStyle w:val="Heading4"/>
        <w:rPr>
          <w:color w:val="0000ff"/>
        </w:rPr>
      </w:pPr>
      <w:bookmarkStart w:colFirst="0" w:colLast="0" w:name="_tmv8rj8q157h" w:id="43"/>
      <w:bookmarkEnd w:id="43"/>
      <w:r w:rsidDel="00000000" w:rsidR="00000000" w:rsidRPr="00000000">
        <w:rPr>
          <w:color w:val="0000ff"/>
          <w:rtl w:val="0"/>
        </w:rPr>
        <w:t xml:space="preserve">3.3.1 Architecture Overview</w:t>
      </w:r>
    </w:p>
    <w:p w:rsidR="00000000" w:rsidDel="00000000" w:rsidP="00000000" w:rsidRDefault="00000000" w:rsidRPr="00000000" w14:paraId="0000027A">
      <w:pPr>
        <w:rPr/>
      </w:pPr>
      <w:r w:rsidDel="00000000" w:rsidR="00000000" w:rsidRPr="00000000">
        <w:rPr>
          <w:rtl w:val="0"/>
        </w:rPr>
        <w:t xml:space="preserve">This layer is composed of multiple independently scalable EC2-based microservices that act as Event Producers and Event Consumers, all communicating over Amazon MSK (Managed Streaming for Apache Kafka) as the central message bus. It is architected to seamlessly support millions of events per minute while maintaining the correct event sequence and delivery guarantees.</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b w:val="1"/>
        </w:rPr>
      </w:pPr>
      <w:r w:rsidDel="00000000" w:rsidR="00000000" w:rsidRPr="00000000">
        <w:rPr>
          <w:b w:val="1"/>
          <w:rtl w:val="0"/>
        </w:rPr>
        <w:t xml:space="preserve">Event Types &amp; Rates</w:t>
      </w:r>
    </w:p>
    <w:tbl>
      <w:tblPr>
        <w:tblStyle w:val="Table5"/>
        <w:tblW w:w="1057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40"/>
        <w:gridCol w:w="2745"/>
        <w:gridCol w:w="2715"/>
        <w:gridCol w:w="2175"/>
        <w:tblGridChange w:id="0">
          <w:tblGrid>
            <w:gridCol w:w="2940"/>
            <w:gridCol w:w="2745"/>
            <w:gridCol w:w="2715"/>
            <w:gridCol w:w="2175"/>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cfe2f3" w:val="clear"/>
            <w:tcMar>
              <w:top w:w="40.0" w:type="dxa"/>
              <w:left w:w="40.0" w:type="dxa"/>
              <w:bottom w:w="40.0" w:type="dxa"/>
              <w:right w:w="40.0" w:type="dxa"/>
            </w:tcMar>
            <w:vAlign w:val="bottom"/>
          </w:tcPr>
          <w:p w:rsidR="00000000" w:rsidDel="00000000" w:rsidP="00000000" w:rsidRDefault="00000000" w:rsidRPr="00000000" w14:paraId="0000027E">
            <w:pPr>
              <w:widowControl w:val="0"/>
              <w:jc w:val="center"/>
              <w:rPr>
                <w:sz w:val="20"/>
                <w:szCs w:val="20"/>
              </w:rPr>
            </w:pPr>
            <w:r w:rsidDel="00000000" w:rsidR="00000000" w:rsidRPr="00000000">
              <w:rPr>
                <w:b w:val="1"/>
                <w:sz w:val="20"/>
                <w:szCs w:val="20"/>
                <w:rtl w:val="0"/>
              </w:rPr>
              <w:t xml:space="preserve">Event Type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fe2f3" w:val="clear"/>
            <w:tcMar>
              <w:top w:w="40.0" w:type="dxa"/>
              <w:left w:w="40.0" w:type="dxa"/>
              <w:bottom w:w="40.0" w:type="dxa"/>
              <w:right w:w="40.0" w:type="dxa"/>
            </w:tcMar>
            <w:vAlign w:val="bottom"/>
          </w:tcPr>
          <w:p w:rsidR="00000000" w:rsidDel="00000000" w:rsidP="00000000" w:rsidRDefault="00000000" w:rsidRPr="00000000" w14:paraId="0000027F">
            <w:pPr>
              <w:widowControl w:val="0"/>
              <w:jc w:val="center"/>
              <w:rPr>
                <w:sz w:val="20"/>
                <w:szCs w:val="20"/>
              </w:rPr>
            </w:pPr>
            <w:r w:rsidDel="00000000" w:rsidR="00000000" w:rsidRPr="00000000">
              <w:rPr>
                <w:b w:val="1"/>
                <w:sz w:val="20"/>
                <w:szCs w:val="20"/>
                <w:rtl w:val="0"/>
              </w:rPr>
              <w:t xml:space="preserve">Producer</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fe2f3" w:val="clear"/>
            <w:tcMar>
              <w:top w:w="40.0" w:type="dxa"/>
              <w:left w:w="40.0" w:type="dxa"/>
              <w:bottom w:w="40.0" w:type="dxa"/>
              <w:right w:w="40.0" w:type="dxa"/>
            </w:tcMar>
            <w:vAlign w:val="bottom"/>
          </w:tcPr>
          <w:p w:rsidR="00000000" w:rsidDel="00000000" w:rsidP="00000000" w:rsidRDefault="00000000" w:rsidRPr="00000000" w14:paraId="00000280">
            <w:pPr>
              <w:widowControl w:val="0"/>
              <w:jc w:val="center"/>
              <w:rPr>
                <w:sz w:val="20"/>
                <w:szCs w:val="20"/>
              </w:rPr>
            </w:pPr>
            <w:r w:rsidDel="00000000" w:rsidR="00000000" w:rsidRPr="00000000">
              <w:rPr>
                <w:b w:val="1"/>
                <w:sz w:val="20"/>
                <w:szCs w:val="20"/>
                <w:rtl w:val="0"/>
              </w:rPr>
              <w:t xml:space="preserve">Kafka Topic</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fe2f3" w:val="clear"/>
            <w:tcMar>
              <w:top w:w="40.0" w:type="dxa"/>
              <w:left w:w="40.0" w:type="dxa"/>
              <w:bottom w:w="40.0" w:type="dxa"/>
              <w:right w:w="40.0" w:type="dxa"/>
            </w:tcMar>
            <w:vAlign w:val="bottom"/>
          </w:tcPr>
          <w:p w:rsidR="00000000" w:rsidDel="00000000" w:rsidP="00000000" w:rsidRDefault="00000000" w:rsidRPr="00000000" w14:paraId="00000281">
            <w:pPr>
              <w:widowControl w:val="0"/>
              <w:jc w:val="center"/>
              <w:rPr>
                <w:sz w:val="20"/>
                <w:szCs w:val="20"/>
              </w:rPr>
            </w:pPr>
            <w:r w:rsidDel="00000000" w:rsidR="00000000" w:rsidRPr="00000000">
              <w:rPr>
                <w:b w:val="1"/>
                <w:sz w:val="20"/>
                <w:szCs w:val="20"/>
                <w:rtl w:val="0"/>
              </w:rPr>
              <w:t xml:space="preserve">Expected Rates /Min  (with Buffer) *</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2">
            <w:pPr>
              <w:widowControl w:val="0"/>
              <w:rPr>
                <w:sz w:val="20"/>
                <w:szCs w:val="20"/>
              </w:rPr>
            </w:pPr>
            <w:r w:rsidDel="00000000" w:rsidR="00000000" w:rsidRPr="00000000">
              <w:rPr>
                <w:sz w:val="20"/>
                <w:szCs w:val="20"/>
                <w:rtl w:val="0"/>
              </w:rPr>
              <w:t xml:space="preserve">Student Boarding Event **</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3">
            <w:pPr>
              <w:widowControl w:val="0"/>
              <w:rPr>
                <w:sz w:val="20"/>
                <w:szCs w:val="20"/>
              </w:rPr>
            </w:pPr>
            <w:r w:rsidDel="00000000" w:rsidR="00000000" w:rsidRPr="00000000">
              <w:rPr>
                <w:sz w:val="20"/>
                <w:szCs w:val="20"/>
                <w:rtl w:val="0"/>
              </w:rPr>
              <w:t xml:space="preserve">EC2 Student Event Service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4">
            <w:pPr>
              <w:widowControl w:val="0"/>
              <w:rPr>
                <w:sz w:val="20"/>
                <w:szCs w:val="20"/>
              </w:rPr>
            </w:pPr>
            <w:r w:rsidDel="00000000" w:rsidR="00000000" w:rsidRPr="00000000">
              <w:rPr>
                <w:sz w:val="20"/>
                <w:szCs w:val="20"/>
                <w:rtl w:val="0"/>
              </w:rPr>
              <w:t xml:space="preserve">student.boarding.events</w:t>
            </w:r>
          </w:p>
        </w:tc>
        <w:tc>
          <w:tcPr>
            <w:tcBorders>
              <w:top w:color="cccccc" w:space="0" w:sz="5" w:val="single"/>
              <w:left w:color="cccccc"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285">
            <w:pPr>
              <w:widowControl w:val="0"/>
              <w:jc w:val="center"/>
              <w:rPr>
                <w:sz w:val="20"/>
                <w:szCs w:val="20"/>
              </w:rPr>
            </w:pPr>
            <w:r w:rsidDel="00000000" w:rsidR="00000000" w:rsidRPr="00000000">
              <w:rPr>
                <w:sz w:val="20"/>
                <w:szCs w:val="20"/>
                <w:rtl w:val="0"/>
              </w:rPr>
              <w:t xml:space="preserve">31000</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6">
            <w:pPr>
              <w:widowControl w:val="0"/>
              <w:rPr>
                <w:sz w:val="20"/>
                <w:szCs w:val="20"/>
              </w:rPr>
            </w:pPr>
            <w:r w:rsidDel="00000000" w:rsidR="00000000" w:rsidRPr="00000000">
              <w:rPr>
                <w:sz w:val="20"/>
                <w:szCs w:val="20"/>
                <w:rtl w:val="0"/>
              </w:rPr>
              <w:t xml:space="preserve">Student Disembarking Event **</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7">
            <w:pPr>
              <w:widowControl w:val="0"/>
              <w:rPr>
                <w:sz w:val="20"/>
                <w:szCs w:val="20"/>
              </w:rPr>
            </w:pPr>
            <w:r w:rsidDel="00000000" w:rsidR="00000000" w:rsidRPr="00000000">
              <w:rPr>
                <w:sz w:val="20"/>
                <w:szCs w:val="20"/>
                <w:rtl w:val="0"/>
              </w:rPr>
              <w:t xml:space="preserve">EC2 Student Event Service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8">
            <w:pPr>
              <w:widowControl w:val="0"/>
              <w:rPr>
                <w:sz w:val="20"/>
                <w:szCs w:val="20"/>
              </w:rPr>
            </w:pPr>
            <w:r w:rsidDel="00000000" w:rsidR="00000000" w:rsidRPr="00000000">
              <w:rPr>
                <w:sz w:val="20"/>
                <w:szCs w:val="20"/>
                <w:rtl w:val="0"/>
              </w:rPr>
              <w:t xml:space="preserve">student.disembarking.events</w:t>
            </w:r>
          </w:p>
        </w:tc>
        <w:tc>
          <w:tcPr>
            <w:tcBorders>
              <w:top w:color="cccccc" w:space="0" w:sz="5" w:val="single"/>
              <w:left w:color="cccccc"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289">
            <w:pPr>
              <w:widowControl w:val="0"/>
              <w:jc w:val="center"/>
              <w:rPr>
                <w:sz w:val="20"/>
                <w:szCs w:val="20"/>
              </w:rPr>
            </w:pPr>
            <w:r w:rsidDel="00000000" w:rsidR="00000000" w:rsidRPr="00000000">
              <w:rPr>
                <w:sz w:val="20"/>
                <w:szCs w:val="20"/>
                <w:rtl w:val="0"/>
              </w:rPr>
              <w:t xml:space="preserve">31000</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A">
            <w:pPr>
              <w:widowControl w:val="0"/>
              <w:rPr>
                <w:sz w:val="20"/>
                <w:szCs w:val="20"/>
              </w:rPr>
            </w:pPr>
            <w:r w:rsidDel="00000000" w:rsidR="00000000" w:rsidRPr="00000000">
              <w:rPr>
                <w:sz w:val="20"/>
                <w:szCs w:val="20"/>
                <w:rtl w:val="0"/>
              </w:rPr>
              <w:t xml:space="preserve">Vehicle Location Snapshot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B">
            <w:pPr>
              <w:widowControl w:val="0"/>
              <w:rPr>
                <w:sz w:val="20"/>
                <w:szCs w:val="20"/>
              </w:rPr>
            </w:pPr>
            <w:r w:rsidDel="00000000" w:rsidR="00000000" w:rsidRPr="00000000">
              <w:rPr>
                <w:sz w:val="20"/>
                <w:szCs w:val="20"/>
                <w:rtl w:val="0"/>
              </w:rPr>
              <w:t xml:space="preserve">EC2 Vehicle Tracker Service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C">
            <w:pPr>
              <w:widowControl w:val="0"/>
              <w:rPr>
                <w:sz w:val="20"/>
                <w:szCs w:val="20"/>
              </w:rPr>
            </w:pPr>
            <w:r w:rsidDel="00000000" w:rsidR="00000000" w:rsidRPr="00000000">
              <w:rPr>
                <w:sz w:val="20"/>
                <w:szCs w:val="20"/>
                <w:rtl w:val="0"/>
              </w:rPr>
              <w:t xml:space="preserve">vehicle.location.snapshot</w:t>
            </w:r>
          </w:p>
        </w:tc>
        <w:tc>
          <w:tcPr>
            <w:tcBorders>
              <w:top w:color="cccccc" w:space="0" w:sz="5" w:val="single"/>
              <w:left w:color="cccccc"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28D">
            <w:pPr>
              <w:widowControl w:val="0"/>
              <w:jc w:val="center"/>
              <w:rPr>
                <w:sz w:val="20"/>
                <w:szCs w:val="20"/>
              </w:rPr>
            </w:pPr>
            <w:r w:rsidDel="00000000" w:rsidR="00000000" w:rsidRPr="00000000">
              <w:rPr>
                <w:sz w:val="20"/>
                <w:szCs w:val="20"/>
                <w:rtl w:val="0"/>
              </w:rPr>
              <w:t xml:space="preserve">44000</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E">
            <w:pPr>
              <w:widowControl w:val="0"/>
              <w:rPr>
                <w:sz w:val="20"/>
                <w:szCs w:val="20"/>
              </w:rPr>
            </w:pPr>
            <w:r w:rsidDel="00000000" w:rsidR="00000000" w:rsidRPr="00000000">
              <w:rPr>
                <w:sz w:val="20"/>
                <w:szCs w:val="20"/>
                <w:rtl w:val="0"/>
              </w:rPr>
              <w:t xml:space="preserve">Route ETA Update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F">
            <w:pPr>
              <w:widowControl w:val="0"/>
              <w:rPr>
                <w:sz w:val="20"/>
                <w:szCs w:val="20"/>
              </w:rPr>
            </w:pPr>
            <w:r w:rsidDel="00000000" w:rsidR="00000000" w:rsidRPr="00000000">
              <w:rPr>
                <w:sz w:val="20"/>
                <w:szCs w:val="20"/>
                <w:rtl w:val="0"/>
              </w:rPr>
              <w:t xml:space="preserve">EC2 Route Management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0">
            <w:pPr>
              <w:widowControl w:val="0"/>
              <w:rPr>
                <w:sz w:val="20"/>
                <w:szCs w:val="20"/>
              </w:rPr>
            </w:pPr>
            <w:r w:rsidDel="00000000" w:rsidR="00000000" w:rsidRPr="00000000">
              <w:rPr>
                <w:sz w:val="20"/>
                <w:szCs w:val="20"/>
                <w:rtl w:val="0"/>
              </w:rPr>
              <w:t xml:space="preserve">route.eta.updates</w:t>
            </w:r>
          </w:p>
        </w:tc>
        <w:tc>
          <w:tcPr>
            <w:tcBorders>
              <w:top w:color="cccccc" w:space="0" w:sz="5" w:val="single"/>
              <w:left w:color="cccccc"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291">
            <w:pPr>
              <w:widowControl w:val="0"/>
              <w:jc w:val="center"/>
              <w:rPr>
                <w:sz w:val="20"/>
                <w:szCs w:val="20"/>
              </w:rPr>
            </w:pPr>
            <w:r w:rsidDel="00000000" w:rsidR="00000000" w:rsidRPr="00000000">
              <w:rPr>
                <w:sz w:val="20"/>
                <w:szCs w:val="20"/>
                <w:rtl w:val="0"/>
              </w:rPr>
              <w:t xml:space="preserve">20000</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2">
            <w:pPr>
              <w:widowControl w:val="0"/>
              <w:rPr>
                <w:sz w:val="20"/>
                <w:szCs w:val="20"/>
              </w:rPr>
            </w:pPr>
            <w:r w:rsidDel="00000000" w:rsidR="00000000" w:rsidRPr="00000000">
              <w:rPr>
                <w:sz w:val="20"/>
                <w:szCs w:val="20"/>
                <w:rtl w:val="0"/>
              </w:rPr>
              <w:t xml:space="preserve">Route Status Update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3">
            <w:pPr>
              <w:widowControl w:val="0"/>
              <w:rPr>
                <w:sz w:val="20"/>
                <w:szCs w:val="20"/>
              </w:rPr>
            </w:pPr>
            <w:r w:rsidDel="00000000" w:rsidR="00000000" w:rsidRPr="00000000">
              <w:rPr>
                <w:sz w:val="20"/>
                <w:szCs w:val="20"/>
                <w:rtl w:val="0"/>
              </w:rPr>
              <w:t xml:space="preserve">EC2 Route Management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4">
            <w:pPr>
              <w:widowControl w:val="0"/>
              <w:rPr>
                <w:sz w:val="20"/>
                <w:szCs w:val="20"/>
              </w:rPr>
            </w:pPr>
            <w:r w:rsidDel="00000000" w:rsidR="00000000" w:rsidRPr="00000000">
              <w:rPr>
                <w:sz w:val="20"/>
                <w:szCs w:val="20"/>
                <w:rtl w:val="0"/>
              </w:rPr>
              <w:t xml:space="preserve">route.status.updates</w:t>
            </w:r>
          </w:p>
        </w:tc>
        <w:tc>
          <w:tcPr>
            <w:tcBorders>
              <w:top w:color="cccccc" w:space="0" w:sz="5" w:val="single"/>
              <w:left w:color="cccccc"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295">
            <w:pPr>
              <w:widowControl w:val="0"/>
              <w:jc w:val="center"/>
              <w:rPr>
                <w:sz w:val="20"/>
                <w:szCs w:val="20"/>
              </w:rPr>
            </w:pPr>
            <w:r w:rsidDel="00000000" w:rsidR="00000000" w:rsidRPr="00000000">
              <w:rPr>
                <w:sz w:val="20"/>
                <w:szCs w:val="20"/>
                <w:rtl w:val="0"/>
              </w:rPr>
              <w:t xml:space="preserve">20000</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6">
            <w:pPr>
              <w:widowControl w:val="0"/>
              <w:rPr>
                <w:sz w:val="20"/>
                <w:szCs w:val="20"/>
              </w:rPr>
            </w:pPr>
            <w:r w:rsidDel="00000000" w:rsidR="00000000" w:rsidRPr="00000000">
              <w:rPr>
                <w:sz w:val="20"/>
                <w:szCs w:val="20"/>
                <w:rtl w:val="0"/>
              </w:rPr>
              <w:t xml:space="preserve">Driver Status Update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7">
            <w:pPr>
              <w:widowControl w:val="0"/>
              <w:rPr>
                <w:sz w:val="20"/>
                <w:szCs w:val="20"/>
              </w:rPr>
            </w:pPr>
            <w:r w:rsidDel="00000000" w:rsidR="00000000" w:rsidRPr="00000000">
              <w:rPr>
                <w:sz w:val="20"/>
                <w:szCs w:val="20"/>
                <w:rtl w:val="0"/>
              </w:rPr>
              <w:t xml:space="preserve">EC2 Driver Event Service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8">
            <w:pPr>
              <w:widowControl w:val="0"/>
              <w:rPr>
                <w:sz w:val="20"/>
                <w:szCs w:val="20"/>
              </w:rPr>
            </w:pPr>
            <w:r w:rsidDel="00000000" w:rsidR="00000000" w:rsidRPr="00000000">
              <w:rPr>
                <w:sz w:val="20"/>
                <w:szCs w:val="20"/>
                <w:rtl w:val="0"/>
              </w:rPr>
              <w:t xml:space="preserve">driver.status.updates</w:t>
            </w:r>
          </w:p>
        </w:tc>
        <w:tc>
          <w:tcPr>
            <w:tcBorders>
              <w:top w:color="cccccc" w:space="0" w:sz="5" w:val="single"/>
              <w:left w:color="cccccc"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299">
            <w:pPr>
              <w:widowControl w:val="0"/>
              <w:jc w:val="center"/>
              <w:rPr>
                <w:sz w:val="20"/>
                <w:szCs w:val="20"/>
              </w:rPr>
            </w:pPr>
            <w:r w:rsidDel="00000000" w:rsidR="00000000" w:rsidRPr="00000000">
              <w:rPr>
                <w:sz w:val="20"/>
                <w:szCs w:val="20"/>
                <w:rtl w:val="0"/>
              </w:rPr>
              <w:t xml:space="preserve">22000</w:t>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A">
            <w:pPr>
              <w:widowControl w:val="0"/>
              <w:rPr>
                <w:sz w:val="20"/>
                <w:szCs w:val="20"/>
              </w:rPr>
            </w:pPr>
            <w:r w:rsidDel="00000000" w:rsidR="00000000" w:rsidRPr="00000000">
              <w:rPr>
                <w:sz w:val="20"/>
                <w:szCs w:val="20"/>
                <w:rtl w:val="0"/>
              </w:rPr>
              <w:t xml:space="preserve">Exception Event (e.g. Delay)</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B">
            <w:pPr>
              <w:widowControl w:val="0"/>
              <w:rPr>
                <w:sz w:val="20"/>
                <w:szCs w:val="20"/>
              </w:rPr>
            </w:pPr>
            <w:r w:rsidDel="00000000" w:rsidR="00000000" w:rsidRPr="00000000">
              <w:rPr>
                <w:sz w:val="20"/>
                <w:szCs w:val="20"/>
                <w:rtl w:val="0"/>
              </w:rPr>
              <w:t xml:space="preserve">EC2 Exception Monitor</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C">
            <w:pPr>
              <w:widowControl w:val="0"/>
              <w:rPr>
                <w:sz w:val="20"/>
                <w:szCs w:val="20"/>
              </w:rPr>
            </w:pPr>
            <w:r w:rsidDel="00000000" w:rsidR="00000000" w:rsidRPr="00000000">
              <w:rPr>
                <w:sz w:val="20"/>
                <w:szCs w:val="20"/>
                <w:rtl w:val="0"/>
              </w:rPr>
              <w:t xml:space="preserve">system.exception.events</w:t>
            </w:r>
          </w:p>
        </w:tc>
        <w:tc>
          <w:tcPr>
            <w:tcBorders>
              <w:top w:color="cccccc" w:space="0" w:sz="5" w:val="single"/>
              <w:left w:color="cccccc"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29D">
            <w:pPr>
              <w:widowControl w:val="0"/>
              <w:jc w:val="center"/>
              <w:rPr>
                <w:sz w:val="20"/>
                <w:szCs w:val="20"/>
              </w:rPr>
            </w:pPr>
            <w:r w:rsidDel="00000000" w:rsidR="00000000" w:rsidRPr="00000000">
              <w:rPr>
                <w:sz w:val="20"/>
                <w:szCs w:val="20"/>
                <w:rtl w:val="0"/>
              </w:rPr>
              <w:t xml:space="preserve">22000</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E">
            <w:pPr>
              <w:widowControl w:val="0"/>
              <w:rPr>
                <w:sz w:val="20"/>
                <w:szCs w:val="20"/>
              </w:rPr>
            </w:pPr>
            <w:r w:rsidDel="00000000" w:rsidR="00000000" w:rsidRPr="00000000">
              <w:rPr>
                <w:sz w:val="20"/>
                <w:szCs w:val="20"/>
                <w:rtl w:val="0"/>
              </w:rPr>
              <w:t xml:space="preserve">Parent Notification Trigger **</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F">
            <w:pPr>
              <w:widowControl w:val="0"/>
              <w:rPr>
                <w:sz w:val="20"/>
                <w:szCs w:val="20"/>
              </w:rPr>
            </w:pPr>
            <w:r w:rsidDel="00000000" w:rsidR="00000000" w:rsidRPr="00000000">
              <w:rPr>
                <w:sz w:val="20"/>
                <w:szCs w:val="20"/>
                <w:rtl w:val="0"/>
              </w:rPr>
              <w:t xml:space="preserve">EC2 Notification Service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0">
            <w:pPr>
              <w:widowControl w:val="0"/>
              <w:rPr>
                <w:sz w:val="20"/>
                <w:szCs w:val="20"/>
              </w:rPr>
            </w:pPr>
            <w:r w:rsidDel="00000000" w:rsidR="00000000" w:rsidRPr="00000000">
              <w:rPr>
                <w:sz w:val="20"/>
                <w:szCs w:val="20"/>
                <w:rtl w:val="0"/>
              </w:rPr>
              <w:t xml:space="preserve">parent.notify.events</w:t>
            </w:r>
          </w:p>
        </w:tc>
        <w:tc>
          <w:tcPr>
            <w:tcBorders>
              <w:top w:color="cccccc" w:space="0" w:sz="5" w:val="single"/>
              <w:left w:color="cccccc"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2A1">
            <w:pPr>
              <w:widowControl w:val="0"/>
              <w:jc w:val="center"/>
              <w:rPr>
                <w:sz w:val="20"/>
                <w:szCs w:val="20"/>
              </w:rPr>
            </w:pPr>
            <w:r w:rsidDel="00000000" w:rsidR="00000000" w:rsidRPr="00000000">
              <w:rPr>
                <w:sz w:val="20"/>
                <w:szCs w:val="20"/>
                <w:rtl w:val="0"/>
              </w:rPr>
              <w:t xml:space="preserve">62000</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2">
            <w:pPr>
              <w:widowControl w:val="0"/>
              <w:rPr>
                <w:sz w:val="20"/>
                <w:szCs w:val="20"/>
              </w:rPr>
            </w:pPr>
            <w:r w:rsidDel="00000000" w:rsidR="00000000" w:rsidRPr="00000000">
              <w:rPr>
                <w:sz w:val="20"/>
                <w:szCs w:val="20"/>
                <w:rtl w:val="0"/>
              </w:rPr>
              <w:t xml:space="preserve">System Audit Event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3">
            <w:pPr>
              <w:widowControl w:val="0"/>
              <w:rPr>
                <w:sz w:val="20"/>
                <w:szCs w:val="20"/>
              </w:rPr>
            </w:pPr>
            <w:r w:rsidDel="00000000" w:rsidR="00000000" w:rsidRPr="00000000">
              <w:rPr>
                <w:sz w:val="20"/>
                <w:szCs w:val="20"/>
                <w:rtl w:val="0"/>
              </w:rPr>
              <w:t xml:space="preserve">All Microservices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4">
            <w:pPr>
              <w:widowControl w:val="0"/>
              <w:rPr>
                <w:sz w:val="20"/>
                <w:szCs w:val="20"/>
              </w:rPr>
            </w:pPr>
            <w:r w:rsidDel="00000000" w:rsidR="00000000" w:rsidRPr="00000000">
              <w:rPr>
                <w:sz w:val="20"/>
                <w:szCs w:val="20"/>
                <w:rtl w:val="0"/>
              </w:rPr>
              <w:t xml:space="preserve">system.audit.events</w:t>
            </w:r>
          </w:p>
        </w:tc>
        <w:tc>
          <w:tcPr>
            <w:tcBorders>
              <w:top w:color="cccccc" w:space="0" w:sz="5" w:val="single"/>
              <w:left w:color="cccccc"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2A5">
            <w:pPr>
              <w:widowControl w:val="0"/>
              <w:jc w:val="center"/>
              <w:rPr>
                <w:sz w:val="20"/>
                <w:szCs w:val="20"/>
              </w:rPr>
            </w:pPr>
            <w:r w:rsidDel="00000000" w:rsidR="00000000" w:rsidRPr="00000000">
              <w:rPr>
                <w:sz w:val="20"/>
                <w:szCs w:val="20"/>
                <w:rtl w:val="0"/>
              </w:rPr>
              <w:t xml:space="preserve">20000</w:t>
            </w:r>
          </w:p>
        </w:tc>
      </w:tr>
    </w:tbl>
    <w:p w:rsidR="00000000" w:rsidDel="00000000" w:rsidP="00000000" w:rsidRDefault="00000000" w:rsidRPr="00000000" w14:paraId="000002A6">
      <w:pPr>
        <w:rPr>
          <w:sz w:val="20"/>
          <w:szCs w:val="20"/>
        </w:rPr>
      </w:pPr>
      <w:r w:rsidDel="00000000" w:rsidR="00000000" w:rsidRPr="00000000">
        <w:rPr>
          <w:sz w:val="20"/>
          <w:szCs w:val="20"/>
          <w:rtl w:val="0"/>
        </w:rPr>
        <w:t xml:space="preserve">* Buffer factor of 2x to account for unexpected spikes</w:t>
      </w:r>
    </w:p>
    <w:p w:rsidR="00000000" w:rsidDel="00000000" w:rsidP="00000000" w:rsidRDefault="00000000" w:rsidRPr="00000000" w14:paraId="000002A7">
      <w:pPr>
        <w:rPr>
          <w:sz w:val="20"/>
          <w:szCs w:val="20"/>
        </w:rPr>
      </w:pPr>
      <w:r w:rsidDel="00000000" w:rsidR="00000000" w:rsidRPr="00000000">
        <w:rPr>
          <w:sz w:val="20"/>
          <w:szCs w:val="20"/>
          <w:rtl w:val="0"/>
        </w:rPr>
        <w:t xml:space="preserve">* Numbers are rounded up for simplicity. Students - 153000 to 155000, Buses - 10500 to 11000</w:t>
      </w:r>
    </w:p>
    <w:p w:rsidR="00000000" w:rsidDel="00000000" w:rsidP="00000000" w:rsidRDefault="00000000" w:rsidRPr="00000000" w14:paraId="000002A8">
      <w:pPr>
        <w:rPr>
          <w:sz w:val="20"/>
          <w:szCs w:val="20"/>
        </w:rPr>
      </w:pPr>
      <w:r w:rsidDel="00000000" w:rsidR="00000000" w:rsidRPr="00000000">
        <w:rPr>
          <w:sz w:val="20"/>
          <w:szCs w:val="20"/>
          <w:rtl w:val="0"/>
        </w:rPr>
        <w:t xml:space="preserve">** Assuming All Students board within a window of 30 mins from am bus stops, disembark at School within a window of 10 mins, board at School for back home within a window of 10 mins, disembark  at pm bus stops within a 30 mins window</w:t>
      </w:r>
    </w:p>
    <w:p w:rsidR="00000000" w:rsidDel="00000000" w:rsidP="00000000" w:rsidRDefault="00000000" w:rsidRPr="00000000" w14:paraId="000002A9">
      <w:pPr>
        <w:spacing w:after="240" w:before="240" w:lineRule="auto"/>
        <w:rPr/>
      </w:pPr>
      <w:r w:rsidDel="00000000" w:rsidR="00000000" w:rsidRPr="00000000">
        <w:rPr>
          <w:rtl w:val="0"/>
        </w:rPr>
      </w:r>
    </w:p>
    <w:p w:rsidR="00000000" w:rsidDel="00000000" w:rsidP="00000000" w:rsidRDefault="00000000" w:rsidRPr="00000000" w14:paraId="000002AA">
      <w:pPr>
        <w:pStyle w:val="Heading4"/>
        <w:rPr>
          <w:color w:val="0000ff"/>
        </w:rPr>
      </w:pPr>
      <w:bookmarkStart w:colFirst="0" w:colLast="0" w:name="_ridzy0fj8nbc" w:id="44"/>
      <w:bookmarkEnd w:id="44"/>
      <w:r w:rsidDel="00000000" w:rsidR="00000000" w:rsidRPr="00000000">
        <w:rPr>
          <w:color w:val="0000ff"/>
          <w:rtl w:val="0"/>
        </w:rPr>
        <w:t xml:space="preserve">3.3.2 Key Components</w:t>
      </w:r>
    </w:p>
    <w:p w:rsidR="00000000" w:rsidDel="00000000" w:rsidP="00000000" w:rsidRDefault="00000000" w:rsidRPr="00000000" w14:paraId="000002AB">
      <w:pPr>
        <w:rPr/>
      </w:pPr>
      <w:r w:rsidDel="00000000" w:rsidR="00000000" w:rsidRPr="00000000">
        <w:rPr>
          <w:rtl w:val="0"/>
        </w:rPr>
        <w:t xml:space="preserve">Event producers, consumers, sequencers, and MSK work together to ensure reliable, ordered event delivery and decoupled communication within the system</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pStyle w:val="Heading5"/>
        <w:spacing w:after="40" w:before="220" w:lineRule="auto"/>
        <w:rPr/>
      </w:pPr>
      <w:bookmarkStart w:colFirst="0" w:colLast="0" w:name="_v8k38i387txt" w:id="45"/>
      <w:bookmarkEnd w:id="45"/>
      <w:r w:rsidDel="00000000" w:rsidR="00000000" w:rsidRPr="00000000">
        <w:rPr>
          <w:color w:val="0000ff"/>
          <w:rtl w:val="0"/>
        </w:rPr>
        <w:t xml:space="preserve">3.3.2.1 Event Producers (EC2 Microservices)</w:t>
      </w:r>
      <w:r w:rsidDel="00000000" w:rsidR="00000000" w:rsidRPr="00000000">
        <w:rPr>
          <w:rtl w:val="0"/>
        </w:rPr>
      </w:r>
    </w:p>
    <w:p w:rsidR="00000000" w:rsidDel="00000000" w:rsidP="00000000" w:rsidRDefault="00000000" w:rsidRPr="00000000" w14:paraId="000002AE">
      <w:pPr>
        <w:rPr/>
      </w:pPr>
      <w:r w:rsidDel="00000000" w:rsidR="00000000" w:rsidRPr="00000000">
        <w:rPr>
          <w:rtl w:val="0"/>
        </w:rPr>
        <w:t xml:space="preserve">Each event producer is a standalone EC2 service responsible for capturing and publishing domain-specific events to MSK topics. These include:</w:t>
      </w:r>
    </w:p>
    <w:p w:rsidR="00000000" w:rsidDel="00000000" w:rsidP="00000000" w:rsidRDefault="00000000" w:rsidRPr="00000000" w14:paraId="000002AF">
      <w:pPr>
        <w:numPr>
          <w:ilvl w:val="0"/>
          <w:numId w:val="127"/>
        </w:numPr>
        <w:ind w:left="720" w:hanging="360"/>
      </w:pPr>
      <w:r w:rsidDel="00000000" w:rsidR="00000000" w:rsidRPr="00000000">
        <w:rPr>
          <w:rtl w:val="0"/>
        </w:rPr>
        <w:t xml:space="preserve">Student Events (e.g., boarding, disembarking, missed pickups)</w:t>
      </w:r>
    </w:p>
    <w:p w:rsidR="00000000" w:rsidDel="00000000" w:rsidP="00000000" w:rsidRDefault="00000000" w:rsidRPr="00000000" w14:paraId="000002B0">
      <w:pPr>
        <w:numPr>
          <w:ilvl w:val="0"/>
          <w:numId w:val="127"/>
        </w:numPr>
        <w:ind w:left="720" w:hanging="360"/>
      </w:pPr>
      <w:r w:rsidDel="00000000" w:rsidR="00000000" w:rsidRPr="00000000">
        <w:rPr>
          <w:rtl w:val="0"/>
        </w:rPr>
        <w:t xml:space="preserve">Vehicle Tracking Events (e.g., Location snapshots, route deviations)</w:t>
      </w:r>
    </w:p>
    <w:p w:rsidR="00000000" w:rsidDel="00000000" w:rsidP="00000000" w:rsidRDefault="00000000" w:rsidRPr="00000000" w14:paraId="000002B1">
      <w:pPr>
        <w:numPr>
          <w:ilvl w:val="0"/>
          <w:numId w:val="127"/>
        </w:numPr>
        <w:ind w:left="720" w:hanging="360"/>
      </w:pPr>
      <w:r w:rsidDel="00000000" w:rsidR="00000000" w:rsidRPr="00000000">
        <w:rPr>
          <w:rtl w:val="0"/>
        </w:rPr>
        <w:t xml:space="preserve">Route and ETA Updates</w:t>
      </w:r>
    </w:p>
    <w:p w:rsidR="00000000" w:rsidDel="00000000" w:rsidP="00000000" w:rsidRDefault="00000000" w:rsidRPr="00000000" w14:paraId="000002B2">
      <w:pPr>
        <w:numPr>
          <w:ilvl w:val="0"/>
          <w:numId w:val="127"/>
        </w:numPr>
        <w:ind w:left="720" w:hanging="360"/>
      </w:pPr>
      <w:r w:rsidDel="00000000" w:rsidR="00000000" w:rsidRPr="00000000">
        <w:rPr>
          <w:rtl w:val="0"/>
        </w:rPr>
        <w:t xml:space="preserve">Driver Activity Updates</w:t>
      </w:r>
    </w:p>
    <w:p w:rsidR="00000000" w:rsidDel="00000000" w:rsidP="00000000" w:rsidRDefault="00000000" w:rsidRPr="00000000" w14:paraId="000002B3">
      <w:pPr>
        <w:spacing w:after="240" w:before="240" w:lineRule="auto"/>
        <w:rPr/>
      </w:pPr>
      <w:r w:rsidDel="00000000" w:rsidR="00000000" w:rsidRPr="00000000">
        <w:rPr>
          <w:rtl w:val="0"/>
        </w:rPr>
        <w:t xml:space="preserve">To ensure event consistency and correct ordering in a multi-threaded and multi-process environment, each producer integrates with a sequencer. This sequencer is responsible for assigning sequence numbers to events per entity (e.g., per student or per vehicle) before publishing them to Kafka. This guarantees in-order delivery for consumers that are grouped by key (e.g., student_id or vehicle_id).</w:t>
      </w:r>
    </w:p>
    <w:p w:rsidR="00000000" w:rsidDel="00000000" w:rsidP="00000000" w:rsidRDefault="00000000" w:rsidRPr="00000000" w14:paraId="000002B4">
      <w:pPr>
        <w:pStyle w:val="Heading5"/>
        <w:spacing w:after="40" w:before="220" w:lineRule="auto"/>
        <w:rPr>
          <w:color w:val="0000ff"/>
        </w:rPr>
      </w:pPr>
      <w:bookmarkStart w:colFirst="0" w:colLast="0" w:name="_fgxea8giz58s" w:id="46"/>
      <w:bookmarkEnd w:id="46"/>
      <w:r w:rsidDel="00000000" w:rsidR="00000000" w:rsidRPr="00000000">
        <w:rPr>
          <w:color w:val="0000ff"/>
          <w:rtl w:val="0"/>
        </w:rPr>
        <w:t xml:space="preserve">3.3.2.2 Sequencer</w:t>
      </w:r>
    </w:p>
    <w:p w:rsidR="00000000" w:rsidDel="00000000" w:rsidP="00000000" w:rsidRDefault="00000000" w:rsidRPr="00000000" w14:paraId="000002B5">
      <w:pPr>
        <w:rPr/>
      </w:pPr>
      <w:r w:rsidDel="00000000" w:rsidR="00000000" w:rsidRPr="00000000">
        <w:rPr>
          <w:rtl w:val="0"/>
        </w:rPr>
        <w:t xml:space="preserve">In distributed systems, maintaining the order of event publication is non-trivial, especially when multiple threads or processes produce events concurrently. The sequencer component within each producer ensures:</w:t>
      </w:r>
    </w:p>
    <w:p w:rsidR="00000000" w:rsidDel="00000000" w:rsidP="00000000" w:rsidRDefault="00000000" w:rsidRPr="00000000" w14:paraId="000002B6">
      <w:pPr>
        <w:numPr>
          <w:ilvl w:val="0"/>
          <w:numId w:val="160"/>
        </w:numPr>
        <w:ind w:left="720" w:hanging="360"/>
      </w:pPr>
      <w:r w:rsidDel="00000000" w:rsidR="00000000" w:rsidRPr="00000000">
        <w:rPr>
          <w:rtl w:val="0"/>
        </w:rPr>
        <w:t xml:space="preserve">Entity-level ordering: Events for the same logical entity (e.g., a student or vehicle) are assigned incrementing sequence numbers.</w:t>
      </w:r>
    </w:p>
    <w:p w:rsidR="00000000" w:rsidDel="00000000" w:rsidP="00000000" w:rsidRDefault="00000000" w:rsidRPr="00000000" w14:paraId="000002B7">
      <w:pPr>
        <w:numPr>
          <w:ilvl w:val="0"/>
          <w:numId w:val="160"/>
        </w:numPr>
        <w:ind w:left="720" w:hanging="360"/>
      </w:pPr>
      <w:r w:rsidDel="00000000" w:rsidR="00000000" w:rsidRPr="00000000">
        <w:rPr>
          <w:rtl w:val="0"/>
        </w:rPr>
        <w:t xml:space="preserve">Idempotent and deterministic publishing: MSK is configured with partition keys aligned with the entity ID to ensure order preservation within each Kafka partition.</w:t>
      </w:r>
    </w:p>
    <w:p w:rsidR="00000000" w:rsidDel="00000000" w:rsidP="00000000" w:rsidRDefault="00000000" w:rsidRPr="00000000" w14:paraId="000002B8">
      <w:pPr>
        <w:numPr>
          <w:ilvl w:val="0"/>
          <w:numId w:val="160"/>
        </w:numPr>
        <w:spacing w:after="240" w:line="240" w:lineRule="auto"/>
        <w:ind w:left="720" w:hanging="360"/>
      </w:pPr>
      <w:r w:rsidDel="00000000" w:rsidR="00000000" w:rsidRPr="00000000">
        <w:rPr>
          <w:rtl w:val="0"/>
        </w:rPr>
        <w:t xml:space="preserve">Retry-safe mechanisms: In case of network failures or partial writes, the sequencer re-evaluates the last committed sequence number to avoid duplicate or out-of-order events.</w:t>
        <w:br w:type="textWrapping"/>
      </w:r>
    </w:p>
    <w:p w:rsidR="00000000" w:rsidDel="00000000" w:rsidP="00000000" w:rsidRDefault="00000000" w:rsidRPr="00000000" w14:paraId="000002B9">
      <w:pPr>
        <w:pStyle w:val="Heading5"/>
        <w:rPr>
          <w:color w:val="0000ff"/>
        </w:rPr>
      </w:pPr>
      <w:bookmarkStart w:colFirst="0" w:colLast="0" w:name="_ngowax6xn1db" w:id="47"/>
      <w:bookmarkEnd w:id="47"/>
      <w:r w:rsidDel="00000000" w:rsidR="00000000" w:rsidRPr="00000000">
        <w:rPr>
          <w:color w:val="0000ff"/>
          <w:rtl w:val="0"/>
        </w:rPr>
        <w:t xml:space="preserve">3.3.2.3 Amazon MSK (Kafka Cluster)</w:t>
      </w:r>
    </w:p>
    <w:p w:rsidR="00000000" w:rsidDel="00000000" w:rsidP="00000000" w:rsidRDefault="00000000" w:rsidRPr="00000000" w14:paraId="000002BA">
      <w:pPr>
        <w:rPr/>
      </w:pPr>
      <w:r w:rsidDel="00000000" w:rsidR="00000000" w:rsidRPr="00000000">
        <w:rPr>
          <w:rtl w:val="0"/>
        </w:rPr>
        <w:t xml:space="preserve">MSK serves as the central event bus, allowing decoupled communication between producers and consumers with the following benefits:</w:t>
      </w:r>
    </w:p>
    <w:p w:rsidR="00000000" w:rsidDel="00000000" w:rsidP="00000000" w:rsidRDefault="00000000" w:rsidRPr="00000000" w14:paraId="000002BB">
      <w:pPr>
        <w:numPr>
          <w:ilvl w:val="0"/>
          <w:numId w:val="36"/>
        </w:numPr>
        <w:spacing w:after="0" w:afterAutospacing="0" w:line="240" w:lineRule="auto"/>
        <w:ind w:left="720" w:hanging="360"/>
      </w:pPr>
      <w:r w:rsidDel="00000000" w:rsidR="00000000" w:rsidRPr="00000000">
        <w:rPr>
          <w:rtl w:val="0"/>
        </w:rPr>
        <w:t xml:space="preserve">Horizontal scalability via partitioned topics</w:t>
      </w:r>
    </w:p>
    <w:p w:rsidR="00000000" w:rsidDel="00000000" w:rsidP="00000000" w:rsidRDefault="00000000" w:rsidRPr="00000000" w14:paraId="000002BC">
      <w:pPr>
        <w:numPr>
          <w:ilvl w:val="0"/>
          <w:numId w:val="36"/>
        </w:numPr>
        <w:spacing w:after="0" w:afterAutospacing="0" w:line="240" w:lineRule="auto"/>
        <w:ind w:left="720" w:hanging="360"/>
      </w:pPr>
      <w:r w:rsidDel="00000000" w:rsidR="00000000" w:rsidRPr="00000000">
        <w:rPr>
          <w:rtl w:val="0"/>
        </w:rPr>
        <w:t xml:space="preserve">High throughput for handling millions of events/min</w:t>
      </w:r>
    </w:p>
    <w:p w:rsidR="00000000" w:rsidDel="00000000" w:rsidP="00000000" w:rsidRDefault="00000000" w:rsidRPr="00000000" w14:paraId="000002BD">
      <w:pPr>
        <w:numPr>
          <w:ilvl w:val="0"/>
          <w:numId w:val="36"/>
        </w:numPr>
        <w:spacing w:after="0" w:afterAutospacing="0" w:line="240" w:lineRule="auto"/>
        <w:ind w:left="720" w:hanging="360"/>
      </w:pPr>
      <w:r w:rsidDel="00000000" w:rsidR="00000000" w:rsidRPr="00000000">
        <w:rPr>
          <w:rtl w:val="0"/>
        </w:rPr>
        <w:t xml:space="preserve">Replayability of events for audit, reprocessing, or ETL</w:t>
      </w:r>
    </w:p>
    <w:p w:rsidR="00000000" w:rsidDel="00000000" w:rsidP="00000000" w:rsidRDefault="00000000" w:rsidRPr="00000000" w14:paraId="000002BE">
      <w:pPr>
        <w:numPr>
          <w:ilvl w:val="0"/>
          <w:numId w:val="36"/>
        </w:numPr>
        <w:spacing w:after="240" w:line="240" w:lineRule="auto"/>
        <w:ind w:left="720" w:hanging="360"/>
      </w:pPr>
      <w:r w:rsidDel="00000000" w:rsidR="00000000" w:rsidRPr="00000000">
        <w:rPr>
          <w:rtl w:val="0"/>
        </w:rPr>
        <w:t xml:space="preserve">Entity-based partitioning for deterministic consumer behavior</w:t>
      </w:r>
    </w:p>
    <w:p w:rsidR="00000000" w:rsidDel="00000000" w:rsidP="00000000" w:rsidRDefault="00000000" w:rsidRPr="00000000" w14:paraId="000002BF">
      <w:pPr>
        <w:spacing w:after="240" w:before="240" w:lineRule="auto"/>
        <w:rPr/>
      </w:pPr>
      <w:r w:rsidDel="00000000" w:rsidR="00000000" w:rsidRPr="00000000">
        <w:rPr>
          <w:rtl w:val="0"/>
        </w:rPr>
        <w:t xml:space="preserve">Each domain (e.g., vehicle, student, route) is mapped to a dedicated Kafka topic, ensuring clean separation of event flows and granular control over consumer processing.</w:t>
      </w:r>
    </w:p>
    <w:p w:rsidR="00000000" w:rsidDel="00000000" w:rsidP="00000000" w:rsidRDefault="00000000" w:rsidRPr="00000000" w14:paraId="000002C0">
      <w:pPr>
        <w:pStyle w:val="Heading5"/>
        <w:rPr>
          <w:color w:val="0000ff"/>
        </w:rPr>
      </w:pPr>
      <w:bookmarkStart w:colFirst="0" w:colLast="0" w:name="_3qj1ef5iaxcw" w:id="48"/>
      <w:bookmarkEnd w:id="48"/>
      <w:r w:rsidDel="00000000" w:rsidR="00000000" w:rsidRPr="00000000">
        <w:rPr>
          <w:color w:val="0000ff"/>
          <w:rtl w:val="0"/>
        </w:rPr>
        <w:t xml:space="preserve">3.3.2.4  Event Consumers (EC2 Microservices)</w:t>
      </w:r>
    </w:p>
    <w:p w:rsidR="00000000" w:rsidDel="00000000" w:rsidP="00000000" w:rsidRDefault="00000000" w:rsidRPr="00000000" w14:paraId="000002C1">
      <w:pPr>
        <w:rPr/>
      </w:pPr>
      <w:r w:rsidDel="00000000" w:rsidR="00000000" w:rsidRPr="00000000">
        <w:rPr>
          <w:rtl w:val="0"/>
        </w:rPr>
        <w:t xml:space="preserve">Event consumers are EC2-based services that subscribe to Kafka topics, ingest ordered streams of events, and process them based on business rules.</w:t>
      </w:r>
    </w:p>
    <w:p w:rsidR="00000000" w:rsidDel="00000000" w:rsidP="00000000" w:rsidRDefault="00000000" w:rsidRPr="00000000" w14:paraId="000002C2">
      <w:pPr>
        <w:numPr>
          <w:ilvl w:val="0"/>
          <w:numId w:val="157"/>
        </w:numPr>
        <w:spacing w:after="0" w:afterAutospacing="0" w:line="240" w:lineRule="auto"/>
        <w:ind w:left="720" w:hanging="360"/>
      </w:pPr>
      <w:r w:rsidDel="00000000" w:rsidR="00000000" w:rsidRPr="00000000">
        <w:rPr>
          <w:rtl w:val="0"/>
        </w:rPr>
        <w:t xml:space="preserve">Consumers ensure idempotency by tracking the last processed sequence number per entity to prevent duplicate effects.</w:t>
      </w:r>
    </w:p>
    <w:p w:rsidR="00000000" w:rsidDel="00000000" w:rsidP="00000000" w:rsidRDefault="00000000" w:rsidRPr="00000000" w14:paraId="000002C3">
      <w:pPr>
        <w:numPr>
          <w:ilvl w:val="0"/>
          <w:numId w:val="157"/>
        </w:numPr>
        <w:spacing w:line="240" w:lineRule="auto"/>
        <w:ind w:left="720" w:hanging="360"/>
      </w:pPr>
      <w:r w:rsidDel="00000000" w:rsidR="00000000" w:rsidRPr="00000000">
        <w:rPr>
          <w:rtl w:val="0"/>
        </w:rPr>
        <w:t xml:space="preserve">Processing includes business logic, real-time alerts, and routing events to downstream systems (e.g., DynamoDB for persistent storage).</w:t>
      </w:r>
    </w:p>
    <w:p w:rsidR="00000000" w:rsidDel="00000000" w:rsidP="00000000" w:rsidRDefault="00000000" w:rsidRPr="00000000" w14:paraId="000002C4">
      <w:pPr>
        <w:numPr>
          <w:ilvl w:val="0"/>
          <w:numId w:val="157"/>
        </w:numPr>
        <w:spacing w:after="240" w:line="240" w:lineRule="auto"/>
        <w:ind w:left="720" w:hanging="360"/>
      </w:pPr>
      <w:r w:rsidDel="00000000" w:rsidR="00000000" w:rsidRPr="00000000">
        <w:rPr>
          <w:rtl w:val="0"/>
        </w:rPr>
        <w:t xml:space="preserve">Consumers would independently scale out to meet increased event loads, as each Kafka topic would have multiple partitions and consumer groups.</w:t>
        <w:br w:type="textWrapping"/>
      </w:r>
      <w:r w:rsidDel="00000000" w:rsidR="00000000" w:rsidRPr="00000000">
        <w:rPr/>
        <w:drawing>
          <wp:inline distB="114300" distT="114300" distL="114300" distR="114300">
            <wp:extent cx="7620000" cy="5130800"/>
            <wp:effectExtent b="0" l="0" r="0" t="0"/>
            <wp:docPr id="11"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76200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pStyle w:val="Heading4"/>
        <w:rPr>
          <w:color w:val="0000ff"/>
        </w:rPr>
      </w:pPr>
      <w:bookmarkStart w:colFirst="0" w:colLast="0" w:name="_afhdsia4ey54" w:id="49"/>
      <w:bookmarkEnd w:id="49"/>
      <w:r w:rsidDel="00000000" w:rsidR="00000000" w:rsidRPr="00000000">
        <w:rPr>
          <w:color w:val="0000ff"/>
          <w:rtl w:val="0"/>
        </w:rPr>
        <w:t xml:space="preserve">3.3.3 Scalability and Resilience</w:t>
      </w:r>
    </w:p>
    <w:p w:rsidR="00000000" w:rsidDel="00000000" w:rsidP="00000000" w:rsidRDefault="00000000" w:rsidRPr="00000000" w14:paraId="000002C6">
      <w:pPr>
        <w:numPr>
          <w:ilvl w:val="0"/>
          <w:numId w:val="78"/>
        </w:numPr>
        <w:spacing w:after="0" w:afterAutospacing="0"/>
        <w:ind w:left="720" w:hanging="360"/>
      </w:pPr>
      <w:r w:rsidDel="00000000" w:rsidR="00000000" w:rsidRPr="00000000">
        <w:rPr>
          <w:rtl w:val="0"/>
        </w:rPr>
        <w:t xml:space="preserve">Elastic EC2 Scaling: Both producers and consumers run on EC2 Auto Scaling Groups that dynamically adjust based on CPU utilization, network I/O, or custom Kafka lag metrics.</w:t>
      </w:r>
    </w:p>
    <w:p w:rsidR="00000000" w:rsidDel="00000000" w:rsidP="00000000" w:rsidRDefault="00000000" w:rsidRPr="00000000" w14:paraId="000002C7">
      <w:pPr>
        <w:numPr>
          <w:ilvl w:val="0"/>
          <w:numId w:val="60"/>
        </w:numPr>
        <w:spacing w:after="0" w:afterAutospacing="0" w:before="0" w:beforeAutospacing="0" w:lineRule="auto"/>
        <w:ind w:left="720" w:hanging="360"/>
      </w:pPr>
      <w:r w:rsidDel="00000000" w:rsidR="00000000" w:rsidRPr="00000000">
        <w:rPr>
          <w:rtl w:val="0"/>
        </w:rPr>
        <w:t xml:space="preserve">Kafka Partitioning ensures scalability and isolation of event streams. New partitions would be added as the event volume grows.</w:t>
      </w:r>
    </w:p>
    <w:p w:rsidR="00000000" w:rsidDel="00000000" w:rsidP="00000000" w:rsidRDefault="00000000" w:rsidRPr="00000000" w14:paraId="000002C8">
      <w:pPr>
        <w:numPr>
          <w:ilvl w:val="0"/>
          <w:numId w:val="78"/>
        </w:numPr>
        <w:spacing w:after="0" w:afterAutospacing="0" w:before="0" w:beforeAutospacing="0" w:lineRule="auto"/>
        <w:ind w:left="720" w:hanging="360"/>
      </w:pPr>
      <w:r w:rsidDel="00000000" w:rsidR="00000000" w:rsidRPr="00000000">
        <w:rPr>
          <w:rtl w:val="0"/>
        </w:rPr>
        <w:t xml:space="preserve">At-Least-Once Semantics are enforced to ensure events are not lost, even in the face of service restarts or infrastructure failures.</w:t>
      </w:r>
    </w:p>
    <w:p w:rsidR="00000000" w:rsidDel="00000000" w:rsidP="00000000" w:rsidRDefault="00000000" w:rsidRPr="00000000" w14:paraId="000002C9">
      <w:pPr>
        <w:numPr>
          <w:ilvl w:val="0"/>
          <w:numId w:val="78"/>
        </w:numPr>
        <w:spacing w:after="240" w:before="0" w:beforeAutospacing="0" w:lineRule="auto"/>
        <w:ind w:left="720" w:hanging="360"/>
      </w:pPr>
      <w:r w:rsidDel="00000000" w:rsidR="00000000" w:rsidRPr="00000000">
        <w:rPr>
          <w:rtl w:val="0"/>
        </w:rPr>
        <w:t xml:space="preserve">Sequence Guarantees ensure correctness in consumer state machines even under parallel processing.</w:t>
        <w:br w:type="textWrapping"/>
      </w:r>
    </w:p>
    <w:p w:rsidR="00000000" w:rsidDel="00000000" w:rsidP="00000000" w:rsidRDefault="00000000" w:rsidRPr="00000000" w14:paraId="000002CA">
      <w:pPr>
        <w:pStyle w:val="Heading4"/>
        <w:rPr>
          <w:color w:val="0000ff"/>
        </w:rPr>
      </w:pPr>
      <w:bookmarkStart w:colFirst="0" w:colLast="0" w:name="_zahirac3tkvz" w:id="50"/>
      <w:bookmarkEnd w:id="50"/>
      <w:r w:rsidDel="00000000" w:rsidR="00000000" w:rsidRPr="00000000">
        <w:rPr>
          <w:color w:val="0000ff"/>
          <w:rtl w:val="0"/>
        </w:rPr>
        <w:t xml:space="preserve">3.3.4 Summary</w:t>
      </w:r>
    </w:p>
    <w:p w:rsidR="00000000" w:rsidDel="00000000" w:rsidP="00000000" w:rsidRDefault="00000000" w:rsidRPr="00000000" w14:paraId="000002CB">
      <w:pPr>
        <w:rPr/>
      </w:pPr>
      <w:r w:rsidDel="00000000" w:rsidR="00000000" w:rsidRPr="00000000">
        <w:rPr>
          <w:rtl w:val="0"/>
        </w:rPr>
        <w:t xml:space="preserve">The Event Processing Layer is built for high throughput and scalability, capable of handling millions of real-time events per minute with low latency. Leveraging EC2-based producers and consumers and Amazon MSK (Kafka), it ensures reliable, ordered event delivery and decoupled communication. Kafka, used by industry leaders for processing millions of events per second, powers the system's high-volume event streams, providing both scalability and fault tolerance. </w:t>
      </w:r>
    </w:p>
    <w:p w:rsidR="00000000" w:rsidDel="00000000" w:rsidP="00000000" w:rsidRDefault="00000000" w:rsidRPr="00000000" w14:paraId="000002CC">
      <w:pPr>
        <w:spacing w:after="240" w:before="240" w:lineRule="auto"/>
        <w:rPr/>
      </w:pPr>
      <w:r w:rsidDel="00000000" w:rsidR="00000000" w:rsidRPr="00000000">
        <w:rPr>
          <w:rtl w:val="0"/>
        </w:rPr>
        <w:t xml:space="preserve">The architecture supports horizontal scaling, allowing the system to dynamically adjust to traffic spikes with auto-scaling EC2 instances and Kafka partitioning for load distribution. Event consumers ensure idempotency and sequence guarantees, while resilience is maintained through at-least-once semantics, preventing data loss and ensuring consistent state.</w:t>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ind w:left="2880" w:firstLine="720"/>
        <w:rPr>
          <w:b w:val="1"/>
          <w:color w:val="0000ff"/>
        </w:rPr>
      </w:pPr>
      <w:r w:rsidDel="00000000" w:rsidR="00000000" w:rsidRPr="00000000">
        <w:rPr>
          <w:b w:val="1"/>
          <w:color w:val="0000ff"/>
          <w:rtl w:val="0"/>
        </w:rPr>
        <w:t xml:space="preserve">Figure 3.3 Event Processing Diagram</w:t>
      </w:r>
    </w:p>
    <w:p w:rsidR="00000000" w:rsidDel="00000000" w:rsidP="00000000" w:rsidRDefault="00000000" w:rsidRPr="00000000" w14:paraId="000002CF">
      <w:pPr>
        <w:ind w:left="2880" w:firstLine="720"/>
        <w:rPr>
          <w:b w:val="1"/>
          <w:color w:val="0000ff"/>
        </w:rPr>
      </w:pPr>
      <w:r w:rsidDel="00000000" w:rsidR="00000000" w:rsidRPr="00000000">
        <w:rPr>
          <w:rtl w:val="0"/>
        </w:rPr>
      </w:r>
    </w:p>
    <w:p w:rsidR="00000000" w:rsidDel="00000000" w:rsidP="00000000" w:rsidRDefault="00000000" w:rsidRPr="00000000" w14:paraId="000002D0">
      <w:pPr>
        <w:pStyle w:val="Heading3"/>
        <w:rPr>
          <w:color w:val="0000ff"/>
        </w:rPr>
      </w:pPr>
      <w:bookmarkStart w:colFirst="0" w:colLast="0" w:name="_he115p9t52cr" w:id="51"/>
      <w:bookmarkEnd w:id="51"/>
      <w:r w:rsidDel="00000000" w:rsidR="00000000" w:rsidRPr="00000000">
        <w:rPr>
          <w:rtl w:val="0"/>
        </w:rPr>
      </w:r>
    </w:p>
    <w:p w:rsidR="00000000" w:rsidDel="00000000" w:rsidP="00000000" w:rsidRDefault="00000000" w:rsidRPr="00000000" w14:paraId="000002D1">
      <w:pPr>
        <w:pStyle w:val="Heading3"/>
        <w:rPr>
          <w:color w:val="0000ff"/>
        </w:rPr>
      </w:pPr>
      <w:bookmarkStart w:colFirst="0" w:colLast="0" w:name="_bcwa28cnjrau" w:id="52"/>
      <w:bookmarkEnd w:id="52"/>
      <w:r w:rsidDel="00000000" w:rsidR="00000000" w:rsidRPr="00000000">
        <w:rPr>
          <w:color w:val="0000ff"/>
          <w:rtl w:val="0"/>
        </w:rPr>
        <w:t xml:space="preserve">3.4 APIs &amp; Communication Layer</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t xml:space="preserve">The APIs &amp; Communication Layer acts as the interface between the frontend clients (web and mobile applications), internal services, and event-driven subsystems. It is responsible for enabling both synchronous and asynchronous communication across the system with high reliability, security, and scalability.</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pStyle w:val="Heading4"/>
        <w:rPr>
          <w:color w:val="0000ff"/>
        </w:rPr>
      </w:pPr>
      <w:bookmarkStart w:colFirst="0" w:colLast="0" w:name="_ratyodw8yiet" w:id="53"/>
      <w:bookmarkEnd w:id="53"/>
      <w:r w:rsidDel="00000000" w:rsidR="00000000" w:rsidRPr="00000000">
        <w:rPr>
          <w:color w:val="0000ff"/>
          <w:rtl w:val="0"/>
        </w:rPr>
        <w:t xml:space="preserve">3.4.1 APIs (Synchronous, Asynchronous, Streaming)</w:t>
      </w:r>
    </w:p>
    <w:p w:rsidR="00000000" w:rsidDel="00000000" w:rsidP="00000000" w:rsidRDefault="00000000" w:rsidRPr="00000000" w14:paraId="000002D6">
      <w:pPr>
        <w:spacing w:after="240" w:before="240" w:lineRule="auto"/>
        <w:rPr/>
      </w:pPr>
      <w:r w:rsidDel="00000000" w:rsidR="00000000" w:rsidRPr="00000000">
        <w:rPr>
          <w:rtl w:val="0"/>
        </w:rPr>
        <w:t xml:space="preserve">The platform exposes a suite of APIs that support multiple interaction models , including traditional request-response flows and asynchronous operations and streaming responses.. These APIs power various frontend experiences and serve as the communication backbone for internal service interactions.</w:t>
      </w:r>
    </w:p>
    <w:p w:rsidR="00000000" w:rsidDel="00000000" w:rsidP="00000000" w:rsidRDefault="00000000" w:rsidRPr="00000000" w14:paraId="000002D7">
      <w:pPr>
        <w:spacing w:after="240" w:before="240" w:lineRule="auto"/>
        <w:rPr/>
      </w:pPr>
      <w:r w:rsidDel="00000000" w:rsidR="00000000" w:rsidRPr="00000000">
        <w:rPr>
          <w:rtl w:val="0"/>
        </w:rPr>
        <w:t xml:space="preserve">The request flow is designed with a layered security and routing model:</w:t>
      </w:r>
    </w:p>
    <w:p w:rsidR="00000000" w:rsidDel="00000000" w:rsidP="00000000" w:rsidRDefault="00000000" w:rsidRPr="00000000" w14:paraId="000002D8">
      <w:pPr>
        <w:numPr>
          <w:ilvl w:val="0"/>
          <w:numId w:val="163"/>
        </w:numPr>
        <w:spacing w:after="0" w:afterAutospacing="0" w:line="240" w:lineRule="auto"/>
        <w:ind w:left="720" w:hanging="360"/>
      </w:pPr>
      <w:r w:rsidDel="00000000" w:rsidR="00000000" w:rsidRPr="00000000">
        <w:rPr>
          <w:rtl w:val="0"/>
        </w:rPr>
        <w:t xml:space="preserve">AWS WAF (Web Application Firewall): Protects the APIs against common attack patterns, such as SQL injection, cross-site scripting (XSS), and bot-based threats.</w:t>
      </w:r>
    </w:p>
    <w:p w:rsidR="00000000" w:rsidDel="00000000" w:rsidP="00000000" w:rsidRDefault="00000000" w:rsidRPr="00000000" w14:paraId="000002D9">
      <w:pPr>
        <w:numPr>
          <w:ilvl w:val="0"/>
          <w:numId w:val="163"/>
        </w:numPr>
        <w:spacing w:line="240" w:lineRule="auto"/>
        <w:ind w:left="720" w:hanging="360"/>
      </w:pPr>
      <w:r w:rsidDel="00000000" w:rsidR="00000000" w:rsidRPr="00000000">
        <w:rPr>
          <w:rtl w:val="0"/>
        </w:rPr>
        <w:t xml:space="preserve">Application Load Balancer (ALB): Handles routing logic, SSL termination, and request forwarding.</w:t>
      </w:r>
    </w:p>
    <w:p w:rsidR="00000000" w:rsidDel="00000000" w:rsidP="00000000" w:rsidRDefault="00000000" w:rsidRPr="00000000" w14:paraId="000002DA">
      <w:pPr>
        <w:numPr>
          <w:ilvl w:val="0"/>
          <w:numId w:val="163"/>
        </w:numPr>
        <w:spacing w:line="240" w:lineRule="auto"/>
        <w:ind w:left="720" w:hanging="360"/>
      </w:pPr>
      <w:r w:rsidDel="00000000" w:rsidR="00000000" w:rsidRPr="00000000">
        <w:rPr>
          <w:rtl w:val="0"/>
        </w:rPr>
        <w:t xml:space="preserve">API Gateway: Acts as the central entry point for all external and internal API traffic, enabling rate limiting, caching, and request validation.</w:t>
      </w:r>
    </w:p>
    <w:p w:rsidR="00000000" w:rsidDel="00000000" w:rsidP="00000000" w:rsidRDefault="00000000" w:rsidRPr="00000000" w14:paraId="000002DB">
      <w:pPr>
        <w:numPr>
          <w:ilvl w:val="0"/>
          <w:numId w:val="163"/>
        </w:numPr>
        <w:spacing w:after="240" w:line="240" w:lineRule="auto"/>
        <w:ind w:left="720" w:hanging="360"/>
      </w:pPr>
      <w:r w:rsidDel="00000000" w:rsidR="00000000" w:rsidRPr="00000000">
        <w:rPr>
          <w:rtl w:val="0"/>
        </w:rPr>
        <w:t xml:space="preserve">EC2-based Services: The final destination of the request is the EC2-based application layer, which processes the request, triggers necessary events or database transactions, and generates the response.</w:t>
        <w:br w:type="textWrapping"/>
      </w:r>
    </w:p>
    <w:p w:rsidR="00000000" w:rsidDel="00000000" w:rsidP="00000000" w:rsidRDefault="00000000" w:rsidRPr="00000000" w14:paraId="000002DC">
      <w:pPr>
        <w:spacing w:after="240" w:line="240" w:lineRule="auto"/>
        <w:rPr/>
      </w:pPr>
      <w:r w:rsidDel="00000000" w:rsidR="00000000" w:rsidRPr="00000000">
        <w:rPr>
          <w:rtl w:val="0"/>
        </w:rPr>
        <w:t xml:space="preserve">The APIs are capable of:</w:t>
      </w:r>
    </w:p>
    <w:p w:rsidR="00000000" w:rsidDel="00000000" w:rsidP="00000000" w:rsidRDefault="00000000" w:rsidRPr="00000000" w14:paraId="000002DD">
      <w:pPr>
        <w:numPr>
          <w:ilvl w:val="0"/>
          <w:numId w:val="10"/>
        </w:numPr>
        <w:spacing w:after="0" w:afterAutospacing="0" w:line="240" w:lineRule="auto"/>
        <w:ind w:left="720" w:hanging="360"/>
      </w:pPr>
      <w:r w:rsidDel="00000000" w:rsidR="00000000" w:rsidRPr="00000000">
        <w:rPr>
          <w:rtl w:val="0"/>
        </w:rPr>
        <w:t xml:space="preserve">Standard synchronous operations (e.g., fetching student details, retrieving bus routes)</w:t>
      </w:r>
    </w:p>
    <w:p w:rsidR="00000000" w:rsidDel="00000000" w:rsidP="00000000" w:rsidRDefault="00000000" w:rsidRPr="00000000" w14:paraId="000002DE">
      <w:pPr>
        <w:numPr>
          <w:ilvl w:val="0"/>
          <w:numId w:val="10"/>
        </w:numPr>
        <w:spacing w:line="240" w:lineRule="auto"/>
        <w:ind w:left="720" w:hanging="360"/>
      </w:pPr>
      <w:r w:rsidDel="00000000" w:rsidR="00000000" w:rsidRPr="00000000">
        <w:rPr>
          <w:rtl w:val="0"/>
        </w:rPr>
        <w:t xml:space="preserve">Asynchronous workflows (e.g., requests for report generation or notification triggers)</w:t>
      </w:r>
    </w:p>
    <w:p w:rsidR="00000000" w:rsidDel="00000000" w:rsidP="00000000" w:rsidRDefault="00000000" w:rsidRPr="00000000" w14:paraId="000002DF">
      <w:pPr>
        <w:numPr>
          <w:ilvl w:val="0"/>
          <w:numId w:val="10"/>
        </w:numPr>
        <w:spacing w:after="240" w:line="240" w:lineRule="auto"/>
        <w:ind w:left="720" w:hanging="360"/>
      </w:pPr>
      <w:r w:rsidDel="00000000" w:rsidR="00000000" w:rsidRPr="00000000">
        <w:rPr>
          <w:rtl w:val="0"/>
        </w:rPr>
        <w:t xml:space="preserve">Streaming responses (e.g., live location tracking of buses or real-time student status updates), leveraging long-lived connections where appropriate (e.g., WebSockets, SSE, or other future iteration methods)</w:t>
        <w:br w:type="textWrapping"/>
      </w:r>
    </w:p>
    <w:p w:rsidR="00000000" w:rsidDel="00000000" w:rsidP="00000000" w:rsidRDefault="00000000" w:rsidRPr="00000000" w14:paraId="000002E0">
      <w:pPr>
        <w:spacing w:after="240" w:before="240" w:lineRule="auto"/>
        <w:rPr/>
      </w:pPr>
      <w:r w:rsidDel="00000000" w:rsidR="00000000" w:rsidRPr="00000000">
        <w:rPr>
          <w:rtl w:val="0"/>
        </w:rPr>
        <w:t xml:space="preserve">This API design ensures flexibility and future extensibility for hybrid interaction models.</w:t>
      </w:r>
    </w:p>
    <w:p w:rsidR="00000000" w:rsidDel="00000000" w:rsidP="00000000" w:rsidRDefault="00000000" w:rsidRPr="00000000" w14:paraId="000002E1">
      <w:pPr>
        <w:pStyle w:val="Heading4"/>
        <w:rPr>
          <w:color w:val="0000ff"/>
        </w:rPr>
      </w:pPr>
      <w:bookmarkStart w:colFirst="0" w:colLast="0" w:name="_39006086bqoc" w:id="54"/>
      <w:bookmarkEnd w:id="54"/>
      <w:r w:rsidDel="00000000" w:rsidR="00000000" w:rsidRPr="00000000">
        <w:rPr>
          <w:color w:val="0000ff"/>
          <w:rtl w:val="0"/>
        </w:rPr>
        <w:t xml:space="preserve">3.4.2 SNS-Based Asynchronous Messaging</w:t>
      </w:r>
    </w:p>
    <w:p w:rsidR="00000000" w:rsidDel="00000000" w:rsidP="00000000" w:rsidRDefault="00000000" w:rsidRPr="00000000" w14:paraId="000002E2">
      <w:pPr>
        <w:spacing w:after="240" w:before="240" w:line="240" w:lineRule="auto"/>
        <w:rPr/>
      </w:pPr>
      <w:r w:rsidDel="00000000" w:rsidR="00000000" w:rsidRPr="00000000">
        <w:rPr>
          <w:rtl w:val="0"/>
        </w:rPr>
        <w:t xml:space="preserve">To support cross-component communication and decoupled workflows, the system uses Amazon SNS (Simple Notification Service) for asynchronous notifications and message fan-out.</w:t>
      </w:r>
    </w:p>
    <w:p w:rsidR="00000000" w:rsidDel="00000000" w:rsidP="00000000" w:rsidRDefault="00000000" w:rsidRPr="00000000" w14:paraId="000002E3">
      <w:pPr>
        <w:spacing w:after="240" w:line="240" w:lineRule="auto"/>
        <w:rPr/>
      </w:pPr>
      <w:r w:rsidDel="00000000" w:rsidR="00000000" w:rsidRPr="00000000">
        <w:rPr>
          <w:rtl w:val="0"/>
        </w:rPr>
        <w:t xml:space="preserve">SNS is primarily used for:</w:t>
      </w:r>
    </w:p>
    <w:p w:rsidR="00000000" w:rsidDel="00000000" w:rsidP="00000000" w:rsidRDefault="00000000" w:rsidRPr="00000000" w14:paraId="000002E4">
      <w:pPr>
        <w:numPr>
          <w:ilvl w:val="0"/>
          <w:numId w:val="58"/>
        </w:numPr>
        <w:spacing w:after="0" w:afterAutospacing="0" w:line="240" w:lineRule="auto"/>
        <w:ind w:left="720" w:hanging="360"/>
      </w:pPr>
      <w:r w:rsidDel="00000000" w:rsidR="00000000" w:rsidRPr="00000000">
        <w:rPr>
          <w:rtl w:val="0"/>
        </w:rPr>
        <w:t xml:space="preserve">Sending push notifications to mobile apps</w:t>
      </w:r>
    </w:p>
    <w:p w:rsidR="00000000" w:rsidDel="00000000" w:rsidP="00000000" w:rsidRDefault="00000000" w:rsidRPr="00000000" w14:paraId="000002E5">
      <w:pPr>
        <w:numPr>
          <w:ilvl w:val="0"/>
          <w:numId w:val="58"/>
        </w:numPr>
        <w:spacing w:line="240" w:lineRule="auto"/>
        <w:ind w:left="720" w:hanging="360"/>
      </w:pPr>
      <w:r w:rsidDel="00000000" w:rsidR="00000000" w:rsidRPr="00000000">
        <w:rPr>
          <w:rtl w:val="0"/>
        </w:rPr>
        <w:t xml:space="preserve">Triggering alerting mechanisms (e.g., SMS, email, or app banners)</w:t>
      </w:r>
    </w:p>
    <w:p w:rsidR="00000000" w:rsidDel="00000000" w:rsidP="00000000" w:rsidRDefault="00000000" w:rsidRPr="00000000" w14:paraId="000002E6">
      <w:pPr>
        <w:numPr>
          <w:ilvl w:val="0"/>
          <w:numId w:val="58"/>
        </w:numPr>
        <w:spacing w:after="240" w:line="240" w:lineRule="auto"/>
        <w:ind w:left="720" w:hanging="360"/>
      </w:pPr>
      <w:r w:rsidDel="00000000" w:rsidR="00000000" w:rsidRPr="00000000">
        <w:rPr>
          <w:rtl w:val="0"/>
        </w:rPr>
        <w:t xml:space="preserve">Broadcasting system-level events (e.g., bus delay notifications, school-level announcements)</w:t>
      </w:r>
    </w:p>
    <w:p w:rsidR="00000000" w:rsidDel="00000000" w:rsidP="00000000" w:rsidRDefault="00000000" w:rsidRPr="00000000" w14:paraId="000002E7">
      <w:pPr>
        <w:spacing w:after="240" w:line="240" w:lineRule="auto"/>
        <w:ind w:left="720" w:firstLine="0"/>
        <w:rPr/>
      </w:pPr>
      <w:r w:rsidDel="00000000" w:rsidR="00000000" w:rsidRPr="00000000">
        <w:rPr>
          <w:rtl w:val="0"/>
        </w:rPr>
        <w:br w:type="textWrapping"/>
      </w:r>
    </w:p>
    <w:p w:rsidR="00000000" w:rsidDel="00000000" w:rsidP="00000000" w:rsidRDefault="00000000" w:rsidRPr="00000000" w14:paraId="000002E8">
      <w:pPr>
        <w:rPr/>
      </w:pPr>
      <w:r w:rsidDel="00000000" w:rsidR="00000000" w:rsidRPr="00000000">
        <w:rPr/>
        <w:drawing>
          <wp:inline distB="114300" distT="114300" distL="114300" distR="114300">
            <wp:extent cx="7620000" cy="3606800"/>
            <wp:effectExtent b="0" l="0" r="0" t="0"/>
            <wp:docPr id="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76200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ind w:left="2880" w:firstLine="0"/>
        <w:rPr>
          <w:b w:val="1"/>
          <w:color w:val="0000ff"/>
        </w:rPr>
      </w:pPr>
      <w:r w:rsidDel="00000000" w:rsidR="00000000" w:rsidRPr="00000000">
        <w:rPr>
          <w:rtl w:val="0"/>
        </w:rPr>
      </w:r>
    </w:p>
    <w:p w:rsidR="00000000" w:rsidDel="00000000" w:rsidP="00000000" w:rsidRDefault="00000000" w:rsidRPr="00000000" w14:paraId="000002EA">
      <w:pPr>
        <w:ind w:left="2880" w:firstLine="0"/>
        <w:rPr>
          <w:b w:val="1"/>
          <w:color w:val="0000ff"/>
        </w:rPr>
      </w:pPr>
      <w:r w:rsidDel="00000000" w:rsidR="00000000" w:rsidRPr="00000000">
        <w:rPr>
          <w:b w:val="1"/>
          <w:color w:val="0000ff"/>
          <w:rtl w:val="0"/>
        </w:rPr>
        <w:t xml:space="preserve">Figure 3.4 APIs &amp; Communication Diagram</w:t>
      </w:r>
    </w:p>
    <w:p w:rsidR="00000000" w:rsidDel="00000000" w:rsidP="00000000" w:rsidRDefault="00000000" w:rsidRPr="00000000" w14:paraId="000002EB">
      <w:pPr>
        <w:ind w:left="2880" w:firstLine="0"/>
        <w:rPr>
          <w:b w:val="1"/>
          <w:color w:val="0000ff"/>
        </w:rPr>
      </w:pPr>
      <w:r w:rsidDel="00000000" w:rsidR="00000000" w:rsidRPr="00000000">
        <w:rPr>
          <w:rtl w:val="0"/>
        </w:rPr>
      </w:r>
    </w:p>
    <w:p w:rsidR="00000000" w:rsidDel="00000000" w:rsidP="00000000" w:rsidRDefault="00000000" w:rsidRPr="00000000" w14:paraId="000002EC">
      <w:pPr>
        <w:pStyle w:val="Heading3"/>
        <w:rPr>
          <w:color w:val="0000ff"/>
        </w:rPr>
      </w:pPr>
      <w:bookmarkStart w:colFirst="0" w:colLast="0" w:name="_jouqim1aa6u6" w:id="55"/>
      <w:bookmarkEnd w:id="55"/>
      <w:r w:rsidDel="00000000" w:rsidR="00000000" w:rsidRPr="00000000">
        <w:rPr>
          <w:color w:val="0000ff"/>
          <w:rtl w:val="0"/>
        </w:rPr>
        <w:t xml:space="preserve">3.5 Data Services Layer</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t xml:space="preserve">The Data Services Layer is responsible for the storage, access, and high-speed retrieval of both real-time and static data across the system. This layer supports a mix of transactional, time-series, metadata, and cache-optimized data stores, each selected to meet the performance, scalability, and consistency requirements of their respective workloads.</w:t>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pStyle w:val="Heading4"/>
        <w:rPr>
          <w:color w:val="0000ff"/>
        </w:rPr>
      </w:pPr>
      <w:bookmarkStart w:colFirst="0" w:colLast="0" w:name="_ul7m6jfmk9jy" w:id="56"/>
      <w:bookmarkEnd w:id="56"/>
      <w:r w:rsidDel="00000000" w:rsidR="00000000" w:rsidRPr="00000000">
        <w:rPr>
          <w:color w:val="0000ff"/>
          <w:rtl w:val="0"/>
        </w:rPr>
        <w:t xml:space="preserve">3.5.1 Amazon DynamoDB (Event Store)</w:t>
      </w:r>
    </w:p>
    <w:p w:rsidR="00000000" w:rsidDel="00000000" w:rsidP="00000000" w:rsidRDefault="00000000" w:rsidRPr="00000000" w14:paraId="000002F1">
      <w:pPr>
        <w:rPr/>
      </w:pPr>
      <w:r w:rsidDel="00000000" w:rsidR="00000000" w:rsidRPr="00000000">
        <w:rPr>
          <w:rtl w:val="0"/>
        </w:rPr>
        <w:t xml:space="preserve">DynamoDB serves as the primary storage engine for all real-time message events produced and consumed within the system. It is designed to handle extremely high write-throughput, with single-digit millisecond latency, ensuring that the system would efficiently capture and store large volumes of event data , such as vehicle tracking updates, student transit events, and route statuses , in real time. </w:t>
      </w:r>
    </w:p>
    <w:p w:rsidR="00000000" w:rsidDel="00000000" w:rsidP="00000000" w:rsidRDefault="00000000" w:rsidRPr="00000000" w14:paraId="000002F2">
      <w:pPr>
        <w:spacing w:after="240" w:before="240" w:lineRule="auto"/>
        <w:rPr/>
      </w:pPr>
      <w:r w:rsidDel="00000000" w:rsidR="00000000" w:rsidRPr="00000000">
        <w:rPr>
          <w:rtl w:val="0"/>
        </w:rPr>
        <w:t xml:space="preserve">DynamoDB’s built-in support for horizontal scaling allows it to automatically adjust capacity based on demand, enabling it to seamlessly handle spikes in traffic without manual intervention. This elasticity ensures that even during peak traffic periods, such as during heavy school commute times or sudden route updates, the system remains highly responsive and continues to process events without delay or degradation in performance.</w:t>
      </w:r>
    </w:p>
    <w:p w:rsidR="00000000" w:rsidDel="00000000" w:rsidP="00000000" w:rsidRDefault="00000000" w:rsidRPr="00000000" w14:paraId="000002F3">
      <w:pPr>
        <w:spacing w:after="240" w:before="240" w:lineRule="auto"/>
        <w:rPr/>
      </w:pPr>
      <w:r w:rsidDel="00000000" w:rsidR="00000000" w:rsidRPr="00000000">
        <w:rPr>
          <w:rtl w:val="0"/>
        </w:rPr>
        <w:t xml:space="preserve">To further optimize performance, DynamoDB tables are partitioned and indexed appropriately, ensuring efficient querying of both recent and historical events. The integration with Amazon MSK enables near real-time ingestion of event data, ensuring that data flows smoothly into the system with minimal lag. This combination of high throughput, low latency, and elastic scaling allows the system to consistently deliver real-time insights, regardless of fluctuating traffic volumes, while maintaining cost-efficiency by adjusting resources dynamically based on actual usage.</w:t>
      </w:r>
    </w:p>
    <w:p w:rsidR="00000000" w:rsidDel="00000000" w:rsidP="00000000" w:rsidRDefault="00000000" w:rsidRPr="00000000" w14:paraId="000002F4">
      <w:pPr>
        <w:pStyle w:val="Heading4"/>
        <w:rPr>
          <w:color w:val="0000ff"/>
        </w:rPr>
      </w:pPr>
      <w:bookmarkStart w:colFirst="0" w:colLast="0" w:name="_f54mc4u88s8u" w:id="57"/>
      <w:bookmarkEnd w:id="57"/>
      <w:r w:rsidDel="00000000" w:rsidR="00000000" w:rsidRPr="00000000">
        <w:rPr>
          <w:color w:val="0000ff"/>
          <w:rtl w:val="0"/>
        </w:rPr>
        <w:t xml:space="preserve">3.5.2 Amazon AuroraDB(Relational Data Store)</w:t>
      </w:r>
    </w:p>
    <w:p w:rsidR="00000000" w:rsidDel="00000000" w:rsidP="00000000" w:rsidRDefault="00000000" w:rsidRPr="00000000" w14:paraId="000002F5">
      <w:pPr>
        <w:rPr/>
      </w:pPr>
      <w:r w:rsidDel="00000000" w:rsidR="00000000" w:rsidRPr="00000000">
        <w:rPr>
          <w:rtl w:val="0"/>
        </w:rPr>
        <w:t xml:space="preserve">Aurora (PostgreSQL-compatible) is used to manage structured, relational data representing static or slow-changing entities in the system. This includes buses, drivers, stops, routes, parents, students, and configuration metadata. Aurora is designed to deliver high throughput and low-latency performance compared to traditional relational databases like PostgreSQL and MySQL, making it suitable for handling large-scale operational workloads.</w:t>
      </w:r>
    </w:p>
    <w:p w:rsidR="00000000" w:rsidDel="00000000" w:rsidP="00000000" w:rsidRDefault="00000000" w:rsidRPr="00000000" w14:paraId="000002F6">
      <w:pPr>
        <w:spacing w:after="240" w:before="240" w:lineRule="auto"/>
        <w:rPr/>
      </w:pPr>
      <w:r w:rsidDel="00000000" w:rsidR="00000000" w:rsidRPr="00000000">
        <w:rPr>
          <w:rtl w:val="0"/>
        </w:rPr>
        <w:t xml:space="preserve">Aurora provides strong consistency, support for complex joins, and transactional integrity , essential for core service logic and API interactions that require accurate, up-to-date reference data. Aurora's distributed, fault-tolerant architecture ensures better scalability and resilience, particularly when managing significant event volumes or complex queries.</w:t>
      </w:r>
    </w:p>
    <w:p w:rsidR="00000000" w:rsidDel="00000000" w:rsidP="00000000" w:rsidRDefault="00000000" w:rsidRPr="00000000" w14:paraId="000002F7">
      <w:pPr>
        <w:pStyle w:val="Heading4"/>
        <w:rPr>
          <w:color w:val="0000ff"/>
        </w:rPr>
      </w:pPr>
      <w:bookmarkStart w:colFirst="0" w:colLast="0" w:name="_6wh8eun88x4b" w:id="58"/>
      <w:bookmarkEnd w:id="58"/>
      <w:r w:rsidDel="00000000" w:rsidR="00000000" w:rsidRPr="00000000">
        <w:rPr>
          <w:color w:val="0000ff"/>
          <w:rtl w:val="0"/>
        </w:rPr>
        <w:t xml:space="preserve">3.5.3 Amazon S3(ETL, Auditing &amp; Reporting Layer)</w:t>
      </w:r>
    </w:p>
    <w:p w:rsidR="00000000" w:rsidDel="00000000" w:rsidP="00000000" w:rsidRDefault="00000000" w:rsidRPr="00000000" w14:paraId="000002F8">
      <w:pPr>
        <w:rPr/>
      </w:pPr>
      <w:r w:rsidDel="00000000" w:rsidR="00000000" w:rsidRPr="00000000">
        <w:rPr>
          <w:rtl w:val="0"/>
        </w:rPr>
        <w:t xml:space="preserve">Amazon S3 is utilized for storing extracted and transformed data from both DynamoDB and Aurora, serving as a central repository for analytical, auditing, and reporting purposes. AWS Glue is used to extract and transform the data from these sources before storing it in S3.</w:t>
      </w:r>
    </w:p>
    <w:p w:rsidR="00000000" w:rsidDel="00000000" w:rsidP="00000000" w:rsidRDefault="00000000" w:rsidRPr="00000000" w14:paraId="000002F9">
      <w:pPr>
        <w:spacing w:after="240" w:before="240" w:lineRule="auto"/>
        <w:rPr/>
      </w:pPr>
      <w:r w:rsidDel="00000000" w:rsidR="00000000" w:rsidRPr="00000000">
        <w:rPr>
          <w:rtl w:val="0"/>
        </w:rPr>
        <w:t xml:space="preserve">As a highly scalable and cost-effective solution, S3 supports long-term data retention and batch processing of large datasets. It stores historical event data and metadata snapshots, allowing for efficient querying and analysis. This setup ensures that past events and system state changes would be easily accessed and utilized for various analytics, auditing, and reporting needs, helping to drive informed decision-making.</w:t>
      </w:r>
    </w:p>
    <w:p w:rsidR="00000000" w:rsidDel="00000000" w:rsidP="00000000" w:rsidRDefault="00000000" w:rsidRPr="00000000" w14:paraId="000002FA">
      <w:pPr>
        <w:pStyle w:val="Heading4"/>
        <w:rPr>
          <w:color w:val="0000ff"/>
        </w:rPr>
      </w:pPr>
      <w:bookmarkStart w:colFirst="0" w:colLast="0" w:name="_3rnqjl404pol" w:id="59"/>
      <w:bookmarkEnd w:id="59"/>
      <w:r w:rsidDel="00000000" w:rsidR="00000000" w:rsidRPr="00000000">
        <w:rPr>
          <w:color w:val="0000ff"/>
          <w:rtl w:val="0"/>
        </w:rPr>
        <w:t xml:space="preserve">3.5.4 Redis ElastiCache (Low-Latency Caching Layer)</w:t>
      </w:r>
    </w:p>
    <w:p w:rsidR="00000000" w:rsidDel="00000000" w:rsidP="00000000" w:rsidRDefault="00000000" w:rsidRPr="00000000" w14:paraId="000002FB">
      <w:pPr>
        <w:rPr/>
      </w:pPr>
      <w:r w:rsidDel="00000000" w:rsidR="00000000" w:rsidRPr="00000000">
        <w:rPr>
          <w:rtl w:val="0"/>
        </w:rPr>
        <w:t xml:space="preserve">Redis is deployed as a caching layer to improve read performance across frequently accessed datasets , both from Aurora (e.g., stop metadata, route lookup) and DynamoDB (e.g., recent event lookups, in-transit status). It is used to reduce read amplification and latency across the platform’s high-throughput APIs and internal services.</w:t>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t xml:space="preserve">This cache layer is especially critical during peak hours, ensuring that response times remain consistently low even when the system scales over 10x.</w:t>
      </w:r>
    </w:p>
    <w:p w:rsidR="00000000" w:rsidDel="00000000" w:rsidP="00000000" w:rsidRDefault="00000000" w:rsidRPr="00000000" w14:paraId="000002FE">
      <w:pPr>
        <w:spacing w:line="240" w:lineRule="auto"/>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This multi-tiered data architecture ensures:</w:t>
      </w:r>
    </w:p>
    <w:p w:rsidR="00000000" w:rsidDel="00000000" w:rsidP="00000000" w:rsidRDefault="00000000" w:rsidRPr="00000000" w14:paraId="00000300">
      <w:pPr>
        <w:numPr>
          <w:ilvl w:val="0"/>
          <w:numId w:val="13"/>
        </w:numPr>
        <w:ind w:left="720" w:hanging="360"/>
      </w:pPr>
      <w:r w:rsidDel="00000000" w:rsidR="00000000" w:rsidRPr="00000000">
        <w:rPr>
          <w:rtl w:val="0"/>
        </w:rPr>
        <w:t xml:space="preserve">Real-time performance where it matters (Redis + DynamoDB)</w:t>
      </w:r>
    </w:p>
    <w:p w:rsidR="00000000" w:rsidDel="00000000" w:rsidP="00000000" w:rsidRDefault="00000000" w:rsidRPr="00000000" w14:paraId="00000301">
      <w:pPr>
        <w:numPr>
          <w:ilvl w:val="0"/>
          <w:numId w:val="13"/>
        </w:numPr>
        <w:ind w:left="720" w:hanging="360"/>
      </w:pPr>
      <w:r w:rsidDel="00000000" w:rsidR="00000000" w:rsidRPr="00000000">
        <w:rPr>
          <w:rtl w:val="0"/>
        </w:rPr>
        <w:t xml:space="preserve">Relational consistency and strong querying for business-critical entities (Aurora)</w:t>
      </w:r>
    </w:p>
    <w:p w:rsidR="00000000" w:rsidDel="00000000" w:rsidP="00000000" w:rsidRDefault="00000000" w:rsidRPr="00000000" w14:paraId="00000302">
      <w:pPr>
        <w:numPr>
          <w:ilvl w:val="0"/>
          <w:numId w:val="13"/>
        </w:numPr>
        <w:ind w:left="720" w:hanging="360"/>
      </w:pPr>
      <w:r w:rsidDel="00000000" w:rsidR="00000000" w:rsidRPr="00000000">
        <w:rPr>
          <w:rtl w:val="0"/>
        </w:rPr>
        <w:t xml:space="preserve">Scalable archival and reporting (S3)</w:t>
      </w:r>
    </w:p>
    <w:p w:rsidR="00000000" w:rsidDel="00000000" w:rsidP="00000000" w:rsidRDefault="00000000" w:rsidRPr="00000000" w14:paraId="00000303">
      <w:pPr>
        <w:numPr>
          <w:ilvl w:val="0"/>
          <w:numId w:val="13"/>
        </w:numPr>
        <w:ind w:left="720" w:hanging="360"/>
      </w:pPr>
      <w:r w:rsidDel="00000000" w:rsidR="00000000" w:rsidRPr="00000000">
        <w:rPr>
          <w:rtl w:val="0"/>
        </w:rPr>
        <w:t xml:space="preserve">Seamless integration with the event-driven pipeline (via MSK and DynamoDB)</w:t>
      </w:r>
    </w:p>
    <w:p w:rsidR="00000000" w:rsidDel="00000000" w:rsidP="00000000" w:rsidRDefault="00000000" w:rsidRPr="00000000" w14:paraId="00000304">
      <w:pPr>
        <w:ind w:left="720" w:firstLine="0"/>
        <w:rPr/>
      </w:pPr>
      <w:r w:rsidDel="00000000" w:rsidR="00000000" w:rsidRPr="00000000">
        <w:rPr>
          <w:rtl w:val="0"/>
        </w:rPr>
      </w:r>
    </w:p>
    <w:p w:rsidR="00000000" w:rsidDel="00000000" w:rsidP="00000000" w:rsidRDefault="00000000" w:rsidRPr="00000000" w14:paraId="00000305">
      <w:pPr>
        <w:rPr>
          <w:i w:val="1"/>
          <w:color w:val="0000ff"/>
        </w:rPr>
      </w:pPr>
      <w:r w:rsidDel="00000000" w:rsidR="00000000" w:rsidRPr="00000000">
        <w:rPr>
          <w:rtl w:val="0"/>
        </w:rPr>
      </w:r>
    </w:p>
    <w:p w:rsidR="00000000" w:rsidDel="00000000" w:rsidP="00000000" w:rsidRDefault="00000000" w:rsidRPr="00000000" w14:paraId="00000306">
      <w:pPr>
        <w:rPr/>
      </w:pPr>
      <w:r w:rsidDel="00000000" w:rsidR="00000000" w:rsidRPr="00000000">
        <w:rPr/>
        <w:drawing>
          <wp:inline distB="114300" distT="114300" distL="114300" distR="114300">
            <wp:extent cx="7620000" cy="4699000"/>
            <wp:effectExtent b="0" l="0" r="0" t="0"/>
            <wp:docPr id="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76200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ind w:left="2880" w:firstLine="720"/>
        <w:rPr>
          <w:color w:val="0000ff"/>
        </w:rPr>
      </w:pPr>
      <w:r w:rsidDel="00000000" w:rsidR="00000000" w:rsidRPr="00000000">
        <w:rPr>
          <w:b w:val="1"/>
          <w:color w:val="0000ff"/>
          <w:rtl w:val="0"/>
        </w:rPr>
        <w:t xml:space="preserve">Figure 3.5 Data Services Diagram</w:t>
      </w:r>
      <w:r w:rsidDel="00000000" w:rsidR="00000000" w:rsidRPr="00000000">
        <w:rPr>
          <w:rtl w:val="0"/>
        </w:rPr>
      </w:r>
    </w:p>
    <w:p w:rsidR="00000000" w:rsidDel="00000000" w:rsidP="00000000" w:rsidRDefault="00000000" w:rsidRPr="00000000" w14:paraId="00000308">
      <w:pPr>
        <w:pStyle w:val="Heading3"/>
        <w:rPr>
          <w:color w:val="0000ff"/>
        </w:rPr>
      </w:pPr>
      <w:bookmarkStart w:colFirst="0" w:colLast="0" w:name="_37x0uyanigte" w:id="60"/>
      <w:bookmarkEnd w:id="60"/>
      <w:r w:rsidDel="00000000" w:rsidR="00000000" w:rsidRPr="00000000">
        <w:rPr>
          <w:rtl w:val="0"/>
        </w:rPr>
      </w:r>
    </w:p>
    <w:p w:rsidR="00000000" w:rsidDel="00000000" w:rsidP="00000000" w:rsidRDefault="00000000" w:rsidRPr="00000000" w14:paraId="00000309">
      <w:pPr>
        <w:pStyle w:val="Heading3"/>
        <w:rPr>
          <w:color w:val="0000ff"/>
        </w:rPr>
      </w:pPr>
      <w:bookmarkStart w:colFirst="0" w:colLast="0" w:name="_avocb6tsiq2n" w:id="61"/>
      <w:bookmarkEnd w:id="61"/>
      <w:r w:rsidDel="00000000" w:rsidR="00000000" w:rsidRPr="00000000">
        <w:rPr>
          <w:color w:val="0000ff"/>
          <w:rtl w:val="0"/>
        </w:rPr>
        <w:t xml:space="preserve">3.6 Monitoring &amp; Logging Layer</w:t>
      </w:r>
    </w:p>
    <w:p w:rsidR="00000000" w:rsidDel="00000000" w:rsidP="00000000" w:rsidRDefault="00000000" w:rsidRPr="00000000" w14:paraId="0000030A">
      <w:pPr>
        <w:spacing w:after="240" w:before="240" w:lineRule="auto"/>
        <w:rPr/>
      </w:pPr>
      <w:r w:rsidDel="00000000" w:rsidR="00000000" w:rsidRPr="00000000">
        <w:rPr>
          <w:rtl w:val="0"/>
        </w:rPr>
        <w:t xml:space="preserve">The Monitoring &amp; Logging Layer plays a critical role in ensuring the health, reliability, and observability of the overall system , especially given its high-throughput, event-driven nature. This layer is responsible for real-time collection of logs and metrics, root-cause diagnostics, anomaly detection, and automated alerting for both infrastructure and application events.</w:t>
      </w:r>
    </w:p>
    <w:p w:rsidR="00000000" w:rsidDel="00000000" w:rsidP="00000000" w:rsidRDefault="00000000" w:rsidRPr="00000000" w14:paraId="0000030B">
      <w:pPr>
        <w:pStyle w:val="Heading4"/>
        <w:rPr>
          <w:color w:val="0000ff"/>
        </w:rPr>
      </w:pPr>
      <w:bookmarkStart w:colFirst="0" w:colLast="0" w:name="_utbmsss7zg1z" w:id="62"/>
      <w:bookmarkEnd w:id="62"/>
      <w:r w:rsidDel="00000000" w:rsidR="00000000" w:rsidRPr="00000000">
        <w:rPr>
          <w:color w:val="0000ff"/>
          <w:rtl w:val="0"/>
        </w:rPr>
        <w:t xml:space="preserve">3.6.1 Application Monitoring &amp; Logging</w:t>
      </w:r>
    </w:p>
    <w:p w:rsidR="00000000" w:rsidDel="00000000" w:rsidP="00000000" w:rsidRDefault="00000000" w:rsidRPr="00000000" w14:paraId="0000030C">
      <w:pPr>
        <w:rPr/>
      </w:pPr>
      <w:r w:rsidDel="00000000" w:rsidR="00000000" w:rsidRPr="00000000">
        <w:rPr>
          <w:rtl w:val="0"/>
        </w:rPr>
        <w:t xml:space="preserve">The application layer is monitored using a cloud-native observability stack orchestrated on Amazon EKS:</w:t>
      </w:r>
    </w:p>
    <w:p w:rsidR="00000000" w:rsidDel="00000000" w:rsidP="00000000" w:rsidRDefault="00000000" w:rsidRPr="00000000" w14:paraId="0000030D">
      <w:pPr>
        <w:numPr>
          <w:ilvl w:val="0"/>
          <w:numId w:val="76"/>
        </w:numPr>
        <w:spacing w:after="0" w:afterAutospacing="0" w:before="240" w:lineRule="auto"/>
        <w:ind w:left="720" w:hanging="360"/>
      </w:pPr>
      <w:r w:rsidDel="00000000" w:rsidR="00000000" w:rsidRPr="00000000">
        <w:rPr>
          <w:b w:val="1"/>
          <w:rtl w:val="0"/>
        </w:rPr>
        <w:t xml:space="preserve">Promtail </w:t>
      </w:r>
      <w:r w:rsidDel="00000000" w:rsidR="00000000" w:rsidRPr="00000000">
        <w:rPr>
          <w:rtl w:val="0"/>
        </w:rPr>
        <w:t xml:space="preserve">runs on the EC2 instances and is responsible for scraping logs from containerized microservices running on those instances. These logs include event traces, error logs, throughput statistics, and internal service state transitions.</w:t>
      </w:r>
    </w:p>
    <w:p w:rsidR="00000000" w:rsidDel="00000000" w:rsidP="00000000" w:rsidRDefault="00000000" w:rsidRPr="00000000" w14:paraId="0000030E">
      <w:pPr>
        <w:numPr>
          <w:ilvl w:val="0"/>
          <w:numId w:val="76"/>
        </w:numPr>
        <w:spacing w:after="0" w:afterAutospacing="0" w:before="0" w:beforeAutospacing="0" w:lineRule="auto"/>
        <w:ind w:left="720" w:hanging="360"/>
      </w:pPr>
      <w:r w:rsidDel="00000000" w:rsidR="00000000" w:rsidRPr="00000000">
        <w:rPr>
          <w:b w:val="1"/>
          <w:rtl w:val="0"/>
        </w:rPr>
        <w:t xml:space="preserve">Grafana Loki</w:t>
      </w:r>
      <w:r w:rsidDel="00000000" w:rsidR="00000000" w:rsidRPr="00000000">
        <w:rPr>
          <w:rtl w:val="0"/>
        </w:rPr>
        <w:t xml:space="preserve">, which is deployed on EKS, serves as the centralized log aggregation system, efficiently handling the scale and volume of logs. It stores and indexes logs based on various attributes like service name, route, event type, or other relevant metadata for fast querying and troubleshooting.</w:t>
      </w:r>
    </w:p>
    <w:p w:rsidR="00000000" w:rsidDel="00000000" w:rsidP="00000000" w:rsidRDefault="00000000" w:rsidRPr="00000000" w14:paraId="0000030F">
      <w:pPr>
        <w:numPr>
          <w:ilvl w:val="0"/>
          <w:numId w:val="76"/>
        </w:numPr>
        <w:spacing w:after="0" w:afterAutospacing="0" w:before="0" w:beforeAutospacing="0" w:lineRule="auto"/>
        <w:ind w:left="720" w:hanging="360"/>
      </w:pPr>
      <w:r w:rsidDel="00000000" w:rsidR="00000000" w:rsidRPr="00000000">
        <w:rPr>
          <w:b w:val="1"/>
          <w:rtl w:val="0"/>
        </w:rPr>
        <w:t xml:space="preserve">Prometheus</w:t>
      </w:r>
      <w:r w:rsidDel="00000000" w:rsidR="00000000" w:rsidRPr="00000000">
        <w:rPr>
          <w:rtl w:val="0"/>
        </w:rPr>
        <w:t xml:space="preserve">, also running on </w:t>
      </w:r>
      <w:r w:rsidDel="00000000" w:rsidR="00000000" w:rsidRPr="00000000">
        <w:rPr>
          <w:b w:val="1"/>
          <w:rtl w:val="0"/>
        </w:rPr>
        <w:t xml:space="preserve">EKS</w:t>
      </w:r>
      <w:r w:rsidDel="00000000" w:rsidR="00000000" w:rsidRPr="00000000">
        <w:rPr>
          <w:rtl w:val="0"/>
        </w:rPr>
        <w:t xml:space="preserve">, collects real-time metrics from the application layer, tracking key business and infrastructure performance indicators such as:</w:t>
      </w:r>
    </w:p>
    <w:p w:rsidR="00000000" w:rsidDel="00000000" w:rsidP="00000000" w:rsidRDefault="00000000" w:rsidRPr="00000000" w14:paraId="00000310">
      <w:pPr>
        <w:numPr>
          <w:ilvl w:val="1"/>
          <w:numId w:val="76"/>
        </w:numPr>
        <w:spacing w:after="0" w:afterAutospacing="0" w:before="0" w:beforeAutospacing="0" w:lineRule="auto"/>
        <w:ind w:left="1440" w:hanging="360"/>
      </w:pPr>
      <w:r w:rsidDel="00000000" w:rsidR="00000000" w:rsidRPr="00000000">
        <w:rPr>
          <w:rtl w:val="0"/>
        </w:rPr>
        <w:t xml:space="preserve">Bus route latency (e.g., time taken for buses to complete a specific route or segment)</w:t>
      </w:r>
    </w:p>
    <w:p w:rsidR="00000000" w:rsidDel="00000000" w:rsidP="00000000" w:rsidRDefault="00000000" w:rsidRPr="00000000" w14:paraId="00000311">
      <w:pPr>
        <w:numPr>
          <w:ilvl w:val="1"/>
          <w:numId w:val="76"/>
        </w:numPr>
        <w:spacing w:after="0" w:afterAutospacing="0" w:before="0" w:beforeAutospacing="0" w:lineRule="auto"/>
        <w:ind w:left="1440" w:hanging="360"/>
      </w:pPr>
      <w:r w:rsidDel="00000000" w:rsidR="00000000" w:rsidRPr="00000000">
        <w:rPr>
          <w:rtl w:val="0"/>
        </w:rPr>
        <w:t xml:space="preserve">On-time performance (e.g., percentage of buses arriving at stops within the expected timeframe)</w:t>
      </w:r>
    </w:p>
    <w:p w:rsidR="00000000" w:rsidDel="00000000" w:rsidP="00000000" w:rsidRDefault="00000000" w:rsidRPr="00000000" w14:paraId="00000312">
      <w:pPr>
        <w:numPr>
          <w:ilvl w:val="1"/>
          <w:numId w:val="76"/>
        </w:numPr>
        <w:spacing w:after="0" w:afterAutospacing="0" w:before="0" w:beforeAutospacing="0" w:lineRule="auto"/>
        <w:ind w:left="1440" w:hanging="360"/>
      </w:pPr>
      <w:r w:rsidDel="00000000" w:rsidR="00000000" w:rsidRPr="00000000">
        <w:rPr>
          <w:rtl w:val="0"/>
        </w:rPr>
        <w:t xml:space="preserve">Bus occupancy rate (e.g., average number of commuters on a bus at any given time)</w:t>
      </w:r>
    </w:p>
    <w:p w:rsidR="00000000" w:rsidDel="00000000" w:rsidP="00000000" w:rsidRDefault="00000000" w:rsidRPr="00000000" w14:paraId="00000313">
      <w:pPr>
        <w:numPr>
          <w:ilvl w:val="1"/>
          <w:numId w:val="76"/>
        </w:numPr>
        <w:spacing w:after="0" w:afterAutospacing="0" w:before="0" w:beforeAutospacing="0" w:lineRule="auto"/>
        <w:ind w:left="1440" w:hanging="360"/>
      </w:pPr>
      <w:r w:rsidDel="00000000" w:rsidR="00000000" w:rsidRPr="00000000">
        <w:rPr>
          <w:rtl w:val="0"/>
        </w:rPr>
        <w:t xml:space="preserve">Event processing volume (e.g., the number of real-time events processed per minute)</w:t>
      </w:r>
    </w:p>
    <w:p w:rsidR="00000000" w:rsidDel="00000000" w:rsidP="00000000" w:rsidRDefault="00000000" w:rsidRPr="00000000" w14:paraId="00000314">
      <w:pPr>
        <w:numPr>
          <w:ilvl w:val="1"/>
          <w:numId w:val="76"/>
        </w:numPr>
        <w:spacing w:after="0" w:afterAutospacing="0" w:before="0" w:beforeAutospacing="0" w:lineRule="auto"/>
        <w:ind w:left="1440" w:hanging="360"/>
      </w:pPr>
      <w:r w:rsidDel="00000000" w:rsidR="00000000" w:rsidRPr="00000000">
        <w:rPr>
          <w:rtl w:val="0"/>
        </w:rPr>
        <w:t xml:space="preserve">Average bus wait time (e.g., time spent by buses at each stop)</w:t>
      </w:r>
    </w:p>
    <w:p w:rsidR="00000000" w:rsidDel="00000000" w:rsidP="00000000" w:rsidRDefault="00000000" w:rsidRPr="00000000" w14:paraId="00000315">
      <w:pPr>
        <w:numPr>
          <w:ilvl w:val="1"/>
          <w:numId w:val="76"/>
        </w:numPr>
        <w:spacing w:after="0" w:afterAutospacing="0" w:before="0" w:beforeAutospacing="0" w:lineRule="auto"/>
        <w:ind w:left="1440" w:hanging="360"/>
      </w:pPr>
      <w:r w:rsidDel="00000000" w:rsidR="00000000" w:rsidRPr="00000000">
        <w:rPr>
          <w:rtl w:val="0"/>
        </w:rPr>
        <w:t xml:space="preserve">Kafka queue lag and throughput</w:t>
      </w:r>
    </w:p>
    <w:p w:rsidR="00000000" w:rsidDel="00000000" w:rsidP="00000000" w:rsidRDefault="00000000" w:rsidRPr="00000000" w14:paraId="00000316">
      <w:pPr>
        <w:numPr>
          <w:ilvl w:val="1"/>
          <w:numId w:val="76"/>
        </w:numPr>
        <w:spacing w:after="0" w:afterAutospacing="0" w:before="0" w:beforeAutospacing="0" w:lineRule="auto"/>
        <w:ind w:left="1440" w:hanging="360"/>
      </w:pPr>
      <w:r w:rsidDel="00000000" w:rsidR="00000000" w:rsidRPr="00000000">
        <w:rPr>
          <w:rtl w:val="0"/>
        </w:rPr>
        <w:t xml:space="preserve">API response times (e.g., time taken to process route or student-related requests)</w:t>
      </w:r>
    </w:p>
    <w:p w:rsidR="00000000" w:rsidDel="00000000" w:rsidP="00000000" w:rsidRDefault="00000000" w:rsidRPr="00000000" w14:paraId="00000317">
      <w:pPr>
        <w:numPr>
          <w:ilvl w:val="1"/>
          <w:numId w:val="76"/>
        </w:numPr>
        <w:spacing w:after="0" w:afterAutospacing="0" w:before="0" w:beforeAutospacing="0" w:lineRule="auto"/>
        <w:ind w:left="1440" w:hanging="360"/>
      </w:pPr>
      <w:r w:rsidDel="00000000" w:rsidR="00000000" w:rsidRPr="00000000">
        <w:rPr>
          <w:rtl w:val="0"/>
        </w:rPr>
        <w:t xml:space="preserve">Container resource usage (CPU, memory, I/O)</w:t>
      </w:r>
    </w:p>
    <w:p w:rsidR="00000000" w:rsidDel="00000000" w:rsidP="00000000" w:rsidRDefault="00000000" w:rsidRPr="00000000" w14:paraId="00000318">
      <w:pPr>
        <w:numPr>
          <w:ilvl w:val="1"/>
          <w:numId w:val="76"/>
        </w:numPr>
        <w:spacing w:after="0" w:afterAutospacing="0" w:before="0" w:beforeAutospacing="0" w:lineRule="auto"/>
        <w:ind w:left="1440" w:hanging="360"/>
      </w:pPr>
      <w:r w:rsidDel="00000000" w:rsidR="00000000" w:rsidRPr="00000000">
        <w:rPr>
          <w:rtl w:val="0"/>
        </w:rPr>
        <w:t xml:space="preserve">Redis cache hit/miss ratios</w:t>
      </w:r>
    </w:p>
    <w:p w:rsidR="00000000" w:rsidDel="00000000" w:rsidP="00000000" w:rsidRDefault="00000000" w:rsidRPr="00000000" w14:paraId="00000319">
      <w:pPr>
        <w:numPr>
          <w:ilvl w:val="0"/>
          <w:numId w:val="76"/>
        </w:numPr>
        <w:spacing w:after="240" w:before="0" w:beforeAutospacing="0" w:lineRule="auto"/>
        <w:ind w:left="720" w:hanging="360"/>
      </w:pPr>
      <w:r w:rsidDel="00000000" w:rsidR="00000000" w:rsidRPr="00000000">
        <w:rPr>
          <w:rtl w:val="0"/>
        </w:rPr>
        <w:t xml:space="preserve">Both metrics from Prometheus and logs from Loki are visualized in </w:t>
      </w:r>
      <w:r w:rsidDel="00000000" w:rsidR="00000000" w:rsidRPr="00000000">
        <w:rPr>
          <w:b w:val="1"/>
          <w:rtl w:val="0"/>
        </w:rPr>
        <w:t xml:space="preserve">Grafana Dashboards</w:t>
      </w:r>
      <w:r w:rsidDel="00000000" w:rsidR="00000000" w:rsidRPr="00000000">
        <w:rPr>
          <w:rtl w:val="0"/>
        </w:rPr>
        <w:t xml:space="preserve">, providing the monitoring teams with insights into system performance, potential bottlenecks, and service availability across multiple zones and use cases.</w:t>
      </w:r>
    </w:p>
    <w:p w:rsidR="00000000" w:rsidDel="00000000" w:rsidP="00000000" w:rsidRDefault="00000000" w:rsidRPr="00000000" w14:paraId="0000031A">
      <w:pPr>
        <w:spacing w:after="240" w:before="240" w:lineRule="auto"/>
        <w:rPr/>
      </w:pPr>
      <w:r w:rsidDel="00000000" w:rsidR="00000000" w:rsidRPr="00000000">
        <w:rPr>
          <w:rtl w:val="0"/>
        </w:rPr>
        <w:t xml:space="preserve">This observability pipeline is fully scalable and resilient, ensuring end-to-end monitoring even during peak load when the system is scaled over 10x.</w:t>
      </w:r>
    </w:p>
    <w:p w:rsidR="00000000" w:rsidDel="00000000" w:rsidP="00000000" w:rsidRDefault="00000000" w:rsidRPr="00000000" w14:paraId="0000031B">
      <w:pPr>
        <w:pStyle w:val="Heading4"/>
        <w:keepNext w:val="0"/>
        <w:keepLines w:val="0"/>
        <w:rPr>
          <w:color w:val="0000ff"/>
        </w:rPr>
      </w:pPr>
      <w:bookmarkStart w:colFirst="0" w:colLast="0" w:name="_o8o26gmbzv2a" w:id="63"/>
      <w:bookmarkEnd w:id="63"/>
      <w:r w:rsidDel="00000000" w:rsidR="00000000" w:rsidRPr="00000000">
        <w:rPr>
          <w:color w:val="0000ff"/>
          <w:rtl w:val="0"/>
        </w:rPr>
        <w:t xml:space="preserve">3.6.2 Infrastructure Logging</w:t>
      </w:r>
    </w:p>
    <w:p w:rsidR="00000000" w:rsidDel="00000000" w:rsidP="00000000" w:rsidRDefault="00000000" w:rsidRPr="00000000" w14:paraId="0000031C">
      <w:pPr>
        <w:spacing w:after="240" w:line="240" w:lineRule="auto"/>
        <w:rPr/>
      </w:pPr>
      <w:r w:rsidDel="00000000" w:rsidR="00000000" w:rsidRPr="00000000">
        <w:rPr>
          <w:rtl w:val="0"/>
        </w:rPr>
        <w:t xml:space="preserve">To maintain deep visibility into network, infrastructure, and security-level operations, the system integrates several AWS native services:</w:t>
      </w:r>
    </w:p>
    <w:p w:rsidR="00000000" w:rsidDel="00000000" w:rsidP="00000000" w:rsidRDefault="00000000" w:rsidRPr="00000000" w14:paraId="0000031D">
      <w:pPr>
        <w:numPr>
          <w:ilvl w:val="0"/>
          <w:numId w:val="89"/>
        </w:numPr>
        <w:spacing w:after="0" w:afterAutospacing="0" w:line="240" w:lineRule="auto"/>
        <w:ind w:left="720" w:hanging="360"/>
      </w:pPr>
      <w:r w:rsidDel="00000000" w:rsidR="00000000" w:rsidRPr="00000000">
        <w:rPr>
          <w:b w:val="1"/>
          <w:rtl w:val="0"/>
        </w:rPr>
        <w:t xml:space="preserve">AWS CloudWatch Logs</w:t>
      </w:r>
      <w:r w:rsidDel="00000000" w:rsidR="00000000" w:rsidRPr="00000000">
        <w:rPr>
          <w:rtl w:val="0"/>
        </w:rPr>
        <w:t xml:space="preserve"> capture logs from EC2 instances, autoscaling groups, and system-level operations across services.</w:t>
      </w:r>
    </w:p>
    <w:p w:rsidR="00000000" w:rsidDel="00000000" w:rsidP="00000000" w:rsidRDefault="00000000" w:rsidRPr="00000000" w14:paraId="0000031E">
      <w:pPr>
        <w:numPr>
          <w:ilvl w:val="0"/>
          <w:numId w:val="89"/>
        </w:numPr>
        <w:spacing w:after="0" w:afterAutospacing="0" w:line="240" w:lineRule="auto"/>
        <w:ind w:left="720" w:hanging="360"/>
      </w:pPr>
      <w:r w:rsidDel="00000000" w:rsidR="00000000" w:rsidRPr="00000000">
        <w:rPr>
          <w:b w:val="1"/>
          <w:rtl w:val="0"/>
        </w:rPr>
        <w:t xml:space="preserve">CloudTrail Logs </w:t>
      </w:r>
      <w:r w:rsidDel="00000000" w:rsidR="00000000" w:rsidRPr="00000000">
        <w:rPr>
          <w:rtl w:val="0"/>
        </w:rPr>
        <w:t xml:space="preserve">provide a complete audit trail of all user/API activities across the AWS account, essential for compliance, debugging, and tracing configuration changes or access anomalies.</w:t>
      </w:r>
    </w:p>
    <w:p w:rsidR="00000000" w:rsidDel="00000000" w:rsidP="00000000" w:rsidRDefault="00000000" w:rsidRPr="00000000" w14:paraId="0000031F">
      <w:pPr>
        <w:numPr>
          <w:ilvl w:val="0"/>
          <w:numId w:val="89"/>
        </w:numPr>
        <w:spacing w:line="240" w:lineRule="auto"/>
        <w:ind w:left="720" w:hanging="360"/>
      </w:pPr>
      <w:r w:rsidDel="00000000" w:rsidR="00000000" w:rsidRPr="00000000">
        <w:rPr>
          <w:b w:val="1"/>
          <w:rtl w:val="0"/>
        </w:rPr>
        <w:t xml:space="preserve">DNS Logs </w:t>
      </w:r>
      <w:r w:rsidDel="00000000" w:rsidR="00000000" w:rsidRPr="00000000">
        <w:rPr>
          <w:rtl w:val="0"/>
        </w:rPr>
        <w:t xml:space="preserve">(via Route 53) track DNS resolution activity to detect misuse, outages, or unexpected spikes in traffic.</w:t>
      </w:r>
    </w:p>
    <w:p w:rsidR="00000000" w:rsidDel="00000000" w:rsidP="00000000" w:rsidRDefault="00000000" w:rsidRPr="00000000" w14:paraId="00000320">
      <w:pPr>
        <w:numPr>
          <w:ilvl w:val="0"/>
          <w:numId w:val="89"/>
        </w:numPr>
        <w:spacing w:after="240" w:line="240" w:lineRule="auto"/>
        <w:ind w:left="720" w:hanging="360"/>
      </w:pPr>
      <w:r w:rsidDel="00000000" w:rsidR="00000000" w:rsidRPr="00000000">
        <w:rPr>
          <w:b w:val="1"/>
          <w:rtl w:val="0"/>
        </w:rPr>
        <w:t xml:space="preserve">VPC Flow Logs</w:t>
      </w:r>
      <w:r w:rsidDel="00000000" w:rsidR="00000000" w:rsidRPr="00000000">
        <w:rPr>
          <w:rtl w:val="0"/>
        </w:rPr>
        <w:t xml:space="preserve"> monitor all ingress and egress traffic across subnets and interfaces, providing full visibility into network communication patterns , crucial for both security and performance diagnosis.</w:t>
      </w:r>
    </w:p>
    <w:p w:rsidR="00000000" w:rsidDel="00000000" w:rsidP="00000000" w:rsidRDefault="00000000" w:rsidRPr="00000000" w14:paraId="00000321">
      <w:pPr>
        <w:spacing w:after="240" w:before="240" w:lineRule="auto"/>
        <w:rPr/>
      </w:pPr>
      <w:r w:rsidDel="00000000" w:rsidR="00000000" w:rsidRPr="00000000">
        <w:rPr>
          <w:rtl w:val="0"/>
        </w:rPr>
        <w:t xml:space="preserve">Together, these tools form the infrastructure backbone for logging and would be integrated into automated security monitoring and alerting pipelines.</w:t>
      </w:r>
    </w:p>
    <w:p w:rsidR="00000000" w:rsidDel="00000000" w:rsidP="00000000" w:rsidRDefault="00000000" w:rsidRPr="00000000" w14:paraId="00000322">
      <w:pPr>
        <w:pStyle w:val="Heading4"/>
        <w:rPr>
          <w:color w:val="0000ff"/>
        </w:rPr>
      </w:pPr>
      <w:bookmarkStart w:colFirst="0" w:colLast="0" w:name="_pps4dlobh0ll" w:id="64"/>
      <w:bookmarkEnd w:id="64"/>
      <w:r w:rsidDel="00000000" w:rsidR="00000000" w:rsidRPr="00000000">
        <w:rPr>
          <w:color w:val="0000ff"/>
          <w:rtl w:val="0"/>
        </w:rPr>
        <w:t xml:space="preserve">3.6.3 Alerting, Notifications Consumer Tools</w:t>
      </w:r>
    </w:p>
    <w:p w:rsidR="00000000" w:rsidDel="00000000" w:rsidP="00000000" w:rsidRDefault="00000000" w:rsidRPr="00000000" w14:paraId="00000323">
      <w:pPr>
        <w:rPr/>
      </w:pPr>
      <w:r w:rsidDel="00000000" w:rsidR="00000000" w:rsidRPr="00000000">
        <w:rPr>
          <w:rtl w:val="0"/>
        </w:rPr>
        <w:t xml:space="preserve">Monitoring is only as effective as the actions taken in response. To that end, the system uses a combination of tools to ensure real-time incident awareness and resolution:</w:t>
      </w:r>
    </w:p>
    <w:p w:rsidR="00000000" w:rsidDel="00000000" w:rsidP="00000000" w:rsidRDefault="00000000" w:rsidRPr="00000000" w14:paraId="00000324">
      <w:pPr>
        <w:numPr>
          <w:ilvl w:val="0"/>
          <w:numId w:val="184"/>
        </w:numPr>
        <w:spacing w:after="0" w:afterAutospacing="0" w:line="240" w:lineRule="auto"/>
        <w:ind w:left="720" w:hanging="360"/>
      </w:pPr>
      <w:r w:rsidDel="00000000" w:rsidR="00000000" w:rsidRPr="00000000">
        <w:rPr>
          <w:b w:val="1"/>
          <w:rtl w:val="0"/>
        </w:rPr>
        <w:t xml:space="preserve">PagerDuty </w:t>
      </w:r>
      <w:r w:rsidDel="00000000" w:rsidR="00000000" w:rsidRPr="00000000">
        <w:rPr>
          <w:rtl w:val="0"/>
        </w:rPr>
        <w:t xml:space="preserve">is used for on-call alerting and incident escalation. Custom rules are defined based on critical metrics or failure patterns (e.g., service downtime, processing latency spikes, DynamoDB throttling).</w:t>
      </w:r>
    </w:p>
    <w:p w:rsidR="00000000" w:rsidDel="00000000" w:rsidP="00000000" w:rsidRDefault="00000000" w:rsidRPr="00000000" w14:paraId="00000325">
      <w:pPr>
        <w:numPr>
          <w:ilvl w:val="0"/>
          <w:numId w:val="184"/>
        </w:numPr>
        <w:spacing w:line="240" w:lineRule="auto"/>
        <w:ind w:left="720" w:hanging="360"/>
      </w:pPr>
      <w:r w:rsidDel="00000000" w:rsidR="00000000" w:rsidRPr="00000000">
        <w:rPr>
          <w:b w:val="1"/>
          <w:rtl w:val="0"/>
        </w:rPr>
        <w:t xml:space="preserve">Slack Integration</w:t>
      </w:r>
      <w:r w:rsidDel="00000000" w:rsidR="00000000" w:rsidRPr="00000000">
        <w:rPr>
          <w:rtl w:val="0"/>
        </w:rPr>
        <w:t xml:space="preserve"> allows for real-time alerts and system health summaries to be pushed directly into dedicated operations and engineering channels, promoting rapid response.</w:t>
      </w:r>
    </w:p>
    <w:p w:rsidR="00000000" w:rsidDel="00000000" w:rsidP="00000000" w:rsidRDefault="00000000" w:rsidRPr="00000000" w14:paraId="00000326">
      <w:pPr>
        <w:numPr>
          <w:ilvl w:val="0"/>
          <w:numId w:val="184"/>
        </w:numPr>
        <w:spacing w:after="240" w:line="240" w:lineRule="auto"/>
        <w:ind w:left="720" w:hanging="360"/>
      </w:pPr>
      <w:r w:rsidDel="00000000" w:rsidR="00000000" w:rsidRPr="00000000">
        <w:rPr>
          <w:rtl w:val="0"/>
        </w:rPr>
        <w:t xml:space="preserve">OPT Admin &amp; Tech Team UI Dashboards provide real-time visibility into critical components of the system (e.g., active routes, stuck commuter events, failed message retries), with role-based access for operational users, customer support, and engineering</w:t>
      </w:r>
    </w:p>
    <w:p w:rsidR="00000000" w:rsidDel="00000000" w:rsidP="00000000" w:rsidRDefault="00000000" w:rsidRPr="00000000" w14:paraId="00000327">
      <w:pPr>
        <w:rPr/>
      </w:pPr>
      <w:r w:rsidDel="00000000" w:rsidR="00000000" w:rsidRPr="00000000">
        <w:rPr/>
        <w:drawing>
          <wp:inline distB="114300" distT="114300" distL="114300" distR="114300">
            <wp:extent cx="7620000" cy="4394200"/>
            <wp:effectExtent b="0" l="0" r="0" t="0"/>
            <wp:docPr id="1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76200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ind w:left="2880" w:firstLine="720"/>
        <w:rPr>
          <w:b w:val="1"/>
          <w:color w:val="0000ff"/>
        </w:rPr>
      </w:pPr>
      <w:r w:rsidDel="00000000" w:rsidR="00000000" w:rsidRPr="00000000">
        <w:rPr>
          <w:b w:val="1"/>
          <w:color w:val="0000ff"/>
          <w:rtl w:val="0"/>
        </w:rPr>
        <w:t xml:space="preserve">Figure 3.6 Monitoring &amp; Logging Diagram</w:t>
      </w:r>
    </w:p>
    <w:p w:rsidR="00000000" w:rsidDel="00000000" w:rsidP="00000000" w:rsidRDefault="00000000" w:rsidRPr="00000000" w14:paraId="0000032A">
      <w:pPr>
        <w:rPr>
          <w:b w:val="1"/>
          <w:color w:val="0000ff"/>
        </w:rPr>
      </w:pPr>
      <w:r w:rsidDel="00000000" w:rsidR="00000000" w:rsidRPr="00000000">
        <w:rPr>
          <w:rtl w:val="0"/>
        </w:rPr>
      </w:r>
    </w:p>
    <w:p w:rsidR="00000000" w:rsidDel="00000000" w:rsidP="00000000" w:rsidRDefault="00000000" w:rsidRPr="00000000" w14:paraId="0000032B">
      <w:pPr>
        <w:pStyle w:val="Heading3"/>
        <w:rPr>
          <w:color w:val="0000ff"/>
        </w:rPr>
      </w:pPr>
      <w:bookmarkStart w:colFirst="0" w:colLast="0" w:name="_7vilb0ejefc5" w:id="65"/>
      <w:bookmarkEnd w:id="65"/>
      <w:r w:rsidDel="00000000" w:rsidR="00000000" w:rsidRPr="00000000">
        <w:rPr>
          <w:color w:val="0000ff"/>
          <w:rtl w:val="0"/>
        </w:rPr>
        <w:t xml:space="preserve">3.7 Security Layer</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t xml:space="preserve">The security monitoring layer comprises systems that collect security-related events from throughout the VPC (both public and private subnets), including network, infrastructure, application, and management events. These events are analyzed to identify anomalies and detect known signs of adversarial activity within the network. The event sources include:</w:t>
      </w:r>
    </w:p>
    <w:p w:rsidR="00000000" w:rsidDel="00000000" w:rsidP="00000000" w:rsidRDefault="00000000" w:rsidRPr="00000000" w14:paraId="0000032E">
      <w:pPr>
        <w:numPr>
          <w:ilvl w:val="0"/>
          <w:numId w:val="176"/>
        </w:numPr>
        <w:ind w:left="720" w:hanging="360"/>
      </w:pPr>
      <w:r w:rsidDel="00000000" w:rsidR="00000000" w:rsidRPr="00000000">
        <w:rPr>
          <w:b w:val="1"/>
          <w:rtl w:val="0"/>
        </w:rPr>
        <w:t xml:space="preserve">VPC Flow logs:</w:t>
      </w:r>
      <w:r w:rsidDel="00000000" w:rsidR="00000000" w:rsidRPr="00000000">
        <w:rPr>
          <w:rtl w:val="0"/>
        </w:rPr>
        <w:t xml:space="preserve"> These logs capture the metadata from traffic flow within the VPC, including the source/destination IPs, port, protocol and connection status. Any anomaly in these flows indicate lateral movement by an adversary. </w:t>
      </w:r>
    </w:p>
    <w:p w:rsidR="00000000" w:rsidDel="00000000" w:rsidP="00000000" w:rsidRDefault="00000000" w:rsidRPr="00000000" w14:paraId="0000032F">
      <w:pPr>
        <w:numPr>
          <w:ilvl w:val="0"/>
          <w:numId w:val="176"/>
        </w:numPr>
        <w:ind w:left="720" w:hanging="360"/>
      </w:pPr>
      <w:r w:rsidDel="00000000" w:rsidR="00000000" w:rsidRPr="00000000">
        <w:rPr>
          <w:b w:val="1"/>
          <w:rtl w:val="0"/>
        </w:rPr>
        <w:t xml:space="preserve">DNS logs:</w:t>
      </w:r>
      <w:r w:rsidDel="00000000" w:rsidR="00000000" w:rsidRPr="00000000">
        <w:rPr>
          <w:rtl w:val="0"/>
        </w:rPr>
        <w:t xml:space="preserve"> They capture the queries and responses, along with the source IP, which is valuable in spotting anomalies, as well as data exfiltration attempts using DNS tunneling. </w:t>
      </w:r>
    </w:p>
    <w:p w:rsidR="00000000" w:rsidDel="00000000" w:rsidP="00000000" w:rsidRDefault="00000000" w:rsidRPr="00000000" w14:paraId="00000330">
      <w:pPr>
        <w:numPr>
          <w:ilvl w:val="0"/>
          <w:numId w:val="176"/>
        </w:numPr>
        <w:ind w:left="720" w:hanging="360"/>
      </w:pPr>
      <w:r w:rsidDel="00000000" w:rsidR="00000000" w:rsidRPr="00000000">
        <w:rPr>
          <w:b w:val="1"/>
          <w:rtl w:val="0"/>
        </w:rPr>
        <w:t xml:space="preserve">CloudTrail logs</w:t>
      </w:r>
      <w:r w:rsidDel="00000000" w:rsidR="00000000" w:rsidRPr="00000000">
        <w:rPr>
          <w:rtl w:val="0"/>
        </w:rPr>
        <w:t xml:space="preserve">: These logs capture API events, along with source IP, identity and parameters, which is helpful to detect unauthorized access, privilege escalation, service misuse and other suspicious activity.</w:t>
      </w:r>
    </w:p>
    <w:p w:rsidR="00000000" w:rsidDel="00000000" w:rsidP="00000000" w:rsidRDefault="00000000" w:rsidRPr="00000000" w14:paraId="00000331">
      <w:pPr>
        <w:rPr/>
      </w:pPr>
      <w:r w:rsidDel="00000000" w:rsidR="00000000" w:rsidRPr="00000000">
        <w:rPr>
          <w:rtl w:val="0"/>
        </w:rPr>
        <w:t xml:space="preserve">These logs would be fed to </w:t>
      </w:r>
      <w:r w:rsidDel="00000000" w:rsidR="00000000" w:rsidRPr="00000000">
        <w:rPr>
          <w:b w:val="1"/>
          <w:rtl w:val="0"/>
        </w:rPr>
        <w:t xml:space="preserve">GuardDuty</w:t>
      </w:r>
      <w:r w:rsidDel="00000000" w:rsidR="00000000" w:rsidRPr="00000000">
        <w:rPr>
          <w:rtl w:val="0"/>
        </w:rPr>
        <w:t xml:space="preserve"> for analysis and the findings would be routed to SNS for alerting. Certain high confidence, severe incidents detected by GuardDuty are fed to lambda for immediate mitigative action, such as network isolation of compromised services. Other events are triaged and investigated by the SOC team using </w:t>
      </w:r>
      <w:r w:rsidDel="00000000" w:rsidR="00000000" w:rsidRPr="00000000">
        <w:rPr>
          <w:b w:val="1"/>
          <w:rtl w:val="0"/>
        </w:rPr>
        <w:t xml:space="preserve">Amazon Detective</w:t>
      </w:r>
      <w:r w:rsidDel="00000000" w:rsidR="00000000" w:rsidRPr="00000000">
        <w:rPr>
          <w:rtl w:val="0"/>
        </w:rPr>
        <w:t xml:space="preserve">. We would also store VPC Flow logs on S3 for long term archival storage for use in forensic investigations.  </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ind w:left="2880" w:firstLine="720"/>
        <w:rPr>
          <w:b w:val="1"/>
          <w:color w:val="0000ff"/>
        </w:rPr>
      </w:pPr>
      <w:r w:rsidDel="00000000" w:rsidR="00000000" w:rsidRPr="00000000">
        <w:rPr>
          <w:rtl w:val="0"/>
        </w:rPr>
      </w:r>
    </w:p>
    <w:p w:rsidR="00000000" w:rsidDel="00000000" w:rsidP="00000000" w:rsidRDefault="00000000" w:rsidRPr="00000000" w14:paraId="00000334">
      <w:pPr>
        <w:ind w:left="2880" w:firstLine="720"/>
        <w:rPr>
          <w:b w:val="1"/>
          <w:color w:val="0000ff"/>
        </w:rPr>
      </w:pPr>
      <w:r w:rsidDel="00000000" w:rsidR="00000000" w:rsidRPr="00000000">
        <w:rPr>
          <w:rtl w:val="0"/>
        </w:rPr>
      </w:r>
    </w:p>
    <w:p w:rsidR="00000000" w:rsidDel="00000000" w:rsidP="00000000" w:rsidRDefault="00000000" w:rsidRPr="00000000" w14:paraId="00000335">
      <w:pPr>
        <w:rPr>
          <w:b w:val="1"/>
          <w:color w:val="0000ff"/>
        </w:rPr>
      </w:pPr>
      <w:r w:rsidDel="00000000" w:rsidR="00000000" w:rsidRPr="00000000">
        <w:rPr>
          <w:b w:val="1"/>
          <w:color w:val="0000ff"/>
        </w:rPr>
        <w:drawing>
          <wp:inline distB="114300" distT="114300" distL="114300" distR="114300">
            <wp:extent cx="7620000" cy="3136900"/>
            <wp:effectExtent b="0" l="0" r="0" t="0"/>
            <wp:docPr id="6"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76200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rPr>
          <w:b w:val="1"/>
          <w:color w:val="0000ff"/>
        </w:rPr>
      </w:pPr>
      <w:r w:rsidDel="00000000" w:rsidR="00000000" w:rsidRPr="00000000">
        <w:rPr>
          <w:rtl w:val="0"/>
        </w:rPr>
      </w:r>
    </w:p>
    <w:p w:rsidR="00000000" w:rsidDel="00000000" w:rsidP="00000000" w:rsidRDefault="00000000" w:rsidRPr="00000000" w14:paraId="00000337">
      <w:pPr>
        <w:ind w:left="2880" w:firstLine="720"/>
        <w:rPr>
          <w:b w:val="1"/>
          <w:color w:val="0000ff"/>
        </w:rPr>
      </w:pPr>
      <w:r w:rsidDel="00000000" w:rsidR="00000000" w:rsidRPr="00000000">
        <w:rPr>
          <w:b w:val="1"/>
          <w:color w:val="0000ff"/>
          <w:rtl w:val="0"/>
        </w:rPr>
        <w:t xml:space="preserve">Figure 3.7 Security Layer Diagram</w:t>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pStyle w:val="Heading3"/>
        <w:rPr>
          <w:color w:val="0000ff"/>
        </w:rPr>
      </w:pPr>
      <w:bookmarkStart w:colFirst="0" w:colLast="0" w:name="_edqx9c410rdg" w:id="66"/>
      <w:bookmarkEnd w:id="66"/>
      <w:r w:rsidDel="00000000" w:rsidR="00000000" w:rsidRPr="00000000">
        <w:rPr>
          <w:color w:val="0000ff"/>
          <w:rtl w:val="0"/>
        </w:rPr>
        <w:t xml:space="preserve">3.8</w:t>
      </w:r>
      <w:r w:rsidDel="00000000" w:rsidR="00000000" w:rsidRPr="00000000">
        <w:rPr>
          <w:rtl w:val="0"/>
        </w:rPr>
        <w:t xml:space="preserve"> </w:t>
      </w:r>
      <w:r w:rsidDel="00000000" w:rsidR="00000000" w:rsidRPr="00000000">
        <w:rPr>
          <w:color w:val="0000ff"/>
          <w:rtl w:val="0"/>
        </w:rPr>
        <w:t xml:space="preserve">Full Architecture Diagram</w:t>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t xml:space="preserve">The following diagram provides a high-level view of the complete system architecture, illustrating how the various layers interact within the platform.</w:t>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b w:val="1"/>
        </w:rPr>
      </w:pPr>
      <w:hyperlink r:id="rId20">
        <w:r w:rsidDel="00000000" w:rsidR="00000000" w:rsidRPr="00000000">
          <w:rPr>
            <w:b w:val="1"/>
            <w:color w:val="1155cc"/>
            <w:u w:val="single"/>
            <w:rtl w:val="0"/>
          </w:rPr>
          <w:t xml:space="preserve">View Full Architecture Diagram</w:t>
        </w:r>
      </w:hyperlink>
      <w:r w:rsidDel="00000000" w:rsidR="00000000" w:rsidRPr="00000000">
        <w:rPr>
          <w:b w:val="1"/>
          <w:rtl w:val="0"/>
        </w:rPr>
        <w:t xml:space="preserve"> </w:t>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t xml:space="preserve">For detailed explanations of each layer, refer to the corresponding sections (3.1 to 3.7) above.</w:t>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pStyle w:val="Heading2"/>
        <w:rPr>
          <w:color w:val="0000ff"/>
        </w:rPr>
      </w:pPr>
      <w:bookmarkStart w:colFirst="0" w:colLast="0" w:name="_gagvrtsiscwf" w:id="67"/>
      <w:bookmarkEnd w:id="67"/>
      <w:r w:rsidDel="00000000" w:rsidR="00000000" w:rsidRPr="00000000">
        <w:rPr>
          <w:color w:val="0000ff"/>
          <w:rtl w:val="0"/>
        </w:rPr>
        <w:t xml:space="preserve">4. GPS Tracking &amp; Dynamic Routing</w:t>
      </w:r>
    </w:p>
    <w:p w:rsidR="00000000" w:rsidDel="00000000" w:rsidP="00000000" w:rsidRDefault="00000000" w:rsidRPr="00000000" w14:paraId="00000343">
      <w:pPr>
        <w:pStyle w:val="Heading3"/>
        <w:keepNext w:val="0"/>
        <w:keepLines w:val="0"/>
        <w:spacing w:before="280" w:lineRule="auto"/>
        <w:rPr>
          <w:b w:val="1"/>
          <w:color w:val="0000ff"/>
          <w:sz w:val="26"/>
          <w:szCs w:val="26"/>
        </w:rPr>
      </w:pPr>
      <w:bookmarkStart w:colFirst="0" w:colLast="0" w:name="_8vlh43x3urwj" w:id="68"/>
      <w:bookmarkEnd w:id="68"/>
      <w:r w:rsidDel="00000000" w:rsidR="00000000" w:rsidRPr="00000000">
        <w:rPr>
          <w:b w:val="1"/>
          <w:color w:val="0000ff"/>
          <w:sz w:val="26"/>
          <w:szCs w:val="26"/>
          <w:rtl w:val="0"/>
        </w:rPr>
        <w:t xml:space="preserve">4.1 Dynamic Dispatch overview</w:t>
      </w:r>
    </w:p>
    <w:p w:rsidR="00000000" w:rsidDel="00000000" w:rsidP="00000000" w:rsidRDefault="00000000" w:rsidRPr="00000000" w14:paraId="00000344">
      <w:pPr>
        <w:spacing w:after="240" w:before="240" w:lineRule="auto"/>
        <w:rPr/>
      </w:pPr>
      <w:r w:rsidDel="00000000" w:rsidR="00000000" w:rsidRPr="00000000">
        <w:rPr>
          <w:rtl w:val="0"/>
        </w:rPr>
        <w:t xml:space="preserve">Sentry SBMS offers a pragmatic balance between providing transport providers autonomy and maintaining a high level of flexibility, observability and accountability for the dispatch team.  The system was designed to prioritize the following:</w:t>
      </w:r>
    </w:p>
    <w:p w:rsidR="00000000" w:rsidDel="00000000" w:rsidP="00000000" w:rsidRDefault="00000000" w:rsidRPr="00000000" w14:paraId="00000345">
      <w:pPr>
        <w:numPr>
          <w:ilvl w:val="0"/>
          <w:numId w:val="51"/>
        </w:numPr>
        <w:spacing w:after="0" w:afterAutospacing="0" w:before="240" w:lineRule="auto"/>
        <w:ind w:left="720" w:hanging="360"/>
      </w:pPr>
      <w:r w:rsidDel="00000000" w:rsidR="00000000" w:rsidRPr="00000000">
        <w:rPr>
          <w:rtl w:val="0"/>
        </w:rPr>
        <w:t xml:space="preserve">Providing a birdseye view of active routes across the entire service area with real-time vehicle location, with passenger &amp; driver information, expected time of arrival, and vehicle speed.</w:t>
      </w:r>
    </w:p>
    <w:p w:rsidR="00000000" w:rsidDel="00000000" w:rsidP="00000000" w:rsidRDefault="00000000" w:rsidRPr="00000000" w14:paraId="00000346">
      <w:pPr>
        <w:numPr>
          <w:ilvl w:val="0"/>
          <w:numId w:val="51"/>
        </w:numPr>
        <w:spacing w:after="0" w:afterAutospacing="0" w:before="0" w:beforeAutospacing="0" w:lineRule="auto"/>
        <w:ind w:left="720" w:hanging="360"/>
      </w:pPr>
      <w:r w:rsidDel="00000000" w:rsidR="00000000" w:rsidRPr="00000000">
        <w:rPr>
          <w:rtl w:val="0"/>
        </w:rPr>
        <w:t xml:space="preserve">Integrating live traffic data feeds provided by both government agencies, navigation providers, and the vehicle operators  into the Live Map.</w:t>
      </w:r>
    </w:p>
    <w:p w:rsidR="00000000" w:rsidDel="00000000" w:rsidP="00000000" w:rsidRDefault="00000000" w:rsidRPr="00000000" w14:paraId="00000347">
      <w:pPr>
        <w:numPr>
          <w:ilvl w:val="0"/>
          <w:numId w:val="51"/>
        </w:numPr>
        <w:spacing w:after="0" w:afterAutospacing="0" w:before="0" w:beforeAutospacing="0" w:lineRule="auto"/>
        <w:ind w:left="720" w:hanging="360"/>
      </w:pPr>
      <w:r w:rsidDel="00000000" w:rsidR="00000000" w:rsidRPr="00000000">
        <w:rPr>
          <w:rtl w:val="0"/>
        </w:rPr>
        <w:t xml:space="preserve">Anticipating disruptions to current and upcoming vehicle routes and proactively providing alternate routes, while tracking updated ETAs through the alternate routes</w:t>
      </w:r>
    </w:p>
    <w:p w:rsidR="00000000" w:rsidDel="00000000" w:rsidP="00000000" w:rsidRDefault="00000000" w:rsidRPr="00000000" w14:paraId="00000348">
      <w:pPr>
        <w:numPr>
          <w:ilvl w:val="0"/>
          <w:numId w:val="51"/>
        </w:numPr>
        <w:spacing w:after="0" w:afterAutospacing="0" w:before="0" w:beforeAutospacing="0" w:lineRule="auto"/>
        <w:ind w:left="720" w:hanging="360"/>
      </w:pPr>
      <w:r w:rsidDel="00000000" w:rsidR="00000000" w:rsidRPr="00000000">
        <w:rPr>
          <w:rtl w:val="0"/>
        </w:rPr>
        <w:t xml:space="preserve">Tracking the status and location of all Drivers on their routes managed by the dispatch system, as well as all passenger embark and disembark events.</w:t>
      </w:r>
    </w:p>
    <w:p w:rsidR="00000000" w:rsidDel="00000000" w:rsidP="00000000" w:rsidRDefault="00000000" w:rsidRPr="00000000" w14:paraId="00000349">
      <w:pPr>
        <w:numPr>
          <w:ilvl w:val="0"/>
          <w:numId w:val="51"/>
        </w:numPr>
        <w:spacing w:after="0" w:afterAutospacing="0" w:before="0" w:beforeAutospacing="0" w:lineRule="auto"/>
        <w:ind w:left="720" w:hanging="360"/>
      </w:pPr>
      <w:r w:rsidDel="00000000" w:rsidR="00000000" w:rsidRPr="00000000">
        <w:rPr>
          <w:rtl w:val="0"/>
        </w:rPr>
        <w:t xml:space="preserve">Issuing warning and alerts for non-trivial route deviations, and</w:t>
      </w:r>
    </w:p>
    <w:p w:rsidR="00000000" w:rsidDel="00000000" w:rsidP="00000000" w:rsidRDefault="00000000" w:rsidRPr="00000000" w14:paraId="0000034A">
      <w:pPr>
        <w:numPr>
          <w:ilvl w:val="0"/>
          <w:numId w:val="51"/>
        </w:numPr>
        <w:spacing w:after="240" w:before="0" w:beforeAutospacing="0" w:lineRule="auto"/>
        <w:ind w:left="720" w:hanging="360"/>
      </w:pPr>
      <w:r w:rsidDel="00000000" w:rsidR="00000000" w:rsidRPr="00000000">
        <w:rPr>
          <w:rtl w:val="0"/>
        </w:rPr>
        <w:t xml:space="preserve">Allowing for manual intervention by dispatch agents to modify both the existing trips as well as the pre-scheduled routes to react to unforeseen circumstances.</w:t>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jc w:val="center"/>
        <w:rPr/>
      </w:pPr>
      <w:r w:rsidDel="00000000" w:rsidR="00000000" w:rsidRPr="00000000">
        <w:rPr/>
        <w:drawing>
          <wp:inline distB="114300" distT="114300" distL="114300" distR="114300">
            <wp:extent cx="6070600" cy="7620000"/>
            <wp:effectExtent b="0" l="0" r="0" t="0"/>
            <wp:docPr id="9"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60706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pStyle w:val="Heading3"/>
        <w:keepNext w:val="0"/>
        <w:keepLines w:val="0"/>
        <w:spacing w:before="280" w:lineRule="auto"/>
        <w:rPr/>
      </w:pPr>
      <w:bookmarkStart w:colFirst="0" w:colLast="0" w:name="_avyc9jqu76rf" w:id="69"/>
      <w:bookmarkEnd w:id="69"/>
      <w:r w:rsidDel="00000000" w:rsidR="00000000" w:rsidRPr="00000000">
        <w:rPr>
          <w:b w:val="1"/>
          <w:color w:val="0000ff"/>
          <w:sz w:val="26"/>
          <w:szCs w:val="26"/>
          <w:rtl w:val="0"/>
        </w:rPr>
        <w:t xml:space="preserve">4.2 Transport Vehicle Application &amp; Device</w:t>
      </w:r>
      <w:r w:rsidDel="00000000" w:rsidR="00000000" w:rsidRPr="00000000">
        <w:rPr>
          <w:rtl w:val="0"/>
        </w:rPr>
      </w:r>
    </w:p>
    <w:p w:rsidR="00000000" w:rsidDel="00000000" w:rsidP="00000000" w:rsidRDefault="00000000" w:rsidRPr="00000000" w14:paraId="0000034E">
      <w:pPr>
        <w:spacing w:after="240" w:before="240" w:lineRule="auto"/>
        <w:rPr/>
      </w:pPr>
      <w:r w:rsidDel="00000000" w:rsidR="00000000" w:rsidRPr="00000000">
        <w:rPr>
          <w:rtl w:val="0"/>
        </w:rPr>
        <w:t xml:space="preserve">Each driver managed by the SBMS will be utilizing the Driver Mobile Application to improve the simplicity and punctuality of their driving experience.  The Application will provide turn-by-turn navigation in a couple of flavors.  The embedded Map application will show 2 separate routes representing: </w:t>
      </w:r>
    </w:p>
    <w:p w:rsidR="00000000" w:rsidDel="00000000" w:rsidP="00000000" w:rsidRDefault="00000000" w:rsidRPr="00000000" w14:paraId="0000034F">
      <w:pPr>
        <w:numPr>
          <w:ilvl w:val="0"/>
          <w:numId w:val="21"/>
        </w:numPr>
        <w:spacing w:after="0" w:afterAutospacing="0" w:before="240" w:lineRule="auto"/>
        <w:ind w:left="720" w:hanging="360"/>
      </w:pPr>
      <w:r w:rsidDel="00000000" w:rsidR="00000000" w:rsidRPr="00000000">
        <w:rPr>
          <w:rtl w:val="0"/>
        </w:rPr>
        <w:t xml:space="preserve">the fastest route available for their vehicle class (As presented by their Navigation Provider of choice. I.E. Google, Waze,Apple)</w:t>
      </w:r>
    </w:p>
    <w:p w:rsidR="00000000" w:rsidDel="00000000" w:rsidP="00000000" w:rsidRDefault="00000000" w:rsidRPr="00000000" w14:paraId="00000350">
      <w:pPr>
        <w:numPr>
          <w:ilvl w:val="0"/>
          <w:numId w:val="21"/>
        </w:numPr>
        <w:spacing w:after="240" w:before="0" w:beforeAutospacing="0" w:lineRule="auto"/>
        <w:ind w:left="720" w:hanging="360"/>
      </w:pPr>
      <w:r w:rsidDel="00000000" w:rsidR="00000000" w:rsidRPr="00000000">
        <w:rPr>
          <w:rtl w:val="0"/>
        </w:rPr>
        <w:t xml:space="preserve">Dispatch Provided Route which is either the default route, or an alternate route provided via dispatch agent intervention.</w:t>
      </w:r>
    </w:p>
    <w:p w:rsidR="00000000" w:rsidDel="00000000" w:rsidP="00000000" w:rsidRDefault="00000000" w:rsidRPr="00000000" w14:paraId="00000351">
      <w:pPr>
        <w:spacing w:after="240" w:before="240" w:lineRule="auto"/>
        <w:rPr/>
      </w:pPr>
      <w:r w:rsidDel="00000000" w:rsidR="00000000" w:rsidRPr="00000000">
        <w:rPr>
          <w:rtl w:val="0"/>
        </w:rPr>
        <w:t xml:space="preserve">The Routes provided will include all necessary stops, and for Busses that provide Door-to-School service, will intelligently skip stops that are not necessary on that particular date due to Planned Student Absences or Student having an alternate mode of transportation.</w:t>
      </w:r>
    </w:p>
    <w:p w:rsidR="00000000" w:rsidDel="00000000" w:rsidP="00000000" w:rsidRDefault="00000000" w:rsidRPr="00000000" w14:paraId="00000352">
      <w:pPr>
        <w:spacing w:after="240" w:before="240" w:lineRule="auto"/>
        <w:rPr/>
      </w:pPr>
      <w:r w:rsidDel="00000000" w:rsidR="00000000" w:rsidRPr="00000000">
        <w:rPr>
          <w:rtl w:val="0"/>
        </w:rPr>
        <w:t xml:space="preserve">The onus is on the driver to choose between the Navigation Provider’s optimized route and their routine predetermined route.  We want to give the flexibility to react to developing traffic and road conditions.  Drivers will also be given the ability to relay current traffic and road statuses to SBMS cloud via quick buttons on their navigation application.  These  statuses will be highlighted in the Central Dispatch Application and can be actioned upon by dispatch agents.</w:t>
      </w:r>
    </w:p>
    <w:p w:rsidR="00000000" w:rsidDel="00000000" w:rsidP="00000000" w:rsidRDefault="00000000" w:rsidRPr="00000000" w14:paraId="00000353">
      <w:pPr>
        <w:spacing w:after="240" w:before="240" w:lineRule="auto"/>
        <w:rPr/>
      </w:pPr>
      <w:r w:rsidDel="00000000" w:rsidR="00000000" w:rsidRPr="00000000">
        <w:rPr>
          <w:rtl w:val="0"/>
        </w:rPr>
        <w:t xml:space="preserve">Each vehicle managed by the SBMS will actively feed their GPS Location to the SBMS cloud application.  This GPS data will  be tracked and sent via the mobile application through mobile device’s 5g data plans as well as through Satellite GPS Tracking Devices which will work without cellular coverage.  This ensures that GPS tracking is always on.  There’ll also be onboard accelerometers and gyrometers to determine the speed of the vehicles.  This information will be ingested into SMBS Cloud similar to the GPS data.  This combination of data allows us to provide insight on the driver as well as the routes they are provided.</w:t>
      </w:r>
    </w:p>
    <w:p w:rsidR="00000000" w:rsidDel="00000000" w:rsidP="00000000" w:rsidRDefault="00000000" w:rsidRPr="00000000" w14:paraId="00000354">
      <w:pPr>
        <w:spacing w:after="240" w:before="240" w:lineRule="auto"/>
        <w:rPr/>
      </w:pPr>
      <w:r w:rsidDel="00000000" w:rsidR="00000000" w:rsidRPr="00000000">
        <w:rPr>
          <w:rtl w:val="0"/>
        </w:rPr>
      </w:r>
    </w:p>
    <w:p w:rsidR="00000000" w:rsidDel="00000000" w:rsidP="00000000" w:rsidRDefault="00000000" w:rsidRPr="00000000" w14:paraId="00000355">
      <w:pPr>
        <w:pStyle w:val="Heading3"/>
        <w:keepNext w:val="0"/>
        <w:keepLines w:val="0"/>
        <w:spacing w:before="280" w:lineRule="auto"/>
        <w:rPr>
          <w:b w:val="1"/>
          <w:color w:val="0000ff"/>
          <w:sz w:val="26"/>
          <w:szCs w:val="26"/>
        </w:rPr>
      </w:pPr>
      <w:bookmarkStart w:colFirst="0" w:colLast="0" w:name="_hp9erzwxombw" w:id="70"/>
      <w:bookmarkEnd w:id="70"/>
      <w:r w:rsidDel="00000000" w:rsidR="00000000" w:rsidRPr="00000000">
        <w:rPr>
          <w:b w:val="1"/>
          <w:color w:val="0000ff"/>
          <w:sz w:val="26"/>
          <w:szCs w:val="26"/>
          <w:rtl w:val="0"/>
        </w:rPr>
        <w:t xml:space="preserve">4.3 Central Dispatch Application</w:t>
      </w:r>
    </w:p>
    <w:p w:rsidR="00000000" w:rsidDel="00000000" w:rsidP="00000000" w:rsidRDefault="00000000" w:rsidRPr="00000000" w14:paraId="00000356">
      <w:pPr>
        <w:spacing w:after="240" w:before="240" w:lineRule="auto"/>
        <w:rPr/>
      </w:pPr>
      <w:r w:rsidDel="00000000" w:rsidR="00000000" w:rsidRPr="00000000">
        <w:rPr>
          <w:rtl w:val="0"/>
        </w:rPr>
        <w:t xml:space="preserve">The Central Dispatch Application (CDA) will provide dispatch agents with a near-Omniscient view of the active vehicle operators under their management.  An interactive map will be the central focus of the application.  Key Features of the Application are:</w:t>
      </w:r>
    </w:p>
    <w:p w:rsidR="00000000" w:rsidDel="00000000" w:rsidP="00000000" w:rsidRDefault="00000000" w:rsidRPr="00000000" w14:paraId="00000357">
      <w:pPr>
        <w:numPr>
          <w:ilvl w:val="0"/>
          <w:numId w:val="147"/>
        </w:numPr>
        <w:spacing w:after="0" w:afterAutospacing="0" w:before="240" w:lineRule="auto"/>
        <w:ind w:left="720" w:hanging="360"/>
      </w:pPr>
      <w:r w:rsidDel="00000000" w:rsidR="00000000" w:rsidRPr="00000000">
        <w:rPr>
          <w:rtl w:val="0"/>
        </w:rPr>
        <w:t xml:space="preserve">View the Location and Status of all in progress trips.</w:t>
      </w:r>
    </w:p>
    <w:p w:rsidR="00000000" w:rsidDel="00000000" w:rsidP="00000000" w:rsidRDefault="00000000" w:rsidRPr="00000000" w14:paraId="00000358">
      <w:pPr>
        <w:numPr>
          <w:ilvl w:val="0"/>
          <w:numId w:val="147"/>
        </w:numPr>
        <w:spacing w:after="0" w:afterAutospacing="0" w:before="0" w:beforeAutospacing="0" w:lineRule="auto"/>
        <w:ind w:left="720" w:hanging="360"/>
      </w:pPr>
      <w:r w:rsidDel="00000000" w:rsidR="00000000" w:rsidRPr="00000000">
        <w:rPr>
          <w:rtl w:val="0"/>
        </w:rPr>
        <w:t xml:space="preserve">Drill down to individual Trips to see real time data on the Driver, Vehicle and Passengers</w:t>
      </w:r>
    </w:p>
    <w:p w:rsidR="00000000" w:rsidDel="00000000" w:rsidP="00000000" w:rsidRDefault="00000000" w:rsidRPr="00000000" w14:paraId="00000359">
      <w:pPr>
        <w:numPr>
          <w:ilvl w:val="0"/>
          <w:numId w:val="147"/>
        </w:numPr>
        <w:spacing w:after="0" w:afterAutospacing="0" w:before="0" w:beforeAutospacing="0" w:lineRule="auto"/>
        <w:ind w:left="720" w:hanging="360"/>
      </w:pPr>
      <w:r w:rsidDel="00000000" w:rsidR="00000000" w:rsidRPr="00000000">
        <w:rPr>
          <w:rtl w:val="0"/>
        </w:rPr>
        <w:t xml:space="preserve">View Real time Traffic and Road Conditions Road Data</w:t>
      </w:r>
    </w:p>
    <w:p w:rsidR="00000000" w:rsidDel="00000000" w:rsidP="00000000" w:rsidRDefault="00000000" w:rsidRPr="00000000" w14:paraId="0000035A">
      <w:pPr>
        <w:numPr>
          <w:ilvl w:val="0"/>
          <w:numId w:val="147"/>
        </w:numPr>
        <w:spacing w:after="0" w:afterAutospacing="0" w:before="0" w:beforeAutospacing="0" w:lineRule="auto"/>
        <w:ind w:left="720" w:hanging="360"/>
      </w:pPr>
      <w:r w:rsidDel="00000000" w:rsidR="00000000" w:rsidRPr="00000000">
        <w:rPr>
          <w:rtl w:val="0"/>
        </w:rPr>
        <w:t xml:space="preserve">Create, view and edit predefined routes for Vehicles</w:t>
      </w:r>
    </w:p>
    <w:p w:rsidR="00000000" w:rsidDel="00000000" w:rsidP="00000000" w:rsidRDefault="00000000" w:rsidRPr="00000000" w14:paraId="0000035B">
      <w:pPr>
        <w:numPr>
          <w:ilvl w:val="0"/>
          <w:numId w:val="147"/>
        </w:numPr>
        <w:spacing w:after="0" w:afterAutospacing="0" w:before="0" w:beforeAutospacing="0" w:lineRule="auto"/>
        <w:ind w:left="720" w:hanging="360"/>
      </w:pPr>
      <w:r w:rsidDel="00000000" w:rsidR="00000000" w:rsidRPr="00000000">
        <w:rPr>
          <w:rtl w:val="0"/>
        </w:rPr>
        <w:t xml:space="preserve">Update routes for enroute vehicles to suggest alternate routes based on information</w:t>
      </w:r>
    </w:p>
    <w:p w:rsidR="00000000" w:rsidDel="00000000" w:rsidP="00000000" w:rsidRDefault="00000000" w:rsidRPr="00000000" w14:paraId="0000035C">
      <w:pPr>
        <w:numPr>
          <w:ilvl w:val="0"/>
          <w:numId w:val="147"/>
        </w:numPr>
        <w:spacing w:after="0" w:afterAutospacing="0" w:before="0" w:beforeAutospacing="0" w:lineRule="auto"/>
        <w:ind w:left="720" w:hanging="360"/>
      </w:pPr>
      <w:r w:rsidDel="00000000" w:rsidR="00000000" w:rsidRPr="00000000">
        <w:rPr>
          <w:rtl w:val="0"/>
        </w:rPr>
        <w:t xml:space="preserve">Notify users of trip anomalies such as non-trivial route deviations, vehicle speed outliers, major estimated time of arrival increases, route-affecting traffic conditions, etc.</w:t>
      </w:r>
    </w:p>
    <w:p w:rsidR="00000000" w:rsidDel="00000000" w:rsidP="00000000" w:rsidRDefault="00000000" w:rsidRPr="00000000" w14:paraId="0000035D">
      <w:pPr>
        <w:numPr>
          <w:ilvl w:val="0"/>
          <w:numId w:val="147"/>
        </w:numPr>
        <w:spacing w:after="240" w:before="0" w:beforeAutospacing="0" w:lineRule="auto"/>
        <w:ind w:left="720" w:hanging="360"/>
      </w:pPr>
      <w:r w:rsidDel="00000000" w:rsidR="00000000" w:rsidRPr="00000000">
        <w:rPr>
          <w:rtl w:val="0"/>
        </w:rPr>
        <w:t xml:space="preserve">Allow users to set up new alerts based on the multiple real-time data streams the application is enriched with.</w:t>
      </w:r>
    </w:p>
    <w:p w:rsidR="00000000" w:rsidDel="00000000" w:rsidP="00000000" w:rsidRDefault="00000000" w:rsidRPr="00000000" w14:paraId="0000035E">
      <w:pPr>
        <w:pStyle w:val="Heading3"/>
        <w:keepNext w:val="0"/>
        <w:keepLines w:val="0"/>
        <w:spacing w:before="280" w:lineRule="auto"/>
        <w:rPr>
          <w:b w:val="1"/>
          <w:color w:val="0000ff"/>
          <w:sz w:val="26"/>
          <w:szCs w:val="26"/>
        </w:rPr>
      </w:pPr>
      <w:bookmarkStart w:colFirst="0" w:colLast="0" w:name="_1cxn5w93bcea" w:id="71"/>
      <w:bookmarkEnd w:id="71"/>
      <w:r w:rsidDel="00000000" w:rsidR="00000000" w:rsidRPr="00000000">
        <w:rPr>
          <w:b w:val="1"/>
          <w:color w:val="0000ff"/>
          <w:sz w:val="26"/>
          <w:szCs w:val="26"/>
          <w:rtl w:val="0"/>
        </w:rPr>
        <w:t xml:space="preserve">4.4 Dispatch Orchestration &amp; Automation Services</w:t>
      </w:r>
    </w:p>
    <w:p w:rsidR="00000000" w:rsidDel="00000000" w:rsidP="00000000" w:rsidRDefault="00000000" w:rsidRPr="00000000" w14:paraId="0000035F">
      <w:pPr>
        <w:rPr>
          <w:b w:val="1"/>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t xml:space="preserve">Navigation optimization is a fairly complex problem.  When compounded with New York’s very dynamic Traffic and Road conditions, it presents an exponentially elevated dependency on compute resources.</w:t>
      </w:r>
    </w:p>
    <w:p w:rsidR="00000000" w:rsidDel="00000000" w:rsidP="00000000" w:rsidRDefault="00000000" w:rsidRPr="00000000" w14:paraId="00000361">
      <w:pPr>
        <w:rPr/>
      </w:pPr>
      <w:r w:rsidDel="00000000" w:rsidR="00000000" w:rsidRPr="00000000">
        <w:rPr>
          <w:rtl w:val="0"/>
        </w:rPr>
        <w:t xml:space="preserve">For this large SBMS deployment that spans thousands of intersecting routes, data sharing and batched calculations can be used to lower the compute / External API Service Calls.  Some resource-optimization strategies SBMS will utilize are:</w:t>
      </w:r>
    </w:p>
    <w:p w:rsidR="00000000" w:rsidDel="00000000" w:rsidP="00000000" w:rsidRDefault="00000000" w:rsidRPr="00000000" w14:paraId="00000362">
      <w:pPr>
        <w:numPr>
          <w:ilvl w:val="0"/>
          <w:numId w:val="40"/>
        </w:numPr>
        <w:ind w:left="720" w:hanging="360"/>
      </w:pPr>
      <w:r w:rsidDel="00000000" w:rsidR="00000000" w:rsidRPr="00000000">
        <w:rPr>
          <w:rtl w:val="0"/>
        </w:rPr>
        <w:t xml:space="preserve">Combining A-Star and Sectioning Algorithms with an optimized data structure that represents a map as a graph to perform resource efficient shortest path algorithms.</w:t>
      </w:r>
    </w:p>
    <w:p w:rsidR="00000000" w:rsidDel="00000000" w:rsidP="00000000" w:rsidRDefault="00000000" w:rsidRPr="00000000" w14:paraId="00000363">
      <w:pPr>
        <w:numPr>
          <w:ilvl w:val="0"/>
          <w:numId w:val="40"/>
        </w:numPr>
        <w:ind w:left="720" w:hanging="360"/>
      </w:pPr>
      <w:r w:rsidDel="00000000" w:rsidR="00000000" w:rsidRPr="00000000">
        <w:rPr>
          <w:rtl w:val="0"/>
        </w:rPr>
        <w:t xml:space="preserve">Caching common alternate paths to road closures/congestions that happens more frequently to save on External API Calls and internal pathing calculations</w:t>
      </w:r>
    </w:p>
    <w:p w:rsidR="00000000" w:rsidDel="00000000" w:rsidP="00000000" w:rsidRDefault="00000000" w:rsidRPr="00000000" w14:paraId="00000364">
      <w:pPr>
        <w:numPr>
          <w:ilvl w:val="0"/>
          <w:numId w:val="40"/>
        </w:numPr>
        <w:ind w:left="720" w:hanging="360"/>
      </w:pPr>
      <w:r w:rsidDel="00000000" w:rsidR="00000000" w:rsidRPr="00000000">
        <w:rPr>
          <w:rtl w:val="0"/>
        </w:rPr>
        <w:t xml:space="preserve">Updating existing route templates based on historical route deviation and associated travel time data improvements.</w:t>
      </w:r>
    </w:p>
    <w:p w:rsidR="00000000" w:rsidDel="00000000" w:rsidP="00000000" w:rsidRDefault="00000000" w:rsidRPr="00000000" w14:paraId="00000365">
      <w:pPr>
        <w:numPr>
          <w:ilvl w:val="0"/>
          <w:numId w:val="40"/>
        </w:numPr>
        <w:ind w:left="720" w:hanging="360"/>
      </w:pPr>
      <w:r w:rsidDel="00000000" w:rsidR="00000000" w:rsidRPr="00000000">
        <w:rPr>
          <w:rtl w:val="0"/>
        </w:rPr>
        <w:t xml:space="preserve">For vehicle routes that share common paths, use the first vehicle’s actual route traveled and travel time to update the optimal path for subsequent vehicles</w:t>
      </w:r>
    </w:p>
    <w:p w:rsidR="00000000" w:rsidDel="00000000" w:rsidP="00000000" w:rsidRDefault="00000000" w:rsidRPr="00000000" w14:paraId="00000366">
      <w:pPr>
        <w:spacing w:after="240" w:before="240" w:lineRule="auto"/>
        <w:rPr/>
      </w:pPr>
      <w:r w:rsidDel="00000000" w:rsidR="00000000" w:rsidRPr="00000000">
        <w:rPr>
          <w:rtl w:val="0"/>
        </w:rPr>
      </w:r>
    </w:p>
    <w:p w:rsidR="00000000" w:rsidDel="00000000" w:rsidP="00000000" w:rsidRDefault="00000000" w:rsidRPr="00000000" w14:paraId="00000367">
      <w:pPr>
        <w:pStyle w:val="Heading2"/>
        <w:rPr>
          <w:color w:val="660000"/>
        </w:rPr>
      </w:pPr>
      <w:bookmarkStart w:colFirst="0" w:colLast="0" w:name="_yx2dcapja3" w:id="72"/>
      <w:bookmarkEnd w:id="72"/>
      <w:r w:rsidDel="00000000" w:rsidR="00000000" w:rsidRPr="00000000">
        <w:rPr>
          <w:color w:val="0000ff"/>
          <w:rtl w:val="0"/>
        </w:rPr>
        <w:t xml:space="preserve">5. Data Model &amp; Management</w:t>
      </w:r>
      <w:r w:rsidDel="00000000" w:rsidR="00000000" w:rsidRPr="00000000">
        <w:rPr>
          <w:rtl w:val="0"/>
        </w:rPr>
      </w:r>
    </w:p>
    <w:p w:rsidR="00000000" w:rsidDel="00000000" w:rsidP="00000000" w:rsidRDefault="00000000" w:rsidRPr="00000000" w14:paraId="00000368">
      <w:pPr>
        <w:spacing w:after="240" w:before="240" w:lineRule="auto"/>
        <w:rPr/>
      </w:pPr>
      <w:r w:rsidDel="00000000" w:rsidR="00000000" w:rsidRPr="00000000">
        <w:rPr>
          <w:rtl w:val="0"/>
        </w:rPr>
        <w:t xml:space="preserve">Sentry SBMS  is designed to handle real-time tracking and state management for a large fleet of vehicles, numerous stops, and a significant number of passengers. Given the high velocity and volume of data, the data model adopts a polyglot persistence strategy, optimizing for scalability, performance, and real-time responsiveness to meet the demands of a high-throughput system</w:t>
      </w:r>
    </w:p>
    <w:p w:rsidR="00000000" w:rsidDel="00000000" w:rsidP="00000000" w:rsidRDefault="00000000" w:rsidRPr="00000000" w14:paraId="00000369">
      <w:pPr>
        <w:pStyle w:val="Heading3"/>
        <w:rPr>
          <w:color w:val="0000ff"/>
        </w:rPr>
      </w:pPr>
      <w:bookmarkStart w:colFirst="0" w:colLast="0" w:name="_d1lgdal4xxfy" w:id="73"/>
      <w:bookmarkEnd w:id="73"/>
      <w:r w:rsidDel="00000000" w:rsidR="00000000" w:rsidRPr="00000000">
        <w:rPr>
          <w:color w:val="0000ff"/>
          <w:rtl w:val="0"/>
        </w:rPr>
        <w:t xml:space="preserve">5.1 Data Storage Overview</w:t>
      </w:r>
    </w:p>
    <w:p w:rsidR="00000000" w:rsidDel="00000000" w:rsidP="00000000" w:rsidRDefault="00000000" w:rsidRPr="00000000" w14:paraId="0000036A">
      <w:pPr>
        <w:rPr/>
      </w:pPr>
      <w:r w:rsidDel="00000000" w:rsidR="00000000" w:rsidRPr="00000000">
        <w:rPr>
          <w:rtl w:val="0"/>
        </w:rPr>
        <w:t xml:space="preserve">To meet the diverse requirements of real-time ingestion, low-latency access, durable storage, and analytical processing, the system utilizes four primary data storage and caching layers:</w:t>
      </w:r>
    </w:p>
    <w:p w:rsidR="00000000" w:rsidDel="00000000" w:rsidP="00000000" w:rsidRDefault="00000000" w:rsidRPr="00000000" w14:paraId="0000036B">
      <w:pPr>
        <w:rPr/>
      </w:pPr>
      <w:r w:rsidDel="00000000" w:rsidR="00000000" w:rsidRPr="00000000">
        <w:rPr>
          <w:rtl w:val="0"/>
        </w:rPr>
      </w:r>
    </w:p>
    <w:tbl>
      <w:tblPr>
        <w:tblStyle w:val="Table6"/>
        <w:tblW w:w="8640.0" w:type="dxa"/>
        <w:jc w:val="left"/>
        <w:tblInd w:w="-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5"/>
        <w:gridCol w:w="3945"/>
        <w:tblGridChange w:id="0">
          <w:tblGrid>
            <w:gridCol w:w="4695"/>
            <w:gridCol w:w="3945"/>
          </w:tblGrid>
        </w:tblGridChange>
      </w:tblGrid>
      <w:tr>
        <w:trPr>
          <w:cantSplit w:val="0"/>
          <w:trHeight w:val="500" w:hRule="atLeast"/>
          <w:tblHeader w:val="1"/>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36C">
            <w:pPr>
              <w:jc w:val="center"/>
              <w:rPr/>
            </w:pPr>
            <w:r w:rsidDel="00000000" w:rsidR="00000000" w:rsidRPr="00000000">
              <w:rPr>
                <w:b w:val="1"/>
                <w:rtl w:val="0"/>
              </w:rPr>
              <w:t xml:space="preserve">Purpose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36D">
            <w:pPr>
              <w:jc w:val="center"/>
              <w:rPr/>
            </w:pPr>
            <w:r w:rsidDel="00000000" w:rsidR="00000000" w:rsidRPr="00000000">
              <w:rPr>
                <w:b w:val="1"/>
                <w:rtl w:val="0"/>
              </w:rPr>
              <w:t xml:space="preserve">Technology</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E">
            <w:pPr>
              <w:rPr/>
            </w:pPr>
            <w:r w:rsidDel="00000000" w:rsidR="00000000" w:rsidRPr="00000000">
              <w:rPr>
                <w:rtl w:val="0"/>
              </w:rPr>
              <w:t xml:space="preserve">Real-time event ingestion &amp; state storage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F">
            <w:pPr>
              <w:rPr/>
            </w:pPr>
            <w:r w:rsidDel="00000000" w:rsidR="00000000" w:rsidRPr="00000000">
              <w:rPr>
                <w:b w:val="1"/>
                <w:rtl w:val="0"/>
              </w:rPr>
              <w:t xml:space="preserve">DynamoDB</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0">
            <w:pPr>
              <w:rPr/>
            </w:pPr>
            <w:r w:rsidDel="00000000" w:rsidR="00000000" w:rsidRPr="00000000">
              <w:rPr>
                <w:rtl w:val="0"/>
              </w:rPr>
              <w:t xml:space="preserve">Relational metadata and static configuration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1">
            <w:pPr>
              <w:rPr/>
            </w:pPr>
            <w:r w:rsidDel="00000000" w:rsidR="00000000" w:rsidRPr="00000000">
              <w:rPr>
                <w:b w:val="1"/>
                <w:rtl w:val="0"/>
              </w:rPr>
              <w:t xml:space="preserve">AuroraDB (PostgreSQL)</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2">
            <w:pPr>
              <w:rPr/>
            </w:pPr>
            <w:r w:rsidDel="00000000" w:rsidR="00000000" w:rsidRPr="00000000">
              <w:rPr>
                <w:rtl w:val="0"/>
              </w:rPr>
              <w:t xml:space="preserve">Audit logs, reporting, and ETL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3">
            <w:pPr>
              <w:rPr/>
            </w:pPr>
            <w:r w:rsidDel="00000000" w:rsidR="00000000" w:rsidRPr="00000000">
              <w:rPr>
                <w:b w:val="1"/>
                <w:rtl w:val="0"/>
              </w:rPr>
              <w:t xml:space="preserve">Amazon S3</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4">
            <w:pPr>
              <w:rPr/>
            </w:pPr>
            <w:r w:rsidDel="00000000" w:rsidR="00000000" w:rsidRPr="00000000">
              <w:rPr>
                <w:rtl w:val="0"/>
              </w:rPr>
              <w:t xml:space="preserve">High-speed access and hot data caching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5">
            <w:pPr>
              <w:rPr/>
            </w:pPr>
            <w:r w:rsidDel="00000000" w:rsidR="00000000" w:rsidRPr="00000000">
              <w:rPr>
                <w:b w:val="1"/>
                <w:rtl w:val="0"/>
              </w:rPr>
              <w:t xml:space="preserve">Redis</w:t>
            </w:r>
            <w:r w:rsidDel="00000000" w:rsidR="00000000" w:rsidRPr="00000000">
              <w:rPr>
                <w:rtl w:val="0"/>
              </w:rPr>
            </w:r>
          </w:p>
        </w:tc>
      </w:tr>
    </w:tbl>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pStyle w:val="Heading3"/>
        <w:rPr>
          <w:color w:val="0000ff"/>
        </w:rPr>
      </w:pPr>
      <w:bookmarkStart w:colFirst="0" w:colLast="0" w:name="_6lab0a42ah3" w:id="74"/>
      <w:bookmarkEnd w:id="74"/>
      <w:r w:rsidDel="00000000" w:rsidR="00000000" w:rsidRPr="00000000">
        <w:rPr>
          <w:color w:val="0000ff"/>
          <w:rtl w:val="0"/>
        </w:rPr>
        <w:t xml:space="preserve">5.2 Real-Time Event Data Store (DynamoDB)</w:t>
      </w:r>
    </w:p>
    <w:p w:rsidR="00000000" w:rsidDel="00000000" w:rsidP="00000000" w:rsidRDefault="00000000" w:rsidRPr="00000000" w14:paraId="00000378">
      <w:pPr>
        <w:rPr/>
      </w:pPr>
      <w:r w:rsidDel="00000000" w:rsidR="00000000" w:rsidRPr="00000000">
        <w:rPr>
          <w:rtl w:val="0"/>
        </w:rPr>
        <w:t xml:space="preserve">DynamoDB is the primary store for high-velocity message events coming from the transportation network.</w:t>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spacing w:after="40" w:line="240" w:lineRule="auto"/>
        <w:rPr>
          <w:b w:val="1"/>
        </w:rPr>
      </w:pPr>
      <w:r w:rsidDel="00000000" w:rsidR="00000000" w:rsidRPr="00000000">
        <w:rPr>
          <w:b w:val="1"/>
          <w:rtl w:val="0"/>
        </w:rPr>
        <w:t xml:space="preserve">Use Cases:</w:t>
      </w:r>
    </w:p>
    <w:p w:rsidR="00000000" w:rsidDel="00000000" w:rsidP="00000000" w:rsidRDefault="00000000" w:rsidRPr="00000000" w14:paraId="0000037B">
      <w:pPr>
        <w:numPr>
          <w:ilvl w:val="0"/>
          <w:numId w:val="34"/>
        </w:numPr>
        <w:spacing w:after="0" w:afterAutospacing="0" w:line="240" w:lineRule="auto"/>
        <w:ind w:left="720" w:hanging="360"/>
      </w:pPr>
      <w:r w:rsidDel="00000000" w:rsidR="00000000" w:rsidRPr="00000000">
        <w:rPr>
          <w:rtl w:val="0"/>
        </w:rPr>
        <w:t xml:space="preserve">Bus location snapshots (every 30s per vehicle)</w:t>
      </w:r>
    </w:p>
    <w:p w:rsidR="00000000" w:rsidDel="00000000" w:rsidP="00000000" w:rsidRDefault="00000000" w:rsidRPr="00000000" w14:paraId="0000037C">
      <w:pPr>
        <w:numPr>
          <w:ilvl w:val="0"/>
          <w:numId w:val="34"/>
        </w:numPr>
        <w:spacing w:after="0" w:afterAutospacing="0" w:line="240" w:lineRule="auto"/>
        <w:ind w:left="720" w:hanging="360"/>
      </w:pPr>
      <w:r w:rsidDel="00000000" w:rsidR="00000000" w:rsidRPr="00000000">
        <w:rPr>
          <w:rtl w:val="0"/>
        </w:rPr>
        <w:t xml:space="preserve">Stop arrival/departure timestamps, ETA</w:t>
      </w:r>
    </w:p>
    <w:p w:rsidR="00000000" w:rsidDel="00000000" w:rsidP="00000000" w:rsidRDefault="00000000" w:rsidRPr="00000000" w14:paraId="0000037D">
      <w:pPr>
        <w:numPr>
          <w:ilvl w:val="0"/>
          <w:numId w:val="34"/>
        </w:numPr>
        <w:spacing w:line="240" w:lineRule="auto"/>
        <w:ind w:left="720" w:hanging="360"/>
      </w:pPr>
      <w:r w:rsidDel="00000000" w:rsidR="00000000" w:rsidRPr="00000000">
        <w:rPr>
          <w:rtl w:val="0"/>
        </w:rPr>
        <w:t xml:space="preserve">Student state transitions (boarding, in-transit, disembarking)</w:t>
      </w:r>
    </w:p>
    <w:p w:rsidR="00000000" w:rsidDel="00000000" w:rsidP="00000000" w:rsidRDefault="00000000" w:rsidRPr="00000000" w14:paraId="0000037E">
      <w:pPr>
        <w:numPr>
          <w:ilvl w:val="0"/>
          <w:numId w:val="34"/>
        </w:numPr>
        <w:spacing w:after="240" w:line="240" w:lineRule="auto"/>
        <w:ind w:left="720" w:hanging="360"/>
      </w:pPr>
      <w:r w:rsidDel="00000000" w:rsidR="00000000" w:rsidRPr="00000000">
        <w:rPr>
          <w:rtl w:val="0"/>
        </w:rPr>
        <w:t xml:space="preserve">Route progress (stop completion, ETA calculations)</w:t>
        <w:br w:type="textWrapping"/>
      </w:r>
    </w:p>
    <w:p w:rsidR="00000000" w:rsidDel="00000000" w:rsidP="00000000" w:rsidRDefault="00000000" w:rsidRPr="00000000" w14:paraId="0000037F">
      <w:pPr>
        <w:spacing w:after="40" w:lineRule="auto"/>
        <w:rPr>
          <w:b w:val="1"/>
        </w:rPr>
      </w:pPr>
      <w:r w:rsidDel="00000000" w:rsidR="00000000" w:rsidRPr="00000000">
        <w:rPr>
          <w:b w:val="1"/>
          <w:rtl w:val="0"/>
        </w:rPr>
        <w:t xml:space="preserve">Data Characteristics:</w:t>
      </w:r>
    </w:p>
    <w:p w:rsidR="00000000" w:rsidDel="00000000" w:rsidP="00000000" w:rsidRDefault="00000000" w:rsidRPr="00000000" w14:paraId="00000380">
      <w:pPr>
        <w:numPr>
          <w:ilvl w:val="0"/>
          <w:numId w:val="151"/>
        </w:numPr>
        <w:spacing w:after="0" w:afterAutospacing="0" w:lineRule="auto"/>
        <w:ind w:left="720" w:hanging="360"/>
      </w:pPr>
      <w:r w:rsidDel="00000000" w:rsidR="00000000" w:rsidRPr="00000000">
        <w:rPr>
          <w:rtl w:val="0"/>
        </w:rPr>
        <w:t xml:space="preserve">Time-series nature</w:t>
      </w:r>
    </w:p>
    <w:p w:rsidR="00000000" w:rsidDel="00000000" w:rsidP="00000000" w:rsidRDefault="00000000" w:rsidRPr="00000000" w14:paraId="00000381">
      <w:pPr>
        <w:numPr>
          <w:ilvl w:val="0"/>
          <w:numId w:val="151"/>
        </w:numPr>
        <w:spacing w:after="0" w:afterAutospacing="0" w:before="0" w:beforeAutospacing="0" w:lineRule="auto"/>
        <w:ind w:left="720" w:hanging="360"/>
      </w:pPr>
      <w:r w:rsidDel="00000000" w:rsidR="00000000" w:rsidRPr="00000000">
        <w:rPr>
          <w:rtl w:val="0"/>
        </w:rPr>
        <w:t xml:space="preserve">High write throughput</w:t>
      </w:r>
    </w:p>
    <w:p w:rsidR="00000000" w:rsidDel="00000000" w:rsidP="00000000" w:rsidRDefault="00000000" w:rsidRPr="00000000" w14:paraId="00000382">
      <w:pPr>
        <w:numPr>
          <w:ilvl w:val="0"/>
          <w:numId w:val="151"/>
        </w:numPr>
        <w:spacing w:after="0" w:afterAutospacing="0" w:before="0" w:beforeAutospacing="0" w:lineRule="auto"/>
        <w:ind w:left="720" w:hanging="360"/>
      </w:pPr>
      <w:r w:rsidDel="00000000" w:rsidR="00000000" w:rsidRPr="00000000">
        <w:rPr>
          <w:rtl w:val="0"/>
        </w:rPr>
        <w:t xml:space="preserve">Primarily write-heavy with occasional queries for the latest state</w:t>
      </w:r>
    </w:p>
    <w:p w:rsidR="00000000" w:rsidDel="00000000" w:rsidP="00000000" w:rsidRDefault="00000000" w:rsidRPr="00000000" w14:paraId="00000383">
      <w:pPr>
        <w:numPr>
          <w:ilvl w:val="0"/>
          <w:numId w:val="151"/>
        </w:numPr>
        <w:spacing w:after="240" w:before="0" w:beforeAutospacing="0" w:lineRule="auto"/>
        <w:ind w:left="720" w:hanging="360"/>
      </w:pPr>
      <w:r w:rsidDel="00000000" w:rsidR="00000000" w:rsidRPr="00000000">
        <w:rPr>
          <w:rtl w:val="0"/>
        </w:rPr>
        <w:t xml:space="preserve">Requires TTL (Time to Live)  for event data retention to manage cost</w:t>
        <w:br w:type="textWrapping"/>
      </w:r>
    </w:p>
    <w:p w:rsidR="00000000" w:rsidDel="00000000" w:rsidP="00000000" w:rsidRDefault="00000000" w:rsidRPr="00000000" w14:paraId="00000384">
      <w:pPr>
        <w:spacing w:after="40" w:line="240" w:lineRule="auto"/>
        <w:rPr/>
      </w:pPr>
      <w:r w:rsidDel="00000000" w:rsidR="00000000" w:rsidRPr="00000000">
        <w:rPr>
          <w:b w:val="1"/>
          <w:rtl w:val="0"/>
        </w:rPr>
        <w:t xml:space="preserve">Schema Highlights:</w:t>
      </w:r>
      <w:r w:rsidDel="00000000" w:rsidR="00000000" w:rsidRPr="00000000">
        <w:rPr>
          <w:rtl w:val="0"/>
        </w:rPr>
      </w:r>
    </w:p>
    <w:tbl>
      <w:tblPr>
        <w:tblStyle w:val="Table7"/>
        <w:tblW w:w="1030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1365"/>
        <w:gridCol w:w="1725"/>
        <w:gridCol w:w="2085"/>
        <w:gridCol w:w="2880"/>
        <w:tblGridChange w:id="0">
          <w:tblGrid>
            <w:gridCol w:w="2250"/>
            <w:gridCol w:w="1365"/>
            <w:gridCol w:w="1725"/>
            <w:gridCol w:w="2085"/>
            <w:gridCol w:w="2880"/>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cfe2f3" w:val="clear"/>
            <w:tcMar>
              <w:top w:w="40.0" w:type="dxa"/>
              <w:left w:w="40.0" w:type="dxa"/>
              <w:bottom w:w="40.0" w:type="dxa"/>
              <w:right w:w="40.0" w:type="dxa"/>
            </w:tcMar>
            <w:vAlign w:val="center"/>
          </w:tcPr>
          <w:p w:rsidR="00000000" w:rsidDel="00000000" w:rsidP="00000000" w:rsidRDefault="00000000" w:rsidRPr="00000000" w14:paraId="00000385">
            <w:pPr>
              <w:widowControl w:val="0"/>
              <w:jc w:val="center"/>
              <w:rPr>
                <w:sz w:val="20"/>
                <w:szCs w:val="20"/>
              </w:rPr>
            </w:pPr>
            <w:r w:rsidDel="00000000" w:rsidR="00000000" w:rsidRPr="00000000">
              <w:rPr>
                <w:b w:val="1"/>
                <w:sz w:val="20"/>
                <w:szCs w:val="20"/>
                <w:rtl w:val="0"/>
              </w:rPr>
              <w:t xml:space="preserve">Table Name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fe2f3" w:val="clear"/>
            <w:tcMar>
              <w:top w:w="40.0" w:type="dxa"/>
              <w:left w:w="40.0" w:type="dxa"/>
              <w:bottom w:w="40.0" w:type="dxa"/>
              <w:right w:w="40.0" w:type="dxa"/>
            </w:tcMar>
            <w:vAlign w:val="center"/>
          </w:tcPr>
          <w:p w:rsidR="00000000" w:rsidDel="00000000" w:rsidP="00000000" w:rsidRDefault="00000000" w:rsidRPr="00000000" w14:paraId="00000386">
            <w:pPr>
              <w:widowControl w:val="0"/>
              <w:jc w:val="center"/>
              <w:rPr>
                <w:sz w:val="20"/>
                <w:szCs w:val="20"/>
              </w:rPr>
            </w:pPr>
            <w:r w:rsidDel="00000000" w:rsidR="00000000" w:rsidRPr="00000000">
              <w:rPr>
                <w:b w:val="1"/>
                <w:sz w:val="20"/>
                <w:szCs w:val="20"/>
                <w:rtl w:val="0"/>
              </w:rPr>
              <w:t xml:space="preserve">Partition Key</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fe2f3" w:val="clear"/>
            <w:tcMar>
              <w:top w:w="40.0" w:type="dxa"/>
              <w:left w:w="40.0" w:type="dxa"/>
              <w:bottom w:w="40.0" w:type="dxa"/>
              <w:right w:w="40.0" w:type="dxa"/>
            </w:tcMar>
            <w:vAlign w:val="center"/>
          </w:tcPr>
          <w:p w:rsidR="00000000" w:rsidDel="00000000" w:rsidP="00000000" w:rsidRDefault="00000000" w:rsidRPr="00000000" w14:paraId="00000387">
            <w:pPr>
              <w:widowControl w:val="0"/>
              <w:jc w:val="center"/>
              <w:rPr>
                <w:sz w:val="20"/>
                <w:szCs w:val="20"/>
              </w:rPr>
            </w:pPr>
            <w:r w:rsidDel="00000000" w:rsidR="00000000" w:rsidRPr="00000000">
              <w:rPr>
                <w:b w:val="1"/>
                <w:sz w:val="20"/>
                <w:szCs w:val="20"/>
                <w:rtl w:val="0"/>
              </w:rPr>
              <w:t xml:space="preserve">Sort Key</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fe2f3" w:val="clear"/>
            <w:tcMar>
              <w:top w:w="40.0" w:type="dxa"/>
              <w:left w:w="40.0" w:type="dxa"/>
              <w:bottom w:w="40.0" w:type="dxa"/>
              <w:right w:w="40.0" w:type="dxa"/>
            </w:tcMar>
            <w:vAlign w:val="center"/>
          </w:tcPr>
          <w:p w:rsidR="00000000" w:rsidDel="00000000" w:rsidP="00000000" w:rsidRDefault="00000000" w:rsidRPr="00000000" w14:paraId="00000388">
            <w:pPr>
              <w:widowControl w:val="0"/>
              <w:jc w:val="center"/>
              <w:rPr>
                <w:sz w:val="20"/>
                <w:szCs w:val="20"/>
              </w:rPr>
            </w:pPr>
            <w:r w:rsidDel="00000000" w:rsidR="00000000" w:rsidRPr="00000000">
              <w:rPr>
                <w:b w:val="1"/>
                <w:sz w:val="20"/>
                <w:szCs w:val="20"/>
                <w:rtl w:val="0"/>
              </w:rPr>
              <w:t xml:space="preserve">Attributes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fe2f3" w:val="clear"/>
            <w:tcMar>
              <w:top w:w="40.0" w:type="dxa"/>
              <w:left w:w="40.0" w:type="dxa"/>
              <w:bottom w:w="40.0" w:type="dxa"/>
              <w:right w:w="40.0" w:type="dxa"/>
            </w:tcMar>
            <w:vAlign w:val="center"/>
          </w:tcPr>
          <w:p w:rsidR="00000000" w:rsidDel="00000000" w:rsidP="00000000" w:rsidRDefault="00000000" w:rsidRPr="00000000" w14:paraId="00000389">
            <w:pPr>
              <w:widowControl w:val="0"/>
              <w:jc w:val="center"/>
              <w:rPr>
                <w:sz w:val="20"/>
                <w:szCs w:val="20"/>
              </w:rPr>
            </w:pPr>
            <w:r w:rsidDel="00000000" w:rsidR="00000000" w:rsidRPr="00000000">
              <w:rPr>
                <w:b w:val="1"/>
                <w:sz w:val="20"/>
                <w:szCs w:val="20"/>
                <w:rtl w:val="0"/>
              </w:rPr>
              <w:t xml:space="preserve">Global Secondary Indexes (GSIs)</w:t>
            </w:r>
            <w:r w:rsidDel="00000000" w:rsidR="00000000" w:rsidRPr="00000000">
              <w:rPr>
                <w:rtl w:val="0"/>
              </w:rPr>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8A">
            <w:pPr>
              <w:widowControl w:val="0"/>
              <w:rPr>
                <w:sz w:val="20"/>
                <w:szCs w:val="20"/>
              </w:rPr>
            </w:pPr>
            <w:r w:rsidDel="00000000" w:rsidR="00000000" w:rsidRPr="00000000">
              <w:rPr>
                <w:sz w:val="20"/>
                <w:szCs w:val="20"/>
                <w:rtl w:val="0"/>
              </w:rPr>
              <w:t xml:space="preserve">BusEventStream</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8B">
            <w:pPr>
              <w:widowControl w:val="0"/>
              <w:rPr>
                <w:sz w:val="20"/>
                <w:szCs w:val="20"/>
              </w:rPr>
            </w:pPr>
            <w:r w:rsidDel="00000000" w:rsidR="00000000" w:rsidRPr="00000000">
              <w:rPr>
                <w:sz w:val="20"/>
                <w:szCs w:val="20"/>
                <w:rtl w:val="0"/>
              </w:rPr>
              <w:t xml:space="preserve">bus_id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8C">
            <w:pPr>
              <w:widowControl w:val="0"/>
              <w:rPr>
                <w:sz w:val="20"/>
                <w:szCs w:val="20"/>
              </w:rPr>
            </w:pPr>
            <w:r w:rsidDel="00000000" w:rsidR="00000000" w:rsidRPr="00000000">
              <w:rPr>
                <w:sz w:val="20"/>
                <w:szCs w:val="20"/>
                <w:rtl w:val="0"/>
              </w:rPr>
              <w:t xml:space="preserve">event_timestamp</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8D">
            <w:pPr>
              <w:widowControl w:val="0"/>
              <w:rPr>
                <w:sz w:val="20"/>
                <w:szCs w:val="20"/>
              </w:rPr>
            </w:pPr>
            <w:r w:rsidDel="00000000" w:rsidR="00000000" w:rsidRPr="00000000">
              <w:rPr>
                <w:sz w:val="20"/>
                <w:szCs w:val="20"/>
                <w:rtl w:val="0"/>
              </w:rPr>
              <w:t xml:space="preserve">location, speed, route_id, stop_id, status, event_type, ETA</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8E">
            <w:pPr>
              <w:widowControl w:val="0"/>
              <w:rPr>
                <w:sz w:val="20"/>
                <w:szCs w:val="20"/>
              </w:rPr>
            </w:pPr>
            <w:r w:rsidDel="00000000" w:rsidR="00000000" w:rsidRPr="00000000">
              <w:rPr>
                <w:sz w:val="20"/>
                <w:szCs w:val="20"/>
                <w:rtl w:val="0"/>
              </w:rPr>
              <w:t xml:space="preserve">GSI 1: route_id (Partition Key), event_timestamp (Sort Key)</w:t>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8F">
            <w:pPr>
              <w:widowControl w:val="0"/>
              <w:rPr>
                <w:sz w:val="20"/>
                <w:szCs w:val="20"/>
              </w:rPr>
            </w:pPr>
            <w:r w:rsidDel="00000000" w:rsidR="00000000" w:rsidRPr="00000000">
              <w:rPr>
                <w:sz w:val="20"/>
                <w:szCs w:val="20"/>
                <w:rtl w:val="0"/>
              </w:rPr>
              <w:t xml:space="preserve">StopEventStream</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90">
            <w:pPr>
              <w:widowControl w:val="0"/>
              <w:rPr>
                <w:sz w:val="20"/>
                <w:szCs w:val="20"/>
              </w:rPr>
            </w:pPr>
            <w:r w:rsidDel="00000000" w:rsidR="00000000" w:rsidRPr="00000000">
              <w:rPr>
                <w:sz w:val="20"/>
                <w:szCs w:val="20"/>
                <w:rtl w:val="0"/>
              </w:rPr>
              <w:t xml:space="preserve">stop_id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91">
            <w:pPr>
              <w:widowControl w:val="0"/>
              <w:rPr>
                <w:sz w:val="20"/>
                <w:szCs w:val="20"/>
              </w:rPr>
            </w:pPr>
            <w:r w:rsidDel="00000000" w:rsidR="00000000" w:rsidRPr="00000000">
              <w:rPr>
                <w:sz w:val="20"/>
                <w:szCs w:val="20"/>
                <w:rtl w:val="0"/>
              </w:rPr>
              <w:t xml:space="preserve">event_timestamp</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92">
            <w:pPr>
              <w:widowControl w:val="0"/>
              <w:rPr>
                <w:sz w:val="20"/>
                <w:szCs w:val="20"/>
              </w:rPr>
            </w:pPr>
            <w:r w:rsidDel="00000000" w:rsidR="00000000" w:rsidRPr="00000000">
              <w:rPr>
                <w:sz w:val="20"/>
                <w:szCs w:val="20"/>
                <w:rtl w:val="0"/>
              </w:rPr>
              <w:t xml:space="preserve">bus_id, status, route_id, event_type, actual_arrival_time, actual_departure_time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93">
            <w:pPr>
              <w:widowControl w:val="0"/>
              <w:rPr>
                <w:sz w:val="20"/>
                <w:szCs w:val="20"/>
              </w:rPr>
            </w:pPr>
            <w:r w:rsidDel="00000000" w:rsidR="00000000" w:rsidRPr="00000000">
              <w:rPr>
                <w:sz w:val="20"/>
                <w:szCs w:val="20"/>
                <w:rtl w:val="0"/>
              </w:rPr>
              <w:t xml:space="preserve">GSI 1: bus_id (Partition Key), event_timestamp (Sort Key)</w:t>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94">
            <w:pPr>
              <w:widowControl w:val="0"/>
              <w:rPr>
                <w:sz w:val="20"/>
                <w:szCs w:val="20"/>
              </w:rPr>
            </w:pPr>
            <w:r w:rsidDel="00000000" w:rsidR="00000000" w:rsidRPr="00000000">
              <w:rPr>
                <w:sz w:val="20"/>
                <w:szCs w:val="20"/>
                <w:rtl w:val="0"/>
              </w:rPr>
              <w:t xml:space="preserve">StudentStateTransitions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95">
            <w:pPr>
              <w:widowControl w:val="0"/>
              <w:rPr>
                <w:sz w:val="20"/>
                <w:szCs w:val="20"/>
              </w:rPr>
            </w:pPr>
            <w:r w:rsidDel="00000000" w:rsidR="00000000" w:rsidRPr="00000000">
              <w:rPr>
                <w:sz w:val="20"/>
                <w:szCs w:val="20"/>
                <w:rtl w:val="0"/>
              </w:rPr>
              <w:t xml:space="preserve">student_id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96">
            <w:pPr>
              <w:widowControl w:val="0"/>
              <w:rPr>
                <w:sz w:val="20"/>
                <w:szCs w:val="20"/>
              </w:rPr>
            </w:pPr>
            <w:r w:rsidDel="00000000" w:rsidR="00000000" w:rsidRPr="00000000">
              <w:rPr>
                <w:sz w:val="20"/>
                <w:szCs w:val="20"/>
                <w:rtl w:val="0"/>
              </w:rPr>
              <w:t xml:space="preserve">event_timestamp</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97">
            <w:pPr>
              <w:widowControl w:val="0"/>
              <w:rPr>
                <w:sz w:val="20"/>
                <w:szCs w:val="20"/>
              </w:rPr>
            </w:pPr>
            <w:r w:rsidDel="00000000" w:rsidR="00000000" w:rsidRPr="00000000">
              <w:rPr>
                <w:sz w:val="20"/>
                <w:szCs w:val="20"/>
                <w:rtl w:val="0"/>
              </w:rPr>
              <w:t xml:space="preserve">bus_id, stop_id, transition_type (boarding, disembarking), status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98">
            <w:pPr>
              <w:widowControl w:val="0"/>
              <w:rPr>
                <w:sz w:val="20"/>
                <w:szCs w:val="20"/>
              </w:rPr>
            </w:pPr>
            <w:r w:rsidDel="00000000" w:rsidR="00000000" w:rsidRPr="00000000">
              <w:rPr>
                <w:sz w:val="20"/>
                <w:szCs w:val="20"/>
                <w:rtl w:val="0"/>
              </w:rPr>
              <w:t xml:space="preserve">GSI 1: bus_id (Partition Key), event_timestamp (Sort Key)</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99">
            <w:pPr>
              <w:widowControl w:val="0"/>
              <w:rPr>
                <w:sz w:val="20"/>
                <w:szCs w:val="20"/>
              </w:rPr>
            </w:pPr>
            <w:r w:rsidDel="00000000" w:rsidR="00000000" w:rsidRPr="00000000">
              <w:rPr>
                <w:sz w:val="20"/>
                <w:szCs w:val="20"/>
                <w:rtl w:val="0"/>
              </w:rPr>
              <w:t xml:space="preserve">RouteTracker</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9A">
            <w:pPr>
              <w:widowControl w:val="0"/>
              <w:rPr>
                <w:sz w:val="20"/>
                <w:szCs w:val="20"/>
              </w:rPr>
            </w:pPr>
            <w:r w:rsidDel="00000000" w:rsidR="00000000" w:rsidRPr="00000000">
              <w:rPr>
                <w:sz w:val="20"/>
                <w:szCs w:val="20"/>
                <w:rtl w:val="0"/>
              </w:rPr>
              <w:t xml:space="preserve">route_id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9B">
            <w:pPr>
              <w:widowControl w:val="0"/>
              <w:rPr>
                <w:sz w:val="20"/>
                <w:szCs w:val="20"/>
              </w:rPr>
            </w:pPr>
            <w:r w:rsidDel="00000000" w:rsidR="00000000" w:rsidRPr="00000000">
              <w:rPr>
                <w:sz w:val="20"/>
                <w:szCs w:val="20"/>
                <w:rtl w:val="0"/>
              </w:rPr>
              <w:t xml:space="preserve">bus_id#stop_id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9C">
            <w:pPr>
              <w:widowControl w:val="0"/>
              <w:rPr>
                <w:sz w:val="20"/>
                <w:szCs w:val="20"/>
              </w:rPr>
            </w:pPr>
            <w:r w:rsidDel="00000000" w:rsidR="00000000" w:rsidRPr="00000000">
              <w:rPr>
                <w:sz w:val="20"/>
                <w:szCs w:val="20"/>
                <w:rtl w:val="0"/>
              </w:rPr>
              <w:t xml:space="preserve">status, event_timestamp, ETA, completion_flag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9D">
            <w:pPr>
              <w:widowControl w:val="0"/>
              <w:rPr>
                <w:sz w:val="20"/>
                <w:szCs w:val="20"/>
              </w:rPr>
            </w:pPr>
            <w:r w:rsidDel="00000000" w:rsidR="00000000" w:rsidRPr="00000000">
              <w:rPr>
                <w:sz w:val="20"/>
                <w:szCs w:val="20"/>
                <w:rtl w:val="0"/>
              </w:rPr>
              <w:t xml:space="preserve">GSI 1: stop_id (Partition Key), event_timestamp (Sort Key)</w:t>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9E">
            <w:pPr>
              <w:widowControl w:val="0"/>
              <w:rPr>
                <w:sz w:val="20"/>
                <w:szCs w:val="20"/>
              </w:rPr>
            </w:pPr>
            <w:r w:rsidDel="00000000" w:rsidR="00000000" w:rsidRPr="00000000">
              <w:rPr>
                <w:sz w:val="20"/>
                <w:szCs w:val="20"/>
                <w:rtl w:val="0"/>
              </w:rPr>
              <w:t xml:space="preserve">ExceptionEvents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9F">
            <w:pPr>
              <w:widowControl w:val="0"/>
              <w:rPr>
                <w:sz w:val="20"/>
                <w:szCs w:val="20"/>
              </w:rPr>
            </w:pPr>
            <w:r w:rsidDel="00000000" w:rsidR="00000000" w:rsidRPr="00000000">
              <w:rPr>
                <w:sz w:val="20"/>
                <w:szCs w:val="20"/>
                <w:rtl w:val="0"/>
              </w:rPr>
              <w:t xml:space="preserve">event_type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A0">
            <w:pPr>
              <w:widowControl w:val="0"/>
              <w:rPr>
                <w:sz w:val="20"/>
                <w:szCs w:val="20"/>
              </w:rPr>
            </w:pPr>
            <w:r w:rsidDel="00000000" w:rsidR="00000000" w:rsidRPr="00000000">
              <w:rPr>
                <w:sz w:val="20"/>
                <w:szCs w:val="20"/>
                <w:rtl w:val="0"/>
              </w:rPr>
              <w:t xml:space="preserve">event_timestamp</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A1">
            <w:pPr>
              <w:widowControl w:val="0"/>
              <w:rPr>
                <w:sz w:val="20"/>
                <w:szCs w:val="20"/>
              </w:rPr>
            </w:pPr>
            <w:r w:rsidDel="00000000" w:rsidR="00000000" w:rsidRPr="00000000">
              <w:rPr>
                <w:sz w:val="20"/>
                <w:szCs w:val="20"/>
                <w:rtl w:val="0"/>
              </w:rPr>
              <w:t xml:space="preserve">bus_id, route_id, description, severity, ack_status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A2">
            <w:pPr>
              <w:widowControl w:val="0"/>
              <w:rPr>
                <w:sz w:val="20"/>
                <w:szCs w:val="20"/>
              </w:rPr>
            </w:pPr>
            <w:r w:rsidDel="00000000" w:rsidR="00000000" w:rsidRPr="00000000">
              <w:rPr>
                <w:sz w:val="20"/>
                <w:szCs w:val="20"/>
                <w:rtl w:val="0"/>
              </w:rPr>
              <w:t xml:space="preserve">GSI 1: severity (Partition Key), event_timestamp (Sort Key)</w:t>
            </w:r>
          </w:p>
        </w:tc>
      </w:tr>
    </w:tbl>
    <w:p w:rsidR="00000000" w:rsidDel="00000000" w:rsidP="00000000" w:rsidRDefault="00000000" w:rsidRPr="00000000" w14:paraId="000003A3">
      <w:pPr>
        <w:spacing w:line="240" w:lineRule="auto"/>
        <w:rPr>
          <w:b w:val="1"/>
        </w:rPr>
      </w:pPr>
      <w:r w:rsidDel="00000000" w:rsidR="00000000" w:rsidRPr="00000000">
        <w:rPr>
          <w:rtl w:val="0"/>
        </w:rPr>
      </w:r>
    </w:p>
    <w:p w:rsidR="00000000" w:rsidDel="00000000" w:rsidP="00000000" w:rsidRDefault="00000000" w:rsidRPr="00000000" w14:paraId="000003A4">
      <w:pPr>
        <w:spacing w:line="240" w:lineRule="auto"/>
        <w:rPr>
          <w:b w:val="1"/>
        </w:rPr>
      </w:pPr>
      <w:r w:rsidDel="00000000" w:rsidR="00000000" w:rsidRPr="00000000">
        <w:rPr>
          <w:rtl w:val="0"/>
        </w:rPr>
      </w:r>
    </w:p>
    <w:p w:rsidR="00000000" w:rsidDel="00000000" w:rsidP="00000000" w:rsidRDefault="00000000" w:rsidRPr="00000000" w14:paraId="000003A5">
      <w:pPr>
        <w:spacing w:line="240" w:lineRule="auto"/>
        <w:rPr>
          <w:b w:val="1"/>
        </w:rPr>
      </w:pPr>
      <w:r w:rsidDel="00000000" w:rsidR="00000000" w:rsidRPr="00000000">
        <w:rPr>
          <w:b w:val="1"/>
          <w:rtl w:val="0"/>
        </w:rPr>
        <w:t xml:space="preserve">Rationale for DynamoDB:</w:t>
      </w:r>
    </w:p>
    <w:p w:rsidR="00000000" w:rsidDel="00000000" w:rsidP="00000000" w:rsidRDefault="00000000" w:rsidRPr="00000000" w14:paraId="000003A6">
      <w:pPr>
        <w:numPr>
          <w:ilvl w:val="0"/>
          <w:numId w:val="158"/>
        </w:numPr>
        <w:spacing w:after="0" w:afterAutospacing="0" w:line="240" w:lineRule="auto"/>
        <w:ind w:left="720" w:hanging="360"/>
      </w:pPr>
      <w:r w:rsidDel="00000000" w:rsidR="00000000" w:rsidRPr="00000000">
        <w:rPr>
          <w:rtl w:val="0"/>
        </w:rPr>
        <w:t xml:space="preserve">Scalable and High-Throughput: DynamoDB handles high-velocity workloads with automatic scaling, making it ideal for ingesting millions of real-time events per minute without manual intervention.</w:t>
      </w:r>
    </w:p>
    <w:p w:rsidR="00000000" w:rsidDel="00000000" w:rsidP="00000000" w:rsidRDefault="00000000" w:rsidRPr="00000000" w14:paraId="000003A7">
      <w:pPr>
        <w:numPr>
          <w:ilvl w:val="0"/>
          <w:numId w:val="158"/>
        </w:numPr>
        <w:spacing w:after="0" w:afterAutospacing="0" w:before="0" w:beforeAutospacing="0" w:line="240" w:lineRule="auto"/>
        <w:ind w:left="720" w:hanging="360"/>
      </w:pPr>
      <w:r w:rsidDel="00000000" w:rsidR="00000000" w:rsidRPr="00000000">
        <w:rPr>
          <w:rtl w:val="0"/>
        </w:rPr>
        <w:t xml:space="preserve">Flexible Data Modeling: Its schema-less design supports dynamic, high-velocity event data, such as location updates and status changes, without a rigid schema structure.</w:t>
      </w:r>
    </w:p>
    <w:p w:rsidR="00000000" w:rsidDel="00000000" w:rsidP="00000000" w:rsidRDefault="00000000" w:rsidRPr="00000000" w14:paraId="000003A8">
      <w:pPr>
        <w:numPr>
          <w:ilvl w:val="0"/>
          <w:numId w:val="158"/>
        </w:numPr>
        <w:spacing w:after="0" w:afterAutospacing="0" w:before="0" w:beforeAutospacing="0" w:line="240" w:lineRule="auto"/>
        <w:ind w:left="720" w:hanging="360"/>
      </w:pPr>
      <w:r w:rsidDel="00000000" w:rsidR="00000000" w:rsidRPr="00000000">
        <w:rPr>
          <w:rtl w:val="0"/>
        </w:rPr>
        <w:t xml:space="preserve">Low Latency: Optimized for low-latency reads and writes, ensuring real-time access to the latest event data with minimal delay.</w:t>
      </w:r>
    </w:p>
    <w:p w:rsidR="00000000" w:rsidDel="00000000" w:rsidP="00000000" w:rsidRDefault="00000000" w:rsidRPr="00000000" w14:paraId="000003A9">
      <w:pPr>
        <w:numPr>
          <w:ilvl w:val="0"/>
          <w:numId w:val="158"/>
        </w:numPr>
        <w:spacing w:after="0" w:afterAutospacing="0" w:before="0" w:beforeAutospacing="0" w:line="240" w:lineRule="auto"/>
        <w:ind w:left="720" w:hanging="360"/>
      </w:pPr>
      <w:r w:rsidDel="00000000" w:rsidR="00000000" w:rsidRPr="00000000">
        <w:rPr>
          <w:rtl w:val="0"/>
        </w:rPr>
        <w:t xml:space="preserve">High Availability: Offers multi-region replication and automatic data redundancy across AZs, ensuring fault tolerance and resilience.</w:t>
      </w:r>
    </w:p>
    <w:p w:rsidR="00000000" w:rsidDel="00000000" w:rsidP="00000000" w:rsidRDefault="00000000" w:rsidRPr="00000000" w14:paraId="000003AA">
      <w:pPr>
        <w:numPr>
          <w:ilvl w:val="0"/>
          <w:numId w:val="158"/>
        </w:numPr>
        <w:spacing w:after="0" w:afterAutospacing="0" w:before="0" w:beforeAutospacing="0" w:line="240" w:lineRule="auto"/>
        <w:ind w:left="720" w:hanging="360"/>
      </w:pPr>
      <w:r w:rsidDel="00000000" w:rsidR="00000000" w:rsidRPr="00000000">
        <w:rPr>
          <w:rtl w:val="0"/>
        </w:rPr>
        <w:t xml:space="preserve">Cost-Effective for Write-Heavy Workloads: DynamoDB’s pricing model supports variable traffic patterns, providing a cost-effective solution for high write throughput.</w:t>
      </w:r>
    </w:p>
    <w:p w:rsidR="00000000" w:rsidDel="00000000" w:rsidP="00000000" w:rsidRDefault="00000000" w:rsidRPr="00000000" w14:paraId="000003AB">
      <w:pPr>
        <w:numPr>
          <w:ilvl w:val="0"/>
          <w:numId w:val="158"/>
        </w:numPr>
        <w:spacing w:after="240" w:before="0" w:beforeAutospacing="0" w:line="240" w:lineRule="auto"/>
        <w:ind w:left="720" w:hanging="360"/>
      </w:pPr>
      <w:r w:rsidDel="00000000" w:rsidR="00000000" w:rsidRPr="00000000">
        <w:rPr>
          <w:rtl w:val="0"/>
        </w:rPr>
        <w:t xml:space="preserve">Optimized for Event-Driven Architectures: The schema design in DynamoDB efficiently partitions and scales event data, ensuring fast querying and processing of high-velocity, time-series event streams across various use cases.</w:t>
      </w:r>
    </w:p>
    <w:p w:rsidR="00000000" w:rsidDel="00000000" w:rsidP="00000000" w:rsidRDefault="00000000" w:rsidRPr="00000000" w14:paraId="000003AC">
      <w:pPr>
        <w:pStyle w:val="Heading3"/>
        <w:rPr>
          <w:color w:val="0000ff"/>
        </w:rPr>
      </w:pPr>
      <w:bookmarkStart w:colFirst="0" w:colLast="0" w:name="_xujc498khh5" w:id="75"/>
      <w:bookmarkEnd w:id="75"/>
      <w:r w:rsidDel="00000000" w:rsidR="00000000" w:rsidRPr="00000000">
        <w:rPr>
          <w:rtl w:val="0"/>
        </w:rPr>
        <w:br w:type="textWrapping"/>
      </w:r>
      <w:r w:rsidDel="00000000" w:rsidR="00000000" w:rsidRPr="00000000">
        <w:rPr>
          <w:color w:val="0000ff"/>
          <w:rtl w:val="0"/>
        </w:rPr>
        <w:t xml:space="preserve">5.3 Relational Metadata Store (AuroraDB)</w:t>
      </w:r>
    </w:p>
    <w:p w:rsidR="00000000" w:rsidDel="00000000" w:rsidP="00000000" w:rsidRDefault="00000000" w:rsidRPr="00000000" w14:paraId="000003AD">
      <w:pPr>
        <w:rPr/>
      </w:pPr>
      <w:r w:rsidDel="00000000" w:rsidR="00000000" w:rsidRPr="00000000">
        <w:rPr>
          <w:rtl w:val="0"/>
        </w:rPr>
        <w:t xml:space="preserve">Aurora serves as the system-of-record for all static and slowly changing data.</w:t>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spacing w:after="40" w:line="240" w:lineRule="auto"/>
        <w:rPr>
          <w:b w:val="1"/>
        </w:rPr>
      </w:pPr>
      <w:r w:rsidDel="00000000" w:rsidR="00000000" w:rsidRPr="00000000">
        <w:rPr>
          <w:b w:val="1"/>
          <w:rtl w:val="0"/>
        </w:rPr>
        <w:t xml:space="preserve">Use Cases:</w:t>
      </w:r>
    </w:p>
    <w:p w:rsidR="00000000" w:rsidDel="00000000" w:rsidP="00000000" w:rsidRDefault="00000000" w:rsidRPr="00000000" w14:paraId="000003B0">
      <w:pPr>
        <w:numPr>
          <w:ilvl w:val="0"/>
          <w:numId w:val="181"/>
        </w:numPr>
        <w:spacing w:after="0" w:afterAutospacing="0" w:line="240" w:lineRule="auto"/>
        <w:ind w:left="720" w:hanging="360"/>
      </w:pPr>
      <w:r w:rsidDel="00000000" w:rsidR="00000000" w:rsidRPr="00000000">
        <w:rPr>
          <w:rtl w:val="0"/>
        </w:rPr>
        <w:t xml:space="preserve">Bus information, capacity, assignments</w:t>
      </w:r>
    </w:p>
    <w:p w:rsidR="00000000" w:rsidDel="00000000" w:rsidP="00000000" w:rsidRDefault="00000000" w:rsidRPr="00000000" w14:paraId="000003B1">
      <w:pPr>
        <w:numPr>
          <w:ilvl w:val="0"/>
          <w:numId w:val="181"/>
        </w:numPr>
        <w:spacing w:after="0" w:afterAutospacing="0" w:line="240" w:lineRule="auto"/>
        <w:ind w:left="720" w:hanging="360"/>
      </w:pPr>
      <w:r w:rsidDel="00000000" w:rsidR="00000000" w:rsidRPr="00000000">
        <w:rPr>
          <w:rtl w:val="0"/>
        </w:rPr>
        <w:t xml:space="preserve">Driver profiles and schedules</w:t>
      </w:r>
    </w:p>
    <w:p w:rsidR="00000000" w:rsidDel="00000000" w:rsidP="00000000" w:rsidRDefault="00000000" w:rsidRPr="00000000" w14:paraId="000003B2">
      <w:pPr>
        <w:numPr>
          <w:ilvl w:val="0"/>
          <w:numId w:val="181"/>
        </w:numPr>
        <w:spacing w:line="240" w:lineRule="auto"/>
        <w:ind w:left="720" w:hanging="360"/>
      </w:pPr>
      <w:r w:rsidDel="00000000" w:rsidR="00000000" w:rsidRPr="00000000">
        <w:rPr>
          <w:rtl w:val="0"/>
        </w:rPr>
        <w:t xml:space="preserve">Stop locations, sequencing, service windows</w:t>
      </w:r>
    </w:p>
    <w:p w:rsidR="00000000" w:rsidDel="00000000" w:rsidP="00000000" w:rsidRDefault="00000000" w:rsidRPr="00000000" w14:paraId="000003B3">
      <w:pPr>
        <w:numPr>
          <w:ilvl w:val="0"/>
          <w:numId w:val="181"/>
        </w:numPr>
        <w:spacing w:line="240" w:lineRule="auto"/>
        <w:ind w:left="720" w:hanging="360"/>
      </w:pPr>
      <w:r w:rsidDel="00000000" w:rsidR="00000000" w:rsidRPr="00000000">
        <w:rPr>
          <w:rtl w:val="0"/>
        </w:rPr>
        <w:t xml:space="preserve">Route definitions and timetables</w:t>
      </w:r>
    </w:p>
    <w:p w:rsidR="00000000" w:rsidDel="00000000" w:rsidP="00000000" w:rsidRDefault="00000000" w:rsidRPr="00000000" w14:paraId="000003B4">
      <w:pPr>
        <w:numPr>
          <w:ilvl w:val="0"/>
          <w:numId w:val="181"/>
        </w:numPr>
        <w:spacing w:line="240" w:lineRule="auto"/>
        <w:ind w:left="720" w:hanging="360"/>
      </w:pPr>
      <w:r w:rsidDel="00000000" w:rsidR="00000000" w:rsidRPr="00000000">
        <w:rPr>
          <w:rtl w:val="0"/>
        </w:rPr>
        <w:t xml:space="preserve">Student profiles (e.g., students, their pickup/drop preferences)</w:t>
      </w:r>
    </w:p>
    <w:p w:rsidR="00000000" w:rsidDel="00000000" w:rsidP="00000000" w:rsidRDefault="00000000" w:rsidRPr="00000000" w14:paraId="000003B5">
      <w:pPr>
        <w:numPr>
          <w:ilvl w:val="0"/>
          <w:numId w:val="181"/>
        </w:numPr>
        <w:spacing w:after="240" w:line="240" w:lineRule="auto"/>
        <w:ind w:left="720" w:hanging="360"/>
      </w:pPr>
      <w:r w:rsidDel="00000000" w:rsidR="00000000" w:rsidRPr="00000000">
        <w:rPr>
          <w:rtl w:val="0"/>
        </w:rPr>
        <w:t xml:space="preserve">Parent-child relationships for notifications and visibility</w:t>
        <w:br w:type="textWrapping"/>
      </w:r>
    </w:p>
    <w:p w:rsidR="00000000" w:rsidDel="00000000" w:rsidP="00000000" w:rsidRDefault="00000000" w:rsidRPr="00000000" w14:paraId="000003B6">
      <w:pPr>
        <w:spacing w:after="40" w:line="240" w:lineRule="auto"/>
        <w:rPr>
          <w:b w:val="1"/>
        </w:rPr>
      </w:pPr>
      <w:r w:rsidDel="00000000" w:rsidR="00000000" w:rsidRPr="00000000">
        <w:rPr>
          <w:b w:val="1"/>
          <w:rtl w:val="0"/>
        </w:rPr>
        <w:t xml:space="preserve">Schema Highlights:</w:t>
      </w:r>
    </w:p>
    <w:tbl>
      <w:tblPr>
        <w:tblStyle w:val="Table8"/>
        <w:tblW w:w="9780.0" w:type="dxa"/>
        <w:jc w:val="left"/>
        <w:tblInd w:w="6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4170"/>
        <w:gridCol w:w="1545"/>
        <w:gridCol w:w="2325"/>
        <w:tblGridChange w:id="0">
          <w:tblGrid>
            <w:gridCol w:w="1740"/>
            <w:gridCol w:w="4170"/>
            <w:gridCol w:w="1545"/>
            <w:gridCol w:w="232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40.0" w:type="dxa"/>
              <w:left w:w="40.0" w:type="dxa"/>
              <w:bottom w:w="40.0" w:type="dxa"/>
              <w:right w:w="40.0" w:type="dxa"/>
            </w:tcMar>
            <w:vAlign w:val="center"/>
          </w:tcPr>
          <w:p w:rsidR="00000000" w:rsidDel="00000000" w:rsidP="00000000" w:rsidRDefault="00000000" w:rsidRPr="00000000" w14:paraId="000003B7">
            <w:pPr>
              <w:widowControl w:val="0"/>
              <w:jc w:val="center"/>
              <w:rPr>
                <w:sz w:val="20"/>
                <w:szCs w:val="20"/>
              </w:rPr>
            </w:pPr>
            <w:r w:rsidDel="00000000" w:rsidR="00000000" w:rsidRPr="00000000">
              <w:rPr>
                <w:b w:val="1"/>
                <w:sz w:val="20"/>
                <w:szCs w:val="20"/>
                <w:rtl w:val="0"/>
              </w:rPr>
              <w:t xml:space="preserve">Table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40.0" w:type="dxa"/>
              <w:left w:w="40.0" w:type="dxa"/>
              <w:bottom w:w="40.0" w:type="dxa"/>
              <w:right w:w="40.0" w:type="dxa"/>
            </w:tcMar>
            <w:vAlign w:val="center"/>
          </w:tcPr>
          <w:p w:rsidR="00000000" w:rsidDel="00000000" w:rsidP="00000000" w:rsidRDefault="00000000" w:rsidRPr="00000000" w14:paraId="000003B8">
            <w:pPr>
              <w:widowControl w:val="0"/>
              <w:jc w:val="center"/>
              <w:rPr>
                <w:sz w:val="20"/>
                <w:szCs w:val="20"/>
              </w:rPr>
            </w:pPr>
            <w:r w:rsidDel="00000000" w:rsidR="00000000" w:rsidRPr="00000000">
              <w:rPr>
                <w:b w:val="1"/>
                <w:sz w:val="20"/>
                <w:szCs w:val="20"/>
                <w:rtl w:val="0"/>
              </w:rPr>
              <w:t xml:space="preserve">Fields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40.0" w:type="dxa"/>
              <w:left w:w="40.0" w:type="dxa"/>
              <w:bottom w:w="40.0" w:type="dxa"/>
              <w:right w:w="40.0" w:type="dxa"/>
            </w:tcMar>
            <w:vAlign w:val="center"/>
          </w:tcPr>
          <w:p w:rsidR="00000000" w:rsidDel="00000000" w:rsidP="00000000" w:rsidRDefault="00000000" w:rsidRPr="00000000" w14:paraId="000003B9">
            <w:pPr>
              <w:widowControl w:val="0"/>
              <w:jc w:val="center"/>
              <w:rPr>
                <w:sz w:val="20"/>
                <w:szCs w:val="20"/>
              </w:rPr>
            </w:pPr>
            <w:r w:rsidDel="00000000" w:rsidR="00000000" w:rsidRPr="00000000">
              <w:rPr>
                <w:b w:val="1"/>
                <w:sz w:val="20"/>
                <w:szCs w:val="20"/>
                <w:rtl w:val="0"/>
              </w:rPr>
              <w:t xml:space="preserve">Partition Key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40.0" w:type="dxa"/>
              <w:left w:w="40.0" w:type="dxa"/>
              <w:bottom w:w="40.0" w:type="dxa"/>
              <w:right w:w="40.0" w:type="dxa"/>
            </w:tcMar>
            <w:vAlign w:val="center"/>
          </w:tcPr>
          <w:p w:rsidR="00000000" w:rsidDel="00000000" w:rsidP="00000000" w:rsidRDefault="00000000" w:rsidRPr="00000000" w14:paraId="000003BA">
            <w:pPr>
              <w:widowControl w:val="0"/>
              <w:jc w:val="center"/>
              <w:rPr>
                <w:sz w:val="20"/>
                <w:szCs w:val="20"/>
              </w:rPr>
            </w:pPr>
            <w:r w:rsidDel="00000000" w:rsidR="00000000" w:rsidRPr="00000000">
              <w:rPr>
                <w:b w:val="1"/>
                <w:sz w:val="20"/>
                <w:szCs w:val="20"/>
                <w:rtl w:val="0"/>
              </w:rPr>
              <w:t xml:space="preserve">Indexes</w:t>
            </w: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3BB">
            <w:pPr>
              <w:widowControl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buses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3BC">
            <w:pPr>
              <w:widowControl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bus_id, license_plate, capacity, assigned_driver_id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3BD">
            <w:pPr>
              <w:widowControl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bus_id</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center"/>
          </w:tcPr>
          <w:p w:rsidR="00000000" w:rsidDel="00000000" w:rsidP="00000000" w:rsidRDefault="00000000" w:rsidRPr="00000000" w14:paraId="000003BE">
            <w:pPr>
              <w:widowControl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license_plate, assigned_driver_id </w:t>
            </w:r>
          </w:p>
        </w:tc>
      </w:tr>
      <w:tr>
        <w:trPr>
          <w:cantSplit w:val="0"/>
          <w:trHeight w:val="73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3BF">
            <w:pPr>
              <w:widowControl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drivers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3C0">
            <w:pPr>
              <w:widowControl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driver_id, name, license_info, availability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3C1">
            <w:pPr>
              <w:widowControl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driver_id</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center"/>
          </w:tcPr>
          <w:p w:rsidR="00000000" w:rsidDel="00000000" w:rsidP="00000000" w:rsidRDefault="00000000" w:rsidRPr="00000000" w14:paraId="000003C2">
            <w:pPr>
              <w:widowControl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availability , name </w:t>
            </w:r>
          </w:p>
        </w:tc>
      </w:tr>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3C3">
            <w:pPr>
              <w:widowControl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stops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3C4">
            <w:pPr>
              <w:widowControl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stop_id, location, name, type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3C5">
            <w:pPr>
              <w:widowControl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stop_id</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center"/>
          </w:tcPr>
          <w:p w:rsidR="00000000" w:rsidDel="00000000" w:rsidP="00000000" w:rsidRDefault="00000000" w:rsidRPr="00000000" w14:paraId="000003C6">
            <w:pPr>
              <w:widowControl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location , name </w:t>
            </w:r>
          </w:p>
        </w:tc>
      </w:tr>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3C7">
            <w:pPr>
              <w:widowControl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routes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3C8">
            <w:pPr>
              <w:widowControl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route_id, name, list_of_stop_ids, service_days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3C9">
            <w:pPr>
              <w:widowControl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route_id</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center"/>
          </w:tcPr>
          <w:p w:rsidR="00000000" w:rsidDel="00000000" w:rsidP="00000000" w:rsidRDefault="00000000" w:rsidRPr="00000000" w14:paraId="000003CA">
            <w:pPr>
              <w:widowControl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name, service_days </w:t>
            </w:r>
          </w:p>
        </w:tc>
      </w:tr>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3CB">
            <w:pPr>
              <w:widowControl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students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3CC">
            <w:pPr>
              <w:widowControl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student_id, name, type, associated_parent_id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3CD">
            <w:pPr>
              <w:widowControl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student_id</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center"/>
          </w:tcPr>
          <w:p w:rsidR="00000000" w:rsidDel="00000000" w:rsidP="00000000" w:rsidRDefault="00000000" w:rsidRPr="00000000" w14:paraId="000003CE">
            <w:pPr>
              <w:widowControl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associated_parent_id , name</w:t>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3CF">
            <w:pPr>
              <w:widowControl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parents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3D0">
            <w:pPr>
              <w:widowControl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parent_id, name, contact_info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3D1">
            <w:pPr>
              <w:widowControl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parent_id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3D2">
            <w:pPr>
              <w:widowControl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name</w:t>
            </w:r>
          </w:p>
        </w:tc>
      </w:tr>
    </w:tbl>
    <w:p w:rsidR="00000000" w:rsidDel="00000000" w:rsidP="00000000" w:rsidRDefault="00000000" w:rsidRPr="00000000" w14:paraId="000003D3">
      <w:pPr>
        <w:pStyle w:val="Heading4"/>
        <w:keepNext w:val="0"/>
        <w:keepLines w:val="0"/>
        <w:spacing w:after="40" w:before="240" w:lineRule="auto"/>
        <w:rPr>
          <w:rFonts w:ascii="Roboto Mono" w:cs="Roboto Mono" w:eastAsia="Roboto Mono" w:hAnsi="Roboto Mono"/>
          <w:color w:val="188038"/>
        </w:rPr>
      </w:pPr>
      <w:bookmarkStart w:colFirst="0" w:colLast="0" w:name="_jlniuukabh60" w:id="76"/>
      <w:bookmarkEnd w:id="76"/>
      <w:r w:rsidDel="00000000" w:rsidR="00000000" w:rsidRPr="00000000">
        <w:rPr>
          <w:rtl w:val="0"/>
        </w:rPr>
      </w:r>
    </w:p>
    <w:p w:rsidR="00000000" w:rsidDel="00000000" w:rsidP="00000000" w:rsidRDefault="00000000" w:rsidRPr="00000000" w14:paraId="000003D4">
      <w:pPr>
        <w:spacing w:after="40" w:line="240" w:lineRule="auto"/>
        <w:rPr>
          <w:b w:val="1"/>
        </w:rPr>
      </w:pPr>
      <w:r w:rsidDel="00000000" w:rsidR="00000000" w:rsidRPr="00000000">
        <w:rPr>
          <w:b w:val="1"/>
          <w:rtl w:val="0"/>
        </w:rPr>
        <w:t xml:space="preserve">Rationale for RDBMS:</w:t>
      </w:r>
    </w:p>
    <w:p w:rsidR="00000000" w:rsidDel="00000000" w:rsidP="00000000" w:rsidRDefault="00000000" w:rsidRPr="00000000" w14:paraId="000003D5">
      <w:pPr>
        <w:numPr>
          <w:ilvl w:val="0"/>
          <w:numId w:val="134"/>
        </w:numPr>
        <w:spacing w:after="0" w:afterAutospacing="0" w:line="240" w:lineRule="auto"/>
        <w:ind w:left="720" w:hanging="360"/>
      </w:pPr>
      <w:r w:rsidDel="00000000" w:rsidR="00000000" w:rsidRPr="00000000">
        <w:rPr>
          <w:rtl w:val="0"/>
        </w:rPr>
        <w:t xml:space="preserve">Enforces strong consistency and relational integrity</w:t>
      </w:r>
    </w:p>
    <w:p w:rsidR="00000000" w:rsidDel="00000000" w:rsidP="00000000" w:rsidRDefault="00000000" w:rsidRPr="00000000" w14:paraId="000003D6">
      <w:pPr>
        <w:numPr>
          <w:ilvl w:val="0"/>
          <w:numId w:val="134"/>
        </w:numPr>
        <w:spacing w:after="0" w:afterAutospacing="0" w:line="240" w:lineRule="auto"/>
        <w:ind w:left="720" w:hanging="360"/>
      </w:pPr>
      <w:r w:rsidDel="00000000" w:rsidR="00000000" w:rsidRPr="00000000">
        <w:rPr>
          <w:rtl w:val="0"/>
        </w:rPr>
        <w:t xml:space="preserve">Complex joins needed for operational dashboards and internal tools</w:t>
      </w:r>
    </w:p>
    <w:p w:rsidR="00000000" w:rsidDel="00000000" w:rsidP="00000000" w:rsidRDefault="00000000" w:rsidRPr="00000000" w14:paraId="000003D7">
      <w:pPr>
        <w:numPr>
          <w:ilvl w:val="0"/>
          <w:numId w:val="134"/>
        </w:numPr>
        <w:spacing w:after="240" w:line="240" w:lineRule="auto"/>
        <w:ind w:left="720" w:hanging="360"/>
      </w:pPr>
      <w:r w:rsidDel="00000000" w:rsidR="00000000" w:rsidRPr="00000000">
        <w:rPr>
          <w:rtl w:val="0"/>
        </w:rPr>
        <w:t xml:space="preserve">Supports transactional updates and constraints</w:t>
        <w:br w:type="textWrapping"/>
      </w:r>
    </w:p>
    <w:p w:rsidR="00000000" w:rsidDel="00000000" w:rsidP="00000000" w:rsidRDefault="00000000" w:rsidRPr="00000000" w14:paraId="000003D8">
      <w:pPr>
        <w:pStyle w:val="Heading3"/>
        <w:rPr>
          <w:color w:val="0000ff"/>
        </w:rPr>
      </w:pPr>
      <w:bookmarkStart w:colFirst="0" w:colLast="0" w:name="_6zmtu6p3w25o" w:id="77"/>
      <w:bookmarkEnd w:id="77"/>
      <w:r w:rsidDel="00000000" w:rsidR="00000000" w:rsidRPr="00000000">
        <w:rPr>
          <w:color w:val="0000ff"/>
          <w:rtl w:val="0"/>
        </w:rPr>
        <w:t xml:space="preserve">5.4. Data Lake for Audit &amp; Analytics (Amazon S3)</w:t>
      </w:r>
    </w:p>
    <w:p w:rsidR="00000000" w:rsidDel="00000000" w:rsidP="00000000" w:rsidRDefault="00000000" w:rsidRPr="00000000" w14:paraId="000003D9">
      <w:pPr>
        <w:rPr/>
      </w:pPr>
      <w:r w:rsidDel="00000000" w:rsidR="00000000" w:rsidRPr="00000000">
        <w:rPr>
          <w:rtl w:val="0"/>
        </w:rPr>
        <w:t xml:space="preserve">Amazon S3 serves as a cold-storage and ETL sink for long-term storage, audit trails, and analytical reporting.</w:t>
      </w:r>
    </w:p>
    <w:p w:rsidR="00000000" w:rsidDel="00000000" w:rsidP="00000000" w:rsidRDefault="00000000" w:rsidRPr="00000000" w14:paraId="000003DA">
      <w:pPr>
        <w:spacing w:after="40" w:line="240" w:lineRule="auto"/>
        <w:rPr>
          <w:b w:val="1"/>
        </w:rPr>
      </w:pPr>
      <w:r w:rsidDel="00000000" w:rsidR="00000000" w:rsidRPr="00000000">
        <w:rPr>
          <w:b w:val="1"/>
          <w:rtl w:val="0"/>
        </w:rPr>
        <w:t xml:space="preserve">Use Cases:</w:t>
      </w:r>
    </w:p>
    <w:p w:rsidR="00000000" w:rsidDel="00000000" w:rsidP="00000000" w:rsidRDefault="00000000" w:rsidRPr="00000000" w14:paraId="000003DB">
      <w:pPr>
        <w:numPr>
          <w:ilvl w:val="0"/>
          <w:numId w:val="182"/>
        </w:numPr>
        <w:spacing w:after="0" w:afterAutospacing="0" w:line="240" w:lineRule="auto"/>
        <w:ind w:left="720" w:hanging="360"/>
      </w:pPr>
      <w:r w:rsidDel="00000000" w:rsidR="00000000" w:rsidRPr="00000000">
        <w:rPr>
          <w:rtl w:val="0"/>
        </w:rPr>
        <w:t xml:space="preserve">Archiving bus event streams after TTL expiration in DynamoDB</w:t>
      </w:r>
    </w:p>
    <w:p w:rsidR="00000000" w:rsidDel="00000000" w:rsidP="00000000" w:rsidRDefault="00000000" w:rsidRPr="00000000" w14:paraId="000003DC">
      <w:pPr>
        <w:numPr>
          <w:ilvl w:val="0"/>
          <w:numId w:val="182"/>
        </w:numPr>
        <w:spacing w:line="240" w:lineRule="auto"/>
        <w:ind w:left="720" w:hanging="360"/>
      </w:pPr>
      <w:r w:rsidDel="00000000" w:rsidR="00000000" w:rsidRPr="00000000">
        <w:rPr>
          <w:rtl w:val="0"/>
        </w:rPr>
        <w:t xml:space="preserve">Analysis of route performance, delays, driver behavior</w:t>
      </w:r>
    </w:p>
    <w:p w:rsidR="00000000" w:rsidDel="00000000" w:rsidP="00000000" w:rsidRDefault="00000000" w:rsidRPr="00000000" w14:paraId="000003DD">
      <w:pPr>
        <w:numPr>
          <w:ilvl w:val="0"/>
          <w:numId w:val="182"/>
        </w:numPr>
        <w:spacing w:line="240" w:lineRule="auto"/>
        <w:ind w:left="720" w:hanging="360"/>
      </w:pPr>
      <w:r w:rsidDel="00000000" w:rsidR="00000000" w:rsidRPr="00000000">
        <w:rPr>
          <w:rtl w:val="0"/>
        </w:rPr>
        <w:t xml:space="preserve">Auditable event history (e.g., when did a student board or exit a bus)</w:t>
        <w:br w:type="textWrapping"/>
      </w:r>
    </w:p>
    <w:p w:rsidR="00000000" w:rsidDel="00000000" w:rsidP="00000000" w:rsidRDefault="00000000" w:rsidRPr="00000000" w14:paraId="000003DE">
      <w:pPr>
        <w:spacing w:after="40" w:lineRule="auto"/>
        <w:rPr>
          <w:b w:val="1"/>
        </w:rPr>
      </w:pPr>
      <w:r w:rsidDel="00000000" w:rsidR="00000000" w:rsidRPr="00000000">
        <w:rPr>
          <w:b w:val="1"/>
          <w:rtl w:val="0"/>
        </w:rPr>
        <w:t xml:space="preserve">ETL Strategy:</w:t>
      </w:r>
    </w:p>
    <w:p w:rsidR="00000000" w:rsidDel="00000000" w:rsidP="00000000" w:rsidRDefault="00000000" w:rsidRPr="00000000" w14:paraId="000003DF">
      <w:pPr>
        <w:numPr>
          <w:ilvl w:val="0"/>
          <w:numId w:val="12"/>
        </w:numPr>
        <w:spacing w:after="0" w:afterAutospacing="0" w:line="240" w:lineRule="auto"/>
        <w:ind w:left="720" w:hanging="360"/>
      </w:pPr>
      <w:r w:rsidDel="00000000" w:rsidR="00000000" w:rsidRPr="00000000">
        <w:rPr>
          <w:rtl w:val="0"/>
        </w:rPr>
        <w:t xml:space="preserve">AWS Glue jobs to extract data from DynamoDB and Aurora</w:t>
      </w:r>
    </w:p>
    <w:p w:rsidR="00000000" w:rsidDel="00000000" w:rsidP="00000000" w:rsidRDefault="00000000" w:rsidRPr="00000000" w14:paraId="000003E0">
      <w:pPr>
        <w:numPr>
          <w:ilvl w:val="0"/>
          <w:numId w:val="12"/>
        </w:numPr>
        <w:spacing w:line="240" w:lineRule="auto"/>
        <w:ind w:left="720" w:hanging="360"/>
      </w:pPr>
      <w:r w:rsidDel="00000000" w:rsidR="00000000" w:rsidRPr="00000000">
        <w:rPr>
          <w:rtl w:val="0"/>
        </w:rPr>
        <w:t xml:space="preserve">Scheduled batch ETLs</w:t>
      </w:r>
    </w:p>
    <w:p w:rsidR="00000000" w:rsidDel="00000000" w:rsidP="00000000" w:rsidRDefault="00000000" w:rsidRPr="00000000" w14:paraId="000003E1">
      <w:pPr>
        <w:numPr>
          <w:ilvl w:val="0"/>
          <w:numId w:val="12"/>
        </w:numPr>
        <w:spacing w:line="240" w:lineRule="auto"/>
        <w:ind w:left="720" w:hanging="360"/>
      </w:pPr>
      <w:r w:rsidDel="00000000" w:rsidR="00000000" w:rsidRPr="00000000">
        <w:rPr>
          <w:rtl w:val="0"/>
        </w:rPr>
        <w:t xml:space="preserve">Partitioning by relevant attributes (e.g., date, route_id, event_type) to optimize query performance and access</w:t>
        <w:br w:type="textWrapping"/>
      </w:r>
    </w:p>
    <w:p w:rsidR="00000000" w:rsidDel="00000000" w:rsidP="00000000" w:rsidRDefault="00000000" w:rsidRPr="00000000" w14:paraId="000003E2">
      <w:pPr>
        <w:pStyle w:val="Heading3"/>
        <w:rPr>
          <w:color w:val="0000ff"/>
        </w:rPr>
      </w:pPr>
      <w:bookmarkStart w:colFirst="0" w:colLast="0" w:name="_dfkd8h6rkraz" w:id="78"/>
      <w:bookmarkEnd w:id="78"/>
      <w:r w:rsidDel="00000000" w:rsidR="00000000" w:rsidRPr="00000000">
        <w:rPr>
          <w:color w:val="0000ff"/>
          <w:rtl w:val="0"/>
        </w:rPr>
        <w:t xml:space="preserve">5.5 High-Speed Cache Layer (Redis)</w:t>
      </w:r>
    </w:p>
    <w:p w:rsidR="00000000" w:rsidDel="00000000" w:rsidP="00000000" w:rsidRDefault="00000000" w:rsidRPr="00000000" w14:paraId="000003E3">
      <w:pPr>
        <w:rPr/>
      </w:pPr>
      <w:r w:rsidDel="00000000" w:rsidR="00000000" w:rsidRPr="00000000">
        <w:rPr>
          <w:rtl w:val="0"/>
        </w:rPr>
        <w:t xml:space="preserve">Redis is used as an in-memory cache to serve frequently accessed data with low latency.</w:t>
      </w:r>
    </w:p>
    <w:p w:rsidR="00000000" w:rsidDel="00000000" w:rsidP="00000000" w:rsidRDefault="00000000" w:rsidRPr="00000000" w14:paraId="000003E4">
      <w:pPr>
        <w:spacing w:after="40" w:before="240" w:lineRule="auto"/>
        <w:rPr>
          <w:b w:val="1"/>
        </w:rPr>
      </w:pPr>
      <w:r w:rsidDel="00000000" w:rsidR="00000000" w:rsidRPr="00000000">
        <w:rPr>
          <w:b w:val="1"/>
          <w:rtl w:val="0"/>
        </w:rPr>
        <w:t xml:space="preserve">Caching Layers:</w:t>
      </w:r>
    </w:p>
    <w:p w:rsidR="00000000" w:rsidDel="00000000" w:rsidP="00000000" w:rsidRDefault="00000000" w:rsidRPr="00000000" w14:paraId="000003E5">
      <w:pPr>
        <w:numPr>
          <w:ilvl w:val="0"/>
          <w:numId w:val="170"/>
        </w:numPr>
        <w:spacing w:after="0" w:afterAutospacing="0" w:line="240" w:lineRule="auto"/>
        <w:ind w:left="720" w:hanging="360"/>
      </w:pPr>
      <w:r w:rsidDel="00000000" w:rsidR="00000000" w:rsidRPr="00000000">
        <w:rPr>
          <w:rtl w:val="0"/>
        </w:rPr>
        <w:t xml:space="preserve">On top of DynamoDB: To serve real-time bus states, route progress, and active stop ETAs</w:t>
      </w:r>
    </w:p>
    <w:p w:rsidR="00000000" w:rsidDel="00000000" w:rsidP="00000000" w:rsidRDefault="00000000" w:rsidRPr="00000000" w14:paraId="000003E6">
      <w:pPr>
        <w:numPr>
          <w:ilvl w:val="0"/>
          <w:numId w:val="170"/>
        </w:numPr>
        <w:spacing w:after="240" w:line="240" w:lineRule="auto"/>
        <w:ind w:left="720" w:hanging="360"/>
      </w:pPr>
      <w:r w:rsidDel="00000000" w:rsidR="00000000" w:rsidRPr="00000000">
        <w:rPr>
          <w:rtl w:val="0"/>
        </w:rPr>
        <w:t xml:space="preserve">On top of AuroraDB: To serve stop metadata, route configurations, and student details during live trip processing</w:t>
      </w:r>
    </w:p>
    <w:p w:rsidR="00000000" w:rsidDel="00000000" w:rsidP="00000000" w:rsidRDefault="00000000" w:rsidRPr="00000000" w14:paraId="000003E7">
      <w:pPr>
        <w:spacing w:after="40" w:line="240" w:lineRule="auto"/>
        <w:rPr>
          <w:b w:val="1"/>
        </w:rPr>
      </w:pPr>
      <w:r w:rsidDel="00000000" w:rsidR="00000000" w:rsidRPr="00000000">
        <w:rPr>
          <w:b w:val="1"/>
          <w:rtl w:val="0"/>
        </w:rPr>
        <w:t xml:space="preserve">Use Cases:</w:t>
      </w:r>
    </w:p>
    <w:p w:rsidR="00000000" w:rsidDel="00000000" w:rsidP="00000000" w:rsidRDefault="00000000" w:rsidRPr="00000000" w14:paraId="000003E8">
      <w:pPr>
        <w:numPr>
          <w:ilvl w:val="0"/>
          <w:numId w:val="97"/>
        </w:numPr>
        <w:spacing w:after="0" w:afterAutospacing="0" w:line="240" w:lineRule="auto"/>
        <w:ind w:left="720" w:hanging="360"/>
      </w:pPr>
      <w:r w:rsidDel="00000000" w:rsidR="00000000" w:rsidRPr="00000000">
        <w:rPr>
          <w:rtl w:val="0"/>
        </w:rPr>
        <w:t xml:space="preserve">API layer performance (sub-ms access to current bus location or ETA)</w:t>
      </w:r>
    </w:p>
    <w:p w:rsidR="00000000" w:rsidDel="00000000" w:rsidP="00000000" w:rsidRDefault="00000000" w:rsidRPr="00000000" w14:paraId="000003E9">
      <w:pPr>
        <w:numPr>
          <w:ilvl w:val="0"/>
          <w:numId w:val="97"/>
        </w:numPr>
        <w:spacing w:line="240" w:lineRule="auto"/>
        <w:ind w:left="720" w:hanging="360"/>
      </w:pPr>
      <w:r w:rsidDel="00000000" w:rsidR="00000000" w:rsidRPr="00000000">
        <w:rPr>
          <w:rtl w:val="0"/>
        </w:rPr>
        <w:t xml:space="preserve">Dashboard real-time metrics</w:t>
      </w:r>
    </w:p>
    <w:p w:rsidR="00000000" w:rsidDel="00000000" w:rsidP="00000000" w:rsidRDefault="00000000" w:rsidRPr="00000000" w14:paraId="000003EA">
      <w:pPr>
        <w:numPr>
          <w:ilvl w:val="0"/>
          <w:numId w:val="97"/>
        </w:numPr>
        <w:spacing w:line="240" w:lineRule="auto"/>
        <w:ind w:left="720" w:hanging="360"/>
      </w:pPr>
      <w:r w:rsidDel="00000000" w:rsidR="00000000" w:rsidRPr="00000000">
        <w:rPr>
          <w:rtl w:val="0"/>
        </w:rPr>
        <w:t xml:space="preserve">Current bus load or occupancy per route</w:t>
      </w:r>
    </w:p>
    <w:p w:rsidR="00000000" w:rsidDel="00000000" w:rsidP="00000000" w:rsidRDefault="00000000" w:rsidRPr="00000000" w14:paraId="000003EB">
      <w:pPr>
        <w:numPr>
          <w:ilvl w:val="0"/>
          <w:numId w:val="97"/>
        </w:numPr>
        <w:spacing w:after="240" w:line="240" w:lineRule="auto"/>
        <w:ind w:left="720" w:hanging="360"/>
      </w:pPr>
      <w:r w:rsidDel="00000000" w:rsidR="00000000" w:rsidRPr="00000000">
        <w:rPr>
          <w:rtl w:val="0"/>
        </w:rPr>
        <w:t xml:space="preserve">Pre-fetched route metadata during trip initialization</w:t>
      </w:r>
    </w:p>
    <w:p w:rsidR="00000000" w:rsidDel="00000000" w:rsidP="00000000" w:rsidRDefault="00000000" w:rsidRPr="00000000" w14:paraId="000003EC">
      <w:pPr>
        <w:spacing w:after="40" w:line="240" w:lineRule="auto"/>
        <w:rPr>
          <w:b w:val="1"/>
        </w:rPr>
      </w:pPr>
      <w:r w:rsidDel="00000000" w:rsidR="00000000" w:rsidRPr="00000000">
        <w:rPr>
          <w:b w:val="1"/>
          <w:rtl w:val="0"/>
        </w:rPr>
        <w:t xml:space="preserve">Caching Strategy:</w:t>
      </w:r>
    </w:p>
    <w:p w:rsidR="00000000" w:rsidDel="00000000" w:rsidP="00000000" w:rsidRDefault="00000000" w:rsidRPr="00000000" w14:paraId="000003ED">
      <w:pPr>
        <w:numPr>
          <w:ilvl w:val="0"/>
          <w:numId w:val="30"/>
        </w:numPr>
        <w:spacing w:after="0" w:afterAutospacing="0" w:line="240" w:lineRule="auto"/>
        <w:ind w:left="720" w:hanging="360"/>
      </w:pPr>
      <w:r w:rsidDel="00000000" w:rsidR="00000000" w:rsidRPr="00000000">
        <w:rPr>
          <w:rtl w:val="0"/>
        </w:rPr>
        <w:t xml:space="preserve">TTL-based expiry (5–10 min for dynamic state)</w:t>
      </w:r>
    </w:p>
    <w:p w:rsidR="00000000" w:rsidDel="00000000" w:rsidP="00000000" w:rsidRDefault="00000000" w:rsidRPr="00000000" w14:paraId="000003EE">
      <w:pPr>
        <w:numPr>
          <w:ilvl w:val="0"/>
          <w:numId w:val="30"/>
        </w:numPr>
        <w:spacing w:line="240" w:lineRule="auto"/>
        <w:ind w:left="720" w:hanging="360"/>
      </w:pPr>
      <w:r w:rsidDel="00000000" w:rsidR="00000000" w:rsidRPr="00000000">
        <w:rPr>
          <w:rtl w:val="0"/>
        </w:rPr>
        <w:t xml:space="preserve">Write-through caching for frequently accessed metadata</w:t>
      </w:r>
    </w:p>
    <w:p w:rsidR="00000000" w:rsidDel="00000000" w:rsidP="00000000" w:rsidRDefault="00000000" w:rsidRPr="00000000" w14:paraId="000003EF">
      <w:pPr>
        <w:numPr>
          <w:ilvl w:val="0"/>
          <w:numId w:val="30"/>
        </w:numPr>
        <w:spacing w:after="240" w:line="240" w:lineRule="auto"/>
        <w:ind w:left="720" w:hanging="360"/>
      </w:pPr>
      <w:r w:rsidDel="00000000" w:rsidR="00000000" w:rsidRPr="00000000">
        <w:rPr>
          <w:rtl w:val="0"/>
        </w:rPr>
        <w:t xml:space="preserve">Pub/Sub or event-driven invalidation</w:t>
        <w:br w:type="textWrapping"/>
      </w:r>
    </w:p>
    <w:p w:rsidR="00000000" w:rsidDel="00000000" w:rsidP="00000000" w:rsidRDefault="00000000" w:rsidRPr="00000000" w14:paraId="000003F0">
      <w:pPr>
        <w:pStyle w:val="Heading3"/>
        <w:rPr>
          <w:color w:val="0000ff"/>
        </w:rPr>
      </w:pPr>
      <w:bookmarkStart w:colFirst="0" w:colLast="0" w:name="_u97l512lep33" w:id="79"/>
      <w:bookmarkEnd w:id="79"/>
      <w:r w:rsidDel="00000000" w:rsidR="00000000" w:rsidRPr="00000000">
        <w:rPr>
          <w:color w:val="0000ff"/>
          <w:rtl w:val="0"/>
        </w:rPr>
        <w:t xml:space="preserve">5.6 Data Modeling Considerations</w:t>
      </w:r>
    </w:p>
    <w:p w:rsidR="00000000" w:rsidDel="00000000" w:rsidP="00000000" w:rsidRDefault="00000000" w:rsidRPr="00000000" w14:paraId="000003F1">
      <w:pPr>
        <w:rPr>
          <w:b w:val="1"/>
        </w:rPr>
      </w:pPr>
      <w:r w:rsidDel="00000000" w:rsidR="00000000" w:rsidRPr="00000000">
        <w:rPr>
          <w:b w:val="1"/>
          <w:rtl w:val="0"/>
        </w:rPr>
        <w:t xml:space="preserve">Scalability:</w:t>
      </w:r>
    </w:p>
    <w:p w:rsidR="00000000" w:rsidDel="00000000" w:rsidP="00000000" w:rsidRDefault="00000000" w:rsidRPr="00000000" w14:paraId="000003F2">
      <w:pPr>
        <w:numPr>
          <w:ilvl w:val="0"/>
          <w:numId w:val="110"/>
        </w:numPr>
        <w:ind w:left="720" w:hanging="360"/>
      </w:pPr>
      <w:r w:rsidDel="00000000" w:rsidR="00000000" w:rsidRPr="00000000">
        <w:rPr>
          <w:rtl w:val="0"/>
        </w:rPr>
        <w:t xml:space="preserve">DynamoDB partitions designed for high write throughput with predictable performance.</w:t>
      </w:r>
    </w:p>
    <w:p w:rsidR="00000000" w:rsidDel="00000000" w:rsidP="00000000" w:rsidRDefault="00000000" w:rsidRPr="00000000" w14:paraId="000003F3">
      <w:pPr>
        <w:numPr>
          <w:ilvl w:val="0"/>
          <w:numId w:val="110"/>
        </w:numPr>
        <w:spacing w:after="240" w:line="240" w:lineRule="auto"/>
        <w:ind w:left="720" w:hanging="360"/>
      </w:pPr>
      <w:r w:rsidDel="00000000" w:rsidR="00000000" w:rsidRPr="00000000">
        <w:rPr>
          <w:rtl w:val="0"/>
        </w:rPr>
        <w:t xml:space="preserve">Aurora horizontally scales for read replicas to serve dashboards and reporting tools.</w:t>
        <w:br w:type="textWrapping"/>
      </w:r>
    </w:p>
    <w:p w:rsidR="00000000" w:rsidDel="00000000" w:rsidP="00000000" w:rsidRDefault="00000000" w:rsidRPr="00000000" w14:paraId="000003F4">
      <w:pPr>
        <w:spacing w:after="40" w:line="240" w:lineRule="auto"/>
        <w:rPr>
          <w:b w:val="1"/>
        </w:rPr>
      </w:pPr>
      <w:r w:rsidDel="00000000" w:rsidR="00000000" w:rsidRPr="00000000">
        <w:rPr>
          <w:b w:val="1"/>
          <w:rtl w:val="0"/>
        </w:rPr>
        <w:t xml:space="preserve">Durability and Retention:</w:t>
      </w:r>
    </w:p>
    <w:p w:rsidR="00000000" w:rsidDel="00000000" w:rsidP="00000000" w:rsidRDefault="00000000" w:rsidRPr="00000000" w14:paraId="000003F5">
      <w:pPr>
        <w:numPr>
          <w:ilvl w:val="0"/>
          <w:numId w:val="123"/>
        </w:numPr>
        <w:spacing w:after="0" w:afterAutospacing="0" w:line="240" w:lineRule="auto"/>
        <w:ind w:left="720" w:hanging="360"/>
      </w:pPr>
      <w:r w:rsidDel="00000000" w:rsidR="00000000" w:rsidRPr="00000000">
        <w:rPr>
          <w:rtl w:val="0"/>
        </w:rPr>
        <w:t xml:space="preserve">Storage: Tiered storage using S3 Standard, S3 Intelligent-Tiering, S3 Glacier, and S3 Glacier Deep Archive to meet access needs and 7-year retention requirements cost-effectively</w:t>
      </w:r>
    </w:p>
    <w:p w:rsidR="00000000" w:rsidDel="00000000" w:rsidP="00000000" w:rsidRDefault="00000000" w:rsidRPr="00000000" w14:paraId="000003F6">
      <w:pPr>
        <w:numPr>
          <w:ilvl w:val="0"/>
          <w:numId w:val="123"/>
        </w:numPr>
        <w:spacing w:after="240" w:line="240" w:lineRule="auto"/>
        <w:ind w:left="720" w:hanging="360"/>
      </w:pPr>
      <w:r w:rsidDel="00000000" w:rsidR="00000000" w:rsidRPr="00000000">
        <w:rPr>
          <w:rtl w:val="0"/>
        </w:rPr>
        <w:t xml:space="preserve">Short-lived real-time state stored in Redis for rapid access.</w:t>
        <w:br w:type="textWrapping"/>
      </w:r>
    </w:p>
    <w:p w:rsidR="00000000" w:rsidDel="00000000" w:rsidP="00000000" w:rsidRDefault="00000000" w:rsidRPr="00000000" w14:paraId="000003F7">
      <w:pPr>
        <w:spacing w:after="40" w:line="240" w:lineRule="auto"/>
        <w:rPr>
          <w:b w:val="1"/>
        </w:rPr>
      </w:pPr>
      <w:r w:rsidDel="00000000" w:rsidR="00000000" w:rsidRPr="00000000">
        <w:rPr>
          <w:b w:val="1"/>
          <w:rtl w:val="0"/>
        </w:rPr>
        <w:t xml:space="preserve">Cost Optimization:</w:t>
      </w:r>
    </w:p>
    <w:p w:rsidR="00000000" w:rsidDel="00000000" w:rsidP="00000000" w:rsidRDefault="00000000" w:rsidRPr="00000000" w14:paraId="000003F8">
      <w:pPr>
        <w:numPr>
          <w:ilvl w:val="0"/>
          <w:numId w:val="162"/>
        </w:numPr>
        <w:spacing w:after="0" w:afterAutospacing="0" w:line="240" w:lineRule="auto"/>
        <w:ind w:left="720" w:hanging="360"/>
      </w:pPr>
      <w:r w:rsidDel="00000000" w:rsidR="00000000" w:rsidRPr="00000000">
        <w:rPr>
          <w:rtl w:val="0"/>
        </w:rPr>
        <w:t xml:space="preserve">DynamoDB TTL + S3 archiving for cost-effective retention</w:t>
      </w:r>
    </w:p>
    <w:p w:rsidR="00000000" w:rsidDel="00000000" w:rsidP="00000000" w:rsidRDefault="00000000" w:rsidRPr="00000000" w14:paraId="000003F9">
      <w:pPr>
        <w:numPr>
          <w:ilvl w:val="0"/>
          <w:numId w:val="162"/>
        </w:numPr>
        <w:spacing w:line="240" w:lineRule="auto"/>
        <w:ind w:left="720" w:hanging="360"/>
      </w:pPr>
      <w:r w:rsidDel="00000000" w:rsidR="00000000" w:rsidRPr="00000000">
        <w:rPr>
          <w:rtl w:val="0"/>
        </w:rPr>
        <w:t xml:space="preserve">Redis for hot data only; cold metadata queries hit Aurora directly</w:t>
      </w:r>
    </w:p>
    <w:p w:rsidR="00000000" w:rsidDel="00000000" w:rsidP="00000000" w:rsidRDefault="00000000" w:rsidRPr="00000000" w14:paraId="000003FA">
      <w:pPr>
        <w:numPr>
          <w:ilvl w:val="0"/>
          <w:numId w:val="162"/>
        </w:numPr>
        <w:spacing w:after="240" w:line="240" w:lineRule="auto"/>
        <w:ind w:left="720" w:hanging="360"/>
      </w:pPr>
      <w:r w:rsidDel="00000000" w:rsidR="00000000" w:rsidRPr="00000000">
        <w:rPr>
          <w:rtl w:val="0"/>
        </w:rPr>
        <w:t xml:space="preserve">Use of caching layers minimizes database load and ensures linear cost scalability</w:t>
        <w:br w:type="textWrapping"/>
      </w:r>
    </w:p>
    <w:p w:rsidR="00000000" w:rsidDel="00000000" w:rsidP="00000000" w:rsidRDefault="00000000" w:rsidRPr="00000000" w14:paraId="000003FB">
      <w:pPr>
        <w:spacing w:after="40" w:line="240" w:lineRule="auto"/>
        <w:rPr>
          <w:b w:val="1"/>
        </w:rPr>
      </w:pPr>
      <w:r w:rsidDel="00000000" w:rsidR="00000000" w:rsidRPr="00000000">
        <w:rPr>
          <w:b w:val="1"/>
          <w:rtl w:val="0"/>
        </w:rPr>
        <w:t xml:space="preserve">Consistency &amp; Synchronization:</w:t>
      </w:r>
    </w:p>
    <w:p w:rsidR="00000000" w:rsidDel="00000000" w:rsidP="00000000" w:rsidRDefault="00000000" w:rsidRPr="00000000" w14:paraId="000003FC">
      <w:pPr>
        <w:numPr>
          <w:ilvl w:val="0"/>
          <w:numId w:val="145"/>
        </w:numPr>
        <w:spacing w:after="0" w:afterAutospacing="0" w:line="240" w:lineRule="auto"/>
        <w:ind w:left="720" w:hanging="360"/>
      </w:pPr>
      <w:r w:rsidDel="00000000" w:rsidR="00000000" w:rsidRPr="00000000">
        <w:rPr>
          <w:rtl w:val="0"/>
        </w:rPr>
        <w:t xml:space="preserve">Eventual consistency in DynamoDB is acceptable for tracking use cases in the bus tracking system. For </w:t>
      </w:r>
      <w:r w:rsidDel="00000000" w:rsidR="00000000" w:rsidRPr="00000000">
        <w:rPr>
          <w:b w:val="1"/>
          <w:rtl w:val="0"/>
        </w:rPr>
        <w:t xml:space="preserve">1million</w:t>
      </w:r>
      <w:r w:rsidDel="00000000" w:rsidR="00000000" w:rsidRPr="00000000">
        <w:rPr>
          <w:rtl w:val="0"/>
        </w:rPr>
        <w:t xml:space="preserve"> event writes per minute, updates such as bus locations or event states typically experience a propagation delay of </w:t>
      </w:r>
      <w:r w:rsidDel="00000000" w:rsidR="00000000" w:rsidRPr="00000000">
        <w:rPr>
          <w:b w:val="1"/>
          <w:rtl w:val="0"/>
        </w:rPr>
        <w:t xml:space="preserve">less than 1 second</w:t>
      </w:r>
      <w:r w:rsidDel="00000000" w:rsidR="00000000" w:rsidRPr="00000000">
        <w:rPr>
          <w:rtl w:val="0"/>
        </w:rPr>
      </w:r>
    </w:p>
    <w:p w:rsidR="00000000" w:rsidDel="00000000" w:rsidP="00000000" w:rsidRDefault="00000000" w:rsidRPr="00000000" w14:paraId="000003FD">
      <w:pPr>
        <w:numPr>
          <w:ilvl w:val="0"/>
          <w:numId w:val="145"/>
        </w:numPr>
        <w:spacing w:line="240" w:lineRule="auto"/>
        <w:ind w:left="720" w:hanging="360"/>
      </w:pPr>
      <w:r w:rsidDel="00000000" w:rsidR="00000000" w:rsidRPr="00000000">
        <w:rPr>
          <w:rtl w:val="0"/>
        </w:rPr>
        <w:t xml:space="preserve">Aurora handles strongly consistent operations like updates to driver schedules</w:t>
      </w:r>
    </w:p>
    <w:p w:rsidR="00000000" w:rsidDel="00000000" w:rsidP="00000000" w:rsidRDefault="00000000" w:rsidRPr="00000000" w14:paraId="000003FE">
      <w:pPr>
        <w:numPr>
          <w:ilvl w:val="0"/>
          <w:numId w:val="145"/>
        </w:numPr>
        <w:spacing w:after="240" w:line="240" w:lineRule="auto"/>
        <w:ind w:left="720" w:hanging="360"/>
      </w:pPr>
      <w:r w:rsidDel="00000000" w:rsidR="00000000" w:rsidRPr="00000000">
        <w:rPr>
          <w:rtl w:val="0"/>
        </w:rPr>
        <w:t xml:space="preserve">Redis caches are invalidated based on changes via pub/sub or event triggers</w:t>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pStyle w:val="Heading3"/>
        <w:rPr>
          <w:color w:val="0000ff"/>
        </w:rPr>
      </w:pPr>
      <w:bookmarkStart w:colFirst="0" w:colLast="0" w:name="_v7lpff25ft7" w:id="80"/>
      <w:bookmarkEnd w:id="80"/>
      <w:r w:rsidDel="00000000" w:rsidR="00000000" w:rsidRPr="00000000">
        <w:rPr>
          <w:color w:val="0000ff"/>
          <w:rtl w:val="0"/>
        </w:rPr>
        <w:t xml:space="preserve">5.7 Summary</w:t>
      </w:r>
    </w:p>
    <w:p w:rsidR="00000000" w:rsidDel="00000000" w:rsidP="00000000" w:rsidRDefault="00000000" w:rsidRPr="00000000" w14:paraId="00000401">
      <w:pPr>
        <w:rPr/>
      </w:pPr>
      <w:r w:rsidDel="00000000" w:rsidR="00000000" w:rsidRPr="00000000">
        <w:rPr>
          <w:rtl w:val="0"/>
        </w:rPr>
        <w:t xml:space="preserve">The data model and management strategy is designed to ensure scalability, performance, and responsiveness, even under the highest data loads. By utilizing a polyglot persistence approach , combining DynamoDB for real-time event storage, AuroraDB for relational data management, and Amazon S3 for cold storage and batch analytics , the system is optimized to handle millions of events per minute with minimal latency. This flexible, distributed architecture enables the platform to scale seamlessly, handle traffic spikes without manual intervention, and support real-time decision-making and historical analysis. Through efficient data partitioning, indexing, and integration with Amazon MSK, the system ensures that both high-velocity event data and slow-changing reference data are stored and queried effectively, providing a robust foundation for operational performance and analytics.</w:t>
      </w:r>
    </w:p>
    <w:p w:rsidR="00000000" w:rsidDel="00000000" w:rsidP="00000000" w:rsidRDefault="00000000" w:rsidRPr="00000000" w14:paraId="00000402">
      <w:pPr>
        <w:spacing w:after="240" w:before="240" w:lineRule="auto"/>
        <w:rPr/>
      </w:pPr>
      <w:r w:rsidDel="00000000" w:rsidR="00000000" w:rsidRPr="00000000">
        <w:rPr>
          <w:rtl w:val="0"/>
        </w:rPr>
      </w:r>
    </w:p>
    <w:p w:rsidR="00000000" w:rsidDel="00000000" w:rsidP="00000000" w:rsidRDefault="00000000" w:rsidRPr="00000000" w14:paraId="00000403">
      <w:pPr>
        <w:pStyle w:val="Heading2"/>
        <w:rPr>
          <w:color w:val="0000ff"/>
        </w:rPr>
      </w:pPr>
      <w:bookmarkStart w:colFirst="0" w:colLast="0" w:name="_6nnjjpc580is" w:id="81"/>
      <w:bookmarkEnd w:id="81"/>
      <w:r w:rsidDel="00000000" w:rsidR="00000000" w:rsidRPr="00000000">
        <w:rPr>
          <w:color w:val="0000ff"/>
          <w:rtl w:val="0"/>
        </w:rPr>
        <w:t xml:space="preserve">6. Throughput, Elasticity, &amp; Scalability</w:t>
      </w:r>
    </w:p>
    <w:p w:rsidR="00000000" w:rsidDel="00000000" w:rsidP="00000000" w:rsidRDefault="00000000" w:rsidRPr="00000000" w14:paraId="00000404">
      <w:pPr>
        <w:spacing w:after="240" w:before="240" w:lineRule="auto"/>
        <w:rPr/>
      </w:pPr>
      <w:r w:rsidDel="00000000" w:rsidR="00000000" w:rsidRPr="00000000">
        <w:rPr>
          <w:rtl w:val="0"/>
        </w:rPr>
        <w:t xml:space="preserve">Sentry SBMS is engineered to handle massive event volumes and to elastically scale based on workload demands, ensuring seamless service under peak and off-peak conditions. The architecture is designed to achieve super high throughput, accommodate over 10x scaling during high traffic periods, and downscale efficiently during holidays or off-peak times. Below is an in-depth overview of how these principles are implemented, utilizing cutting-edge technologies and scaling strategies.</w:t>
      </w:r>
    </w:p>
    <w:p w:rsidR="00000000" w:rsidDel="00000000" w:rsidP="00000000" w:rsidRDefault="00000000" w:rsidRPr="00000000" w14:paraId="00000405">
      <w:pPr>
        <w:pStyle w:val="Heading3"/>
        <w:rPr>
          <w:color w:val="0000ff"/>
        </w:rPr>
      </w:pPr>
      <w:bookmarkStart w:colFirst="0" w:colLast="0" w:name="_2amaglj2rrfu" w:id="82"/>
      <w:bookmarkEnd w:id="82"/>
      <w:r w:rsidDel="00000000" w:rsidR="00000000" w:rsidRPr="00000000">
        <w:rPr>
          <w:color w:val="0000ff"/>
          <w:rtl w:val="0"/>
        </w:rPr>
        <w:t xml:space="preserve">6.1 High Throughput Handling</w:t>
      </w:r>
    </w:p>
    <w:p w:rsidR="00000000" w:rsidDel="00000000" w:rsidP="00000000" w:rsidRDefault="00000000" w:rsidRPr="00000000" w14:paraId="00000406">
      <w:pPr>
        <w:rPr/>
      </w:pPr>
      <w:r w:rsidDel="00000000" w:rsidR="00000000" w:rsidRPr="00000000">
        <w:rPr>
          <w:rtl w:val="0"/>
        </w:rPr>
        <w:t xml:space="preserve">Given the scale of the system, with a large number of buses, routes, students, and stops, the system generates 1 million+ real-time events every 5 minutes. For example:</w:t>
      </w:r>
    </w:p>
    <w:p w:rsidR="00000000" w:rsidDel="00000000" w:rsidP="00000000" w:rsidRDefault="00000000" w:rsidRPr="00000000" w14:paraId="00000407">
      <w:pPr>
        <w:numPr>
          <w:ilvl w:val="0"/>
          <w:numId w:val="185"/>
        </w:numPr>
        <w:spacing w:after="0" w:afterAutospacing="0" w:before="240" w:lineRule="auto"/>
        <w:ind w:left="720" w:hanging="360"/>
      </w:pPr>
      <w:r w:rsidDel="00000000" w:rsidR="00000000" w:rsidRPr="00000000">
        <w:rPr>
          <w:rtl w:val="0"/>
        </w:rPr>
        <w:t xml:space="preserve">Approximately 10500 buses send periodic status updates and route data, each generating multiple events per minute, such as:</w:t>
      </w:r>
    </w:p>
    <w:p w:rsidR="00000000" w:rsidDel="00000000" w:rsidP="00000000" w:rsidRDefault="00000000" w:rsidRPr="00000000" w14:paraId="00000408">
      <w:pPr>
        <w:numPr>
          <w:ilvl w:val="1"/>
          <w:numId w:val="185"/>
        </w:numPr>
        <w:spacing w:after="0" w:afterAutospacing="0" w:before="0" w:beforeAutospacing="0" w:lineRule="auto"/>
        <w:ind w:left="1440" w:hanging="360"/>
      </w:pPr>
      <w:r w:rsidDel="00000000" w:rsidR="00000000" w:rsidRPr="00000000">
        <w:rPr>
          <w:rtl w:val="0"/>
        </w:rPr>
        <w:t xml:space="preserve">Position updates (latitude/longitude every 30 seconds)</w:t>
      </w:r>
    </w:p>
    <w:p w:rsidR="00000000" w:rsidDel="00000000" w:rsidP="00000000" w:rsidRDefault="00000000" w:rsidRPr="00000000" w14:paraId="00000409">
      <w:pPr>
        <w:numPr>
          <w:ilvl w:val="1"/>
          <w:numId w:val="185"/>
        </w:numPr>
        <w:spacing w:after="0" w:afterAutospacing="0" w:before="0" w:beforeAutospacing="0" w:line="240" w:lineRule="auto"/>
        <w:ind w:left="1440" w:hanging="360"/>
      </w:pPr>
      <w:r w:rsidDel="00000000" w:rsidR="00000000" w:rsidRPr="00000000">
        <w:rPr>
          <w:rtl w:val="0"/>
        </w:rPr>
        <w:t xml:space="preserve">Route status updates (completed stops, remaining stops, delays)</w:t>
      </w:r>
    </w:p>
    <w:p w:rsidR="00000000" w:rsidDel="00000000" w:rsidP="00000000" w:rsidRDefault="00000000" w:rsidRPr="00000000" w14:paraId="0000040A">
      <w:pPr>
        <w:numPr>
          <w:ilvl w:val="1"/>
          <w:numId w:val="185"/>
        </w:numPr>
        <w:spacing w:after="0" w:afterAutospacing="0" w:before="0" w:beforeAutospacing="0" w:line="240" w:lineRule="auto"/>
        <w:ind w:left="1440" w:hanging="360"/>
      </w:pPr>
      <w:r w:rsidDel="00000000" w:rsidR="00000000" w:rsidRPr="00000000">
        <w:rPr>
          <w:rtl w:val="0"/>
        </w:rPr>
        <w:t xml:space="preserve">Driver updates (availability, status changes)</w:t>
        <w:br w:type="textWrapping"/>
      </w:r>
    </w:p>
    <w:p w:rsidR="00000000" w:rsidDel="00000000" w:rsidP="00000000" w:rsidRDefault="00000000" w:rsidRPr="00000000" w14:paraId="0000040B">
      <w:pPr>
        <w:numPr>
          <w:ilvl w:val="0"/>
          <w:numId w:val="185"/>
        </w:numPr>
        <w:spacing w:after="0" w:afterAutospacing="0" w:before="0" w:beforeAutospacing="0" w:lineRule="auto"/>
        <w:ind w:left="720" w:hanging="360"/>
      </w:pPr>
      <w:r w:rsidDel="00000000" w:rsidR="00000000" w:rsidRPr="00000000">
        <w:rPr>
          <w:rtl w:val="0"/>
        </w:rPr>
        <w:t xml:space="preserve">Approximately 153,000 students generate events related to their boarding and disembarking (e.g., every time a commuter gets on or off a bus).</w:t>
      </w:r>
    </w:p>
    <w:p w:rsidR="00000000" w:rsidDel="00000000" w:rsidP="00000000" w:rsidRDefault="00000000" w:rsidRPr="00000000" w14:paraId="0000040C">
      <w:pPr>
        <w:numPr>
          <w:ilvl w:val="0"/>
          <w:numId w:val="185"/>
        </w:numPr>
        <w:spacing w:after="240" w:before="0" w:beforeAutospacing="0" w:lineRule="auto"/>
        <w:ind w:left="720" w:hanging="360"/>
      </w:pPr>
      <w:r w:rsidDel="00000000" w:rsidR="00000000" w:rsidRPr="00000000">
        <w:rPr>
          <w:rtl w:val="0"/>
        </w:rPr>
        <w:t xml:space="preserve">Approximately 10,000 routes will have frequent updates related to their progress, including service interruptions, delays, and ETA adjustments.</w:t>
        <w:br w:type="textWrapping"/>
      </w:r>
    </w:p>
    <w:p w:rsidR="00000000" w:rsidDel="00000000" w:rsidP="00000000" w:rsidRDefault="00000000" w:rsidRPr="00000000" w14:paraId="0000040D">
      <w:pPr>
        <w:spacing w:after="240" w:before="240" w:lineRule="auto"/>
        <w:rPr>
          <w:b w:val="1"/>
        </w:rPr>
      </w:pPr>
      <w:r w:rsidDel="00000000" w:rsidR="00000000" w:rsidRPr="00000000">
        <w:rPr>
          <w:rtl w:val="0"/>
        </w:rPr>
        <w:t xml:space="preserve">With these data points, and a buffer factor of 2x for unexpected spikes, the system could easily generate up to </w:t>
      </w:r>
      <w:r w:rsidDel="00000000" w:rsidR="00000000" w:rsidRPr="00000000">
        <w:rPr>
          <w:b w:val="1"/>
          <w:rtl w:val="0"/>
        </w:rPr>
        <w:t xml:space="preserve">1 million+ events</w:t>
      </w:r>
      <w:r w:rsidDel="00000000" w:rsidR="00000000" w:rsidRPr="00000000">
        <w:rPr>
          <w:rtl w:val="0"/>
        </w:rPr>
        <w:t xml:space="preserve"> per 5 minutes during peak traffic, which can be broken down as:</w:t>
      </w:r>
      <w:r w:rsidDel="00000000" w:rsidR="00000000" w:rsidRPr="00000000">
        <w:rPr>
          <w:rtl w:val="0"/>
        </w:rPr>
      </w:r>
    </w:p>
    <w:tbl>
      <w:tblPr>
        <w:tblStyle w:val="Table9"/>
        <w:tblW w:w="94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45"/>
        <w:gridCol w:w="4410"/>
        <w:gridCol w:w="2325"/>
        <w:tblGridChange w:id="0">
          <w:tblGrid>
            <w:gridCol w:w="2745"/>
            <w:gridCol w:w="4410"/>
            <w:gridCol w:w="2325"/>
          </w:tblGrid>
        </w:tblGridChange>
      </w:tblGrid>
      <w:tr>
        <w:trPr>
          <w:cantSplit w:val="0"/>
          <w:trHeight w:val="708.955078125" w:hRule="atLeast"/>
          <w:tblHeader w:val="0"/>
        </w:trPr>
        <w:tc>
          <w:tcPr>
            <w:tcBorders>
              <w:top w:color="000000" w:space="0" w:sz="5" w:val="single"/>
              <w:left w:color="000000" w:space="0" w:sz="5" w:val="single"/>
              <w:bottom w:color="000000" w:space="0" w:sz="5" w:val="single"/>
              <w:right w:color="000000" w:space="0" w:sz="5" w:val="single"/>
            </w:tcBorders>
            <w:shd w:fill="cfe2f3" w:val="clear"/>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40E">
            <w:pPr>
              <w:widowControl w:val="0"/>
              <w:jc w:val="center"/>
              <w:rPr>
                <w:sz w:val="20"/>
                <w:szCs w:val="20"/>
              </w:rPr>
            </w:pPr>
            <w:r w:rsidDel="00000000" w:rsidR="00000000" w:rsidRPr="00000000">
              <w:rPr>
                <w:b w:val="1"/>
                <w:sz w:val="20"/>
                <w:szCs w:val="20"/>
                <w:rtl w:val="0"/>
              </w:rPr>
              <w:t xml:space="preserve">Event Type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fe2f3" w:val="clear"/>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40F">
            <w:pPr>
              <w:widowControl w:val="0"/>
              <w:jc w:val="center"/>
              <w:rPr>
                <w:sz w:val="20"/>
                <w:szCs w:val="20"/>
              </w:rPr>
            </w:pPr>
            <w:r w:rsidDel="00000000" w:rsidR="00000000" w:rsidRPr="00000000">
              <w:rPr>
                <w:b w:val="1"/>
                <w:sz w:val="20"/>
                <w:szCs w:val="20"/>
                <w:rtl w:val="0"/>
              </w:rPr>
              <w:t xml:space="preserve">Calculation</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fe2f3" w:val="clear"/>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410">
            <w:pPr>
              <w:widowControl w:val="0"/>
              <w:jc w:val="center"/>
              <w:rPr>
                <w:b w:val="1"/>
                <w:sz w:val="20"/>
                <w:szCs w:val="20"/>
              </w:rPr>
            </w:pPr>
            <w:r w:rsidDel="00000000" w:rsidR="00000000" w:rsidRPr="00000000">
              <w:rPr>
                <w:b w:val="1"/>
                <w:sz w:val="20"/>
                <w:szCs w:val="20"/>
                <w:rtl w:val="0"/>
              </w:rPr>
              <w:t xml:space="preserve">Expected Rates/Min</w:t>
            </w:r>
          </w:p>
          <w:p w:rsidR="00000000" w:rsidDel="00000000" w:rsidP="00000000" w:rsidRDefault="00000000" w:rsidRPr="00000000" w14:paraId="00000411">
            <w:pPr>
              <w:widowControl w:val="0"/>
              <w:jc w:val="center"/>
              <w:rPr>
                <w:b w:val="1"/>
                <w:sz w:val="20"/>
                <w:szCs w:val="20"/>
              </w:rPr>
            </w:pPr>
            <w:r w:rsidDel="00000000" w:rsidR="00000000" w:rsidRPr="00000000">
              <w:rPr>
                <w:b w:val="1"/>
                <w:sz w:val="20"/>
                <w:szCs w:val="20"/>
                <w:rtl w:val="0"/>
              </w:rPr>
              <w:t xml:space="preserve">(with Buffer) *</w:t>
            </w:r>
          </w:p>
        </w:tc>
      </w:tr>
      <w:tr>
        <w:trPr>
          <w:cantSplit w:val="0"/>
          <w:trHeight w:val="873.955078125" w:hRule="atLeast"/>
          <w:tblHeader w:val="0"/>
        </w:trPr>
        <w:tc>
          <w:tcPr>
            <w:tcBorders>
              <w:top w:color="cccccc" w:space="0" w:sz="5" w:val="single"/>
              <w:left w:color="000000"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412">
            <w:pPr>
              <w:widowControl w:val="0"/>
              <w:jc w:val="center"/>
              <w:rPr>
                <w:sz w:val="20"/>
                <w:szCs w:val="20"/>
              </w:rPr>
            </w:pPr>
            <w:r w:rsidDel="00000000" w:rsidR="00000000" w:rsidRPr="00000000">
              <w:rPr>
                <w:sz w:val="20"/>
                <w:szCs w:val="20"/>
                <w:rtl w:val="0"/>
              </w:rPr>
              <w:t xml:space="preserve">Student Boarding Event</w:t>
            </w:r>
          </w:p>
        </w:tc>
        <w:tc>
          <w:tcPr>
            <w:tcBorders>
              <w:top w:color="cccccc" w:space="0" w:sz="5" w:val="single"/>
              <w:left w:color="cccccc"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413">
            <w:pPr>
              <w:spacing w:after="240" w:before="240" w:lineRule="auto"/>
              <w:jc w:val="center"/>
              <w:rPr>
                <w:sz w:val="20"/>
                <w:szCs w:val="20"/>
              </w:rPr>
            </w:pPr>
            <w:r w:rsidDel="00000000" w:rsidR="00000000" w:rsidRPr="00000000">
              <w:rPr>
                <w:sz w:val="20"/>
                <w:szCs w:val="20"/>
                <w:rtl w:val="0"/>
              </w:rPr>
              <w:t xml:space="preserve">(155,000 students * 1 event) /10 minutes **</w:t>
            </w:r>
          </w:p>
        </w:tc>
        <w:tc>
          <w:tcPr>
            <w:tcBorders>
              <w:top w:color="cccccc" w:space="0" w:sz="5" w:val="single"/>
              <w:left w:color="cccccc"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414">
            <w:pPr>
              <w:widowControl w:val="0"/>
              <w:jc w:val="center"/>
              <w:rPr>
                <w:sz w:val="20"/>
                <w:szCs w:val="20"/>
              </w:rPr>
            </w:pPr>
            <w:r w:rsidDel="00000000" w:rsidR="00000000" w:rsidRPr="00000000">
              <w:rPr>
                <w:sz w:val="20"/>
                <w:szCs w:val="20"/>
                <w:rtl w:val="0"/>
              </w:rPr>
              <w:t xml:space="preserve">31000</w:t>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415">
            <w:pPr>
              <w:widowControl w:val="0"/>
              <w:jc w:val="center"/>
              <w:rPr>
                <w:sz w:val="20"/>
                <w:szCs w:val="20"/>
              </w:rPr>
            </w:pPr>
            <w:r w:rsidDel="00000000" w:rsidR="00000000" w:rsidRPr="00000000">
              <w:rPr>
                <w:sz w:val="20"/>
                <w:szCs w:val="20"/>
                <w:rtl w:val="0"/>
              </w:rPr>
              <w:t xml:space="preserve">Student Disembarking Event</w:t>
            </w:r>
          </w:p>
        </w:tc>
        <w:tc>
          <w:tcPr>
            <w:tcBorders>
              <w:top w:color="cccccc" w:space="0" w:sz="5" w:val="single"/>
              <w:left w:color="cccccc"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416">
            <w:pPr>
              <w:spacing w:after="240" w:before="240" w:lineRule="auto"/>
              <w:jc w:val="center"/>
              <w:rPr>
                <w:sz w:val="20"/>
                <w:szCs w:val="20"/>
              </w:rPr>
            </w:pPr>
            <w:r w:rsidDel="00000000" w:rsidR="00000000" w:rsidRPr="00000000">
              <w:rPr>
                <w:sz w:val="20"/>
                <w:szCs w:val="20"/>
                <w:rtl w:val="0"/>
              </w:rPr>
              <w:t xml:space="preserve">(155,000 students * 1 event) /10 minutes **</w:t>
            </w:r>
          </w:p>
        </w:tc>
        <w:tc>
          <w:tcPr>
            <w:tcBorders>
              <w:top w:color="cccccc" w:space="0" w:sz="5" w:val="single"/>
              <w:left w:color="cccccc"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417">
            <w:pPr>
              <w:widowControl w:val="0"/>
              <w:jc w:val="center"/>
              <w:rPr>
                <w:sz w:val="20"/>
                <w:szCs w:val="20"/>
              </w:rPr>
            </w:pPr>
            <w:r w:rsidDel="00000000" w:rsidR="00000000" w:rsidRPr="00000000">
              <w:rPr>
                <w:sz w:val="20"/>
                <w:szCs w:val="20"/>
                <w:rtl w:val="0"/>
              </w:rPr>
              <w:t xml:space="preserve">31000</w:t>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418">
            <w:pPr>
              <w:widowControl w:val="0"/>
              <w:jc w:val="center"/>
              <w:rPr>
                <w:sz w:val="20"/>
                <w:szCs w:val="20"/>
              </w:rPr>
            </w:pPr>
            <w:r w:rsidDel="00000000" w:rsidR="00000000" w:rsidRPr="00000000">
              <w:rPr>
                <w:sz w:val="20"/>
                <w:szCs w:val="20"/>
                <w:rtl w:val="0"/>
              </w:rPr>
              <w:t xml:space="preserve">Vehicle Location Snapshot</w:t>
            </w:r>
          </w:p>
        </w:tc>
        <w:tc>
          <w:tcPr>
            <w:tcBorders>
              <w:top w:color="cccccc" w:space="0" w:sz="5" w:val="single"/>
              <w:left w:color="cccccc"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419">
            <w:pPr>
              <w:spacing w:after="240" w:before="240" w:lineRule="auto"/>
              <w:jc w:val="center"/>
              <w:rPr>
                <w:sz w:val="20"/>
                <w:szCs w:val="20"/>
              </w:rPr>
            </w:pPr>
            <w:r w:rsidDel="00000000" w:rsidR="00000000" w:rsidRPr="00000000">
              <w:rPr>
                <w:sz w:val="20"/>
                <w:szCs w:val="20"/>
                <w:rtl w:val="0"/>
              </w:rPr>
              <w:t xml:space="preserve">11,000 buses * 2 events/minute </w:t>
            </w:r>
          </w:p>
        </w:tc>
        <w:tc>
          <w:tcPr>
            <w:tcBorders>
              <w:top w:color="cccccc" w:space="0" w:sz="5" w:val="single"/>
              <w:left w:color="cccccc"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41A">
            <w:pPr>
              <w:widowControl w:val="0"/>
              <w:jc w:val="center"/>
              <w:rPr>
                <w:sz w:val="20"/>
                <w:szCs w:val="20"/>
              </w:rPr>
            </w:pPr>
            <w:r w:rsidDel="00000000" w:rsidR="00000000" w:rsidRPr="00000000">
              <w:rPr>
                <w:sz w:val="20"/>
                <w:szCs w:val="20"/>
                <w:rtl w:val="0"/>
              </w:rPr>
              <w:t xml:space="preserve">44000</w:t>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41B">
            <w:pPr>
              <w:widowControl w:val="0"/>
              <w:jc w:val="center"/>
              <w:rPr>
                <w:sz w:val="20"/>
                <w:szCs w:val="20"/>
              </w:rPr>
            </w:pPr>
            <w:r w:rsidDel="00000000" w:rsidR="00000000" w:rsidRPr="00000000">
              <w:rPr>
                <w:sz w:val="20"/>
                <w:szCs w:val="20"/>
                <w:rtl w:val="0"/>
              </w:rPr>
              <w:t xml:space="preserve">Route ETA Update</w:t>
            </w:r>
          </w:p>
        </w:tc>
        <w:tc>
          <w:tcPr>
            <w:tcBorders>
              <w:top w:color="cccccc" w:space="0" w:sz="5" w:val="single"/>
              <w:left w:color="cccccc"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41C">
            <w:pPr>
              <w:spacing w:after="240" w:before="240" w:lineRule="auto"/>
              <w:jc w:val="center"/>
              <w:rPr>
                <w:sz w:val="20"/>
                <w:szCs w:val="20"/>
              </w:rPr>
            </w:pPr>
            <w:r w:rsidDel="00000000" w:rsidR="00000000" w:rsidRPr="00000000">
              <w:rPr>
                <w:sz w:val="20"/>
                <w:szCs w:val="20"/>
                <w:rtl w:val="0"/>
              </w:rPr>
              <w:t xml:space="preserve">10,000 routes * 1 events/minute</w:t>
            </w:r>
          </w:p>
        </w:tc>
        <w:tc>
          <w:tcPr>
            <w:tcBorders>
              <w:top w:color="cccccc" w:space="0" w:sz="5" w:val="single"/>
              <w:left w:color="cccccc"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41D">
            <w:pPr>
              <w:widowControl w:val="0"/>
              <w:jc w:val="center"/>
              <w:rPr>
                <w:sz w:val="20"/>
                <w:szCs w:val="20"/>
              </w:rPr>
            </w:pPr>
            <w:r w:rsidDel="00000000" w:rsidR="00000000" w:rsidRPr="00000000">
              <w:rPr>
                <w:sz w:val="20"/>
                <w:szCs w:val="20"/>
                <w:rtl w:val="0"/>
              </w:rPr>
              <w:t xml:space="preserve">20000</w:t>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41E">
            <w:pPr>
              <w:widowControl w:val="0"/>
              <w:jc w:val="center"/>
              <w:rPr>
                <w:sz w:val="20"/>
                <w:szCs w:val="20"/>
              </w:rPr>
            </w:pPr>
            <w:r w:rsidDel="00000000" w:rsidR="00000000" w:rsidRPr="00000000">
              <w:rPr>
                <w:sz w:val="20"/>
                <w:szCs w:val="20"/>
                <w:rtl w:val="0"/>
              </w:rPr>
              <w:t xml:space="preserve">Route Status Update</w:t>
            </w:r>
          </w:p>
        </w:tc>
        <w:tc>
          <w:tcPr>
            <w:tcBorders>
              <w:top w:color="cccccc" w:space="0" w:sz="5" w:val="single"/>
              <w:left w:color="cccccc"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41F">
            <w:pPr>
              <w:spacing w:after="240" w:before="240" w:lineRule="auto"/>
              <w:jc w:val="center"/>
              <w:rPr>
                <w:sz w:val="20"/>
                <w:szCs w:val="20"/>
              </w:rPr>
            </w:pPr>
            <w:r w:rsidDel="00000000" w:rsidR="00000000" w:rsidRPr="00000000">
              <w:rPr>
                <w:sz w:val="20"/>
                <w:szCs w:val="20"/>
                <w:rtl w:val="0"/>
              </w:rPr>
              <w:t xml:space="preserve">10,000 routes * 1 events/minute</w:t>
            </w:r>
          </w:p>
        </w:tc>
        <w:tc>
          <w:tcPr>
            <w:tcBorders>
              <w:top w:color="cccccc" w:space="0" w:sz="5" w:val="single"/>
              <w:left w:color="cccccc"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420">
            <w:pPr>
              <w:widowControl w:val="0"/>
              <w:jc w:val="center"/>
              <w:rPr>
                <w:sz w:val="20"/>
                <w:szCs w:val="20"/>
              </w:rPr>
            </w:pPr>
            <w:r w:rsidDel="00000000" w:rsidR="00000000" w:rsidRPr="00000000">
              <w:rPr>
                <w:sz w:val="20"/>
                <w:szCs w:val="20"/>
                <w:rtl w:val="0"/>
              </w:rPr>
              <w:t xml:space="preserve">20000</w:t>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421">
            <w:pPr>
              <w:widowControl w:val="0"/>
              <w:jc w:val="center"/>
              <w:rPr>
                <w:sz w:val="20"/>
                <w:szCs w:val="20"/>
              </w:rPr>
            </w:pPr>
            <w:r w:rsidDel="00000000" w:rsidR="00000000" w:rsidRPr="00000000">
              <w:rPr>
                <w:sz w:val="20"/>
                <w:szCs w:val="20"/>
                <w:rtl w:val="0"/>
              </w:rPr>
              <w:t xml:space="preserve">Driver Status Update</w:t>
            </w:r>
          </w:p>
        </w:tc>
        <w:tc>
          <w:tcPr>
            <w:tcBorders>
              <w:top w:color="cccccc" w:space="0" w:sz="5" w:val="single"/>
              <w:left w:color="cccccc"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422">
            <w:pPr>
              <w:spacing w:after="240" w:before="240" w:lineRule="auto"/>
              <w:jc w:val="center"/>
              <w:rPr>
                <w:sz w:val="20"/>
                <w:szCs w:val="20"/>
              </w:rPr>
            </w:pPr>
            <w:r w:rsidDel="00000000" w:rsidR="00000000" w:rsidRPr="00000000">
              <w:rPr>
                <w:sz w:val="20"/>
                <w:szCs w:val="20"/>
                <w:rtl w:val="0"/>
              </w:rPr>
              <w:t xml:space="preserve">11,000 buses * 1 events/minute </w:t>
            </w:r>
          </w:p>
        </w:tc>
        <w:tc>
          <w:tcPr>
            <w:tcBorders>
              <w:top w:color="cccccc" w:space="0" w:sz="5" w:val="single"/>
              <w:left w:color="cccccc"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423">
            <w:pPr>
              <w:widowControl w:val="0"/>
              <w:jc w:val="center"/>
              <w:rPr>
                <w:sz w:val="20"/>
                <w:szCs w:val="20"/>
              </w:rPr>
            </w:pPr>
            <w:r w:rsidDel="00000000" w:rsidR="00000000" w:rsidRPr="00000000">
              <w:rPr>
                <w:sz w:val="20"/>
                <w:szCs w:val="20"/>
                <w:rtl w:val="0"/>
              </w:rPr>
              <w:t xml:space="preserve">22000</w:t>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424">
            <w:pPr>
              <w:widowControl w:val="0"/>
              <w:jc w:val="center"/>
              <w:rPr>
                <w:sz w:val="20"/>
                <w:szCs w:val="20"/>
              </w:rPr>
            </w:pPr>
            <w:r w:rsidDel="00000000" w:rsidR="00000000" w:rsidRPr="00000000">
              <w:rPr>
                <w:sz w:val="20"/>
                <w:szCs w:val="20"/>
                <w:rtl w:val="0"/>
              </w:rPr>
              <w:t xml:space="preserve">Exception Event (e.g. Delay)</w:t>
            </w:r>
          </w:p>
        </w:tc>
        <w:tc>
          <w:tcPr>
            <w:tcBorders>
              <w:top w:color="cccccc" w:space="0" w:sz="5" w:val="single"/>
              <w:left w:color="cccccc"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425">
            <w:pPr>
              <w:spacing w:after="240" w:before="240" w:lineRule="auto"/>
              <w:jc w:val="center"/>
              <w:rPr>
                <w:sz w:val="20"/>
                <w:szCs w:val="20"/>
              </w:rPr>
            </w:pPr>
            <w:r w:rsidDel="00000000" w:rsidR="00000000" w:rsidRPr="00000000">
              <w:rPr>
                <w:sz w:val="20"/>
                <w:szCs w:val="20"/>
                <w:rtl w:val="0"/>
              </w:rPr>
              <w:t xml:space="preserve">11,000 buses * 1 events/minute </w:t>
            </w:r>
          </w:p>
        </w:tc>
        <w:tc>
          <w:tcPr>
            <w:tcBorders>
              <w:top w:color="cccccc" w:space="0" w:sz="5" w:val="single"/>
              <w:left w:color="cccccc"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426">
            <w:pPr>
              <w:widowControl w:val="0"/>
              <w:jc w:val="center"/>
              <w:rPr>
                <w:sz w:val="20"/>
                <w:szCs w:val="20"/>
              </w:rPr>
            </w:pPr>
            <w:r w:rsidDel="00000000" w:rsidR="00000000" w:rsidRPr="00000000">
              <w:rPr>
                <w:sz w:val="20"/>
                <w:szCs w:val="20"/>
                <w:rtl w:val="0"/>
              </w:rPr>
              <w:t xml:space="preserve">22000</w:t>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427">
            <w:pPr>
              <w:widowControl w:val="0"/>
              <w:jc w:val="center"/>
              <w:rPr>
                <w:sz w:val="20"/>
                <w:szCs w:val="20"/>
              </w:rPr>
            </w:pPr>
            <w:r w:rsidDel="00000000" w:rsidR="00000000" w:rsidRPr="00000000">
              <w:rPr>
                <w:sz w:val="20"/>
                <w:szCs w:val="20"/>
                <w:rtl w:val="0"/>
              </w:rPr>
              <w:t xml:space="preserve">Parent Notification Trigger</w:t>
            </w:r>
          </w:p>
        </w:tc>
        <w:tc>
          <w:tcPr>
            <w:tcBorders>
              <w:top w:color="cccccc" w:space="0" w:sz="5" w:val="single"/>
              <w:left w:color="cccccc"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428">
            <w:pPr>
              <w:spacing w:after="240" w:before="240" w:lineRule="auto"/>
              <w:jc w:val="center"/>
              <w:rPr>
                <w:sz w:val="20"/>
                <w:szCs w:val="20"/>
              </w:rPr>
            </w:pPr>
            <w:r w:rsidDel="00000000" w:rsidR="00000000" w:rsidRPr="00000000">
              <w:rPr>
                <w:sz w:val="20"/>
                <w:szCs w:val="20"/>
                <w:rtl w:val="0"/>
              </w:rPr>
              <w:t xml:space="preserve">(155,000 students * 1 event * 2 consumers per student ) / 10 minutes **</w:t>
            </w:r>
          </w:p>
        </w:tc>
        <w:tc>
          <w:tcPr>
            <w:tcBorders>
              <w:top w:color="cccccc" w:space="0" w:sz="5" w:val="single"/>
              <w:left w:color="cccccc"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429">
            <w:pPr>
              <w:widowControl w:val="0"/>
              <w:jc w:val="center"/>
              <w:rPr>
                <w:sz w:val="20"/>
                <w:szCs w:val="20"/>
              </w:rPr>
            </w:pPr>
            <w:r w:rsidDel="00000000" w:rsidR="00000000" w:rsidRPr="00000000">
              <w:rPr>
                <w:sz w:val="20"/>
                <w:szCs w:val="20"/>
                <w:rtl w:val="0"/>
              </w:rPr>
              <w:t xml:space="preserve">62000</w:t>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42A">
            <w:pPr>
              <w:widowControl w:val="0"/>
              <w:jc w:val="center"/>
              <w:rPr>
                <w:sz w:val="20"/>
                <w:szCs w:val="20"/>
              </w:rPr>
            </w:pPr>
            <w:r w:rsidDel="00000000" w:rsidR="00000000" w:rsidRPr="00000000">
              <w:rPr>
                <w:sz w:val="20"/>
                <w:szCs w:val="20"/>
                <w:rtl w:val="0"/>
              </w:rPr>
              <w:t xml:space="preserve">System Audit Event</w:t>
            </w:r>
          </w:p>
        </w:tc>
        <w:tc>
          <w:tcPr>
            <w:tcBorders>
              <w:top w:color="cccccc" w:space="0" w:sz="5" w:val="single"/>
              <w:left w:color="cccccc"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42B">
            <w:pPr>
              <w:spacing w:after="240" w:before="240" w:lineRule="auto"/>
              <w:jc w:val="center"/>
              <w:rPr>
                <w:sz w:val="20"/>
                <w:szCs w:val="20"/>
              </w:rPr>
            </w:pPr>
            <w:r w:rsidDel="00000000" w:rsidR="00000000" w:rsidRPr="00000000">
              <w:rPr>
                <w:sz w:val="20"/>
                <w:szCs w:val="20"/>
                <w:rtl w:val="0"/>
              </w:rPr>
              <w:t xml:space="preserve">10,000 routes * 1 events/minute</w:t>
            </w:r>
          </w:p>
        </w:tc>
        <w:tc>
          <w:tcPr>
            <w:tcBorders>
              <w:top w:color="cccccc" w:space="0" w:sz="5" w:val="single"/>
              <w:left w:color="cccccc"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42C">
            <w:pPr>
              <w:widowControl w:val="0"/>
              <w:jc w:val="center"/>
              <w:rPr>
                <w:sz w:val="20"/>
                <w:szCs w:val="20"/>
              </w:rPr>
            </w:pPr>
            <w:r w:rsidDel="00000000" w:rsidR="00000000" w:rsidRPr="00000000">
              <w:rPr>
                <w:sz w:val="20"/>
                <w:szCs w:val="20"/>
                <w:rtl w:val="0"/>
              </w:rPr>
              <w:t xml:space="preserve">20000</w:t>
            </w:r>
          </w:p>
        </w:tc>
      </w:tr>
      <w:tr>
        <w:trPr>
          <w:cantSplit w:val="0"/>
          <w:tblHeader w:val="0"/>
        </w:trPr>
        <w:tc>
          <w:tcPr>
            <w:gridSpan w:val="2"/>
            <w:tcBorders>
              <w:top w:color="cccccc" w:space="0" w:sz="5" w:val="single"/>
              <w:left w:color="000000"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42D">
            <w:pPr>
              <w:widowControl w:val="0"/>
              <w:rPr>
                <w:sz w:val="20"/>
                <w:szCs w:val="20"/>
              </w:rPr>
            </w:pPr>
            <w:r w:rsidDel="00000000" w:rsidR="00000000" w:rsidRPr="00000000">
              <w:rPr>
                <w:sz w:val="20"/>
                <w:szCs w:val="20"/>
                <w:rtl w:val="0"/>
              </w:rPr>
              <w:t xml:space="preserve">                                                                                                 Sum of the Above </w:t>
            </w:r>
          </w:p>
        </w:tc>
        <w:tc>
          <w:tcPr>
            <w:tcBorders>
              <w:top w:color="cccccc" w:space="0" w:sz="5" w:val="single"/>
              <w:left w:color="cccccc"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42F">
            <w:pPr>
              <w:widowControl w:val="0"/>
              <w:jc w:val="center"/>
              <w:rPr>
                <w:sz w:val="20"/>
                <w:szCs w:val="20"/>
              </w:rPr>
            </w:pPr>
            <w:r w:rsidDel="00000000" w:rsidR="00000000" w:rsidRPr="00000000">
              <w:rPr>
                <w:sz w:val="20"/>
                <w:szCs w:val="20"/>
                <w:rtl w:val="0"/>
              </w:rPr>
              <w:t xml:space="preserve">272,000</w:t>
            </w:r>
          </w:p>
        </w:tc>
      </w:tr>
      <w:tr>
        <w:trPr>
          <w:cantSplit w:val="0"/>
          <w:tblHeader w:val="0"/>
        </w:trPr>
        <w:tc>
          <w:tcPr>
            <w:gridSpan w:val="3"/>
            <w:tcBorders>
              <w:top w:color="cccccc" w:space="0" w:sz="5" w:val="single"/>
              <w:left w:color="000000" w:space="0" w:sz="5" w:val="single"/>
              <w:bottom w:color="000000" w:space="0" w:sz="5" w:val="single"/>
              <w:right w:color="000000" w:space="0" w:sz="5" w:val="single"/>
            </w:tcBorders>
            <w:shd w:fill="cfe2f3" w:val="clear"/>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430">
            <w:pPr>
              <w:widowControl w:val="0"/>
              <w:jc w:val="center"/>
              <w:rPr>
                <w:sz w:val="20"/>
                <w:szCs w:val="20"/>
              </w:rPr>
            </w:pPr>
            <w:r w:rsidDel="00000000" w:rsidR="00000000" w:rsidRPr="00000000">
              <w:rPr>
                <w:rtl w:val="0"/>
              </w:rPr>
            </w:r>
          </w:p>
        </w:tc>
      </w:tr>
      <w:tr>
        <w:trPr>
          <w:cantSplit w:val="0"/>
          <w:tblHeader w:val="0"/>
        </w:trPr>
        <w:tc>
          <w:tcPr>
            <w:gridSpan w:val="3"/>
            <w:tcBorders>
              <w:top w:color="cccccc" w:space="0" w:sz="5" w:val="single"/>
              <w:left w:color="000000"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433">
            <w:pPr>
              <w:widowControl w:val="0"/>
              <w:jc w:val="center"/>
              <w:rPr>
                <w:sz w:val="20"/>
                <w:szCs w:val="20"/>
              </w:rPr>
            </w:pPr>
            <w:r w:rsidDel="00000000" w:rsidR="00000000" w:rsidRPr="00000000">
              <w:rPr>
                <w:sz w:val="20"/>
                <w:szCs w:val="20"/>
                <w:rtl w:val="0"/>
              </w:rPr>
              <w:t xml:space="preserve">Total Number of Events/Min factoring in Student Boarding and </w:t>
            </w:r>
          </w:p>
          <w:p w:rsidR="00000000" w:rsidDel="00000000" w:rsidP="00000000" w:rsidRDefault="00000000" w:rsidRPr="00000000" w14:paraId="00000434">
            <w:pPr>
              <w:widowControl w:val="0"/>
              <w:jc w:val="center"/>
              <w:rPr>
                <w:b w:val="1"/>
                <w:sz w:val="20"/>
                <w:szCs w:val="20"/>
              </w:rPr>
            </w:pPr>
            <w:r w:rsidDel="00000000" w:rsidR="00000000" w:rsidRPr="00000000">
              <w:rPr>
                <w:sz w:val="20"/>
                <w:szCs w:val="20"/>
                <w:rtl w:val="0"/>
              </w:rPr>
              <w:t xml:space="preserve">Disembarking Event would not occur within the same minute = </w:t>
            </w:r>
            <w:r w:rsidDel="00000000" w:rsidR="00000000" w:rsidRPr="00000000">
              <w:rPr>
                <w:b w:val="1"/>
                <w:sz w:val="20"/>
                <w:szCs w:val="20"/>
                <w:rtl w:val="0"/>
              </w:rPr>
              <w:t xml:space="preserve">241,000</w:t>
            </w:r>
          </w:p>
        </w:tc>
      </w:tr>
    </w:tbl>
    <w:p w:rsidR="00000000" w:rsidDel="00000000" w:rsidP="00000000" w:rsidRDefault="00000000" w:rsidRPr="00000000" w14:paraId="00000437">
      <w:pPr>
        <w:rPr>
          <w:sz w:val="20"/>
          <w:szCs w:val="20"/>
        </w:rPr>
      </w:pPr>
      <w:r w:rsidDel="00000000" w:rsidR="00000000" w:rsidRPr="00000000">
        <w:rPr>
          <w:sz w:val="20"/>
          <w:szCs w:val="20"/>
          <w:rtl w:val="0"/>
        </w:rPr>
        <w:t xml:space="preserve">* Buffer factor of 2x to account for unexpected spikes</w:t>
      </w:r>
    </w:p>
    <w:p w:rsidR="00000000" w:rsidDel="00000000" w:rsidP="00000000" w:rsidRDefault="00000000" w:rsidRPr="00000000" w14:paraId="00000438">
      <w:pPr>
        <w:rPr>
          <w:sz w:val="20"/>
          <w:szCs w:val="20"/>
        </w:rPr>
      </w:pPr>
      <w:r w:rsidDel="00000000" w:rsidR="00000000" w:rsidRPr="00000000">
        <w:rPr>
          <w:sz w:val="20"/>
          <w:szCs w:val="20"/>
          <w:rtl w:val="0"/>
        </w:rPr>
        <w:t xml:space="preserve">* Numbers are rounded up for readability and clarity in the architecture document. Students - 153000 to 155000, Buses - 10500 to 11000</w:t>
      </w:r>
    </w:p>
    <w:p w:rsidR="00000000" w:rsidDel="00000000" w:rsidP="00000000" w:rsidRDefault="00000000" w:rsidRPr="00000000" w14:paraId="00000439">
      <w:pPr>
        <w:rPr>
          <w:sz w:val="20"/>
          <w:szCs w:val="20"/>
        </w:rPr>
      </w:pPr>
      <w:r w:rsidDel="00000000" w:rsidR="00000000" w:rsidRPr="00000000">
        <w:rPr>
          <w:sz w:val="20"/>
          <w:szCs w:val="20"/>
          <w:rtl w:val="0"/>
        </w:rPr>
        <w:t xml:space="preserve">** Assuming All Students board within a window of 30 mins from am bus stops, disembark at School within a window of 10 mins, board at School for back home within a window of 10 mins, disembark  at pm bus stops within a 30 mins window</w:t>
      </w:r>
    </w:p>
    <w:p w:rsidR="00000000" w:rsidDel="00000000" w:rsidP="00000000" w:rsidRDefault="00000000" w:rsidRPr="00000000" w14:paraId="0000043A">
      <w:pPr>
        <w:spacing w:after="240" w:before="240" w:lineRule="auto"/>
        <w:rPr>
          <w:b w:val="1"/>
        </w:rPr>
      </w:pPr>
      <w:r w:rsidDel="00000000" w:rsidR="00000000" w:rsidRPr="00000000">
        <w:rPr>
          <w:rtl w:val="0"/>
        </w:rPr>
        <w:br w:type="textWrapping"/>
      </w:r>
      <w:r w:rsidDel="00000000" w:rsidR="00000000" w:rsidRPr="00000000">
        <w:rPr>
          <w:b w:val="1"/>
          <w:rtl w:val="0"/>
        </w:rPr>
        <w:t xml:space="preserve">How the System Handles This Throughput:</w:t>
      </w:r>
    </w:p>
    <w:p w:rsidR="00000000" w:rsidDel="00000000" w:rsidP="00000000" w:rsidRDefault="00000000" w:rsidRPr="00000000" w14:paraId="0000043B">
      <w:pPr>
        <w:numPr>
          <w:ilvl w:val="0"/>
          <w:numId w:val="133"/>
        </w:numPr>
        <w:spacing w:after="0" w:afterAutospacing="0" w:before="240" w:lineRule="auto"/>
        <w:ind w:left="720" w:hanging="360"/>
      </w:pPr>
      <w:r w:rsidDel="00000000" w:rsidR="00000000" w:rsidRPr="00000000">
        <w:rPr>
          <w:rtl w:val="0"/>
        </w:rPr>
        <w:t xml:space="preserve">Amazon MSK (Kafka) ensures high throughput by providing a distributed, partitioned event bus. With Kafka’s ability to horizontally scale, this enables the system to handle millions of events per minute without causing bottlenecks or performance degradation. Kafka is widely used by industry leaders for handling and processing millions of events per second. It is specifically designed for high-throughput, distributed event streaming, making it a popular choice for real-time data processing at massive scales.</w:t>
        <w:br w:type="textWrapping"/>
      </w:r>
    </w:p>
    <w:p w:rsidR="00000000" w:rsidDel="00000000" w:rsidP="00000000" w:rsidRDefault="00000000" w:rsidRPr="00000000" w14:paraId="0000043C">
      <w:pPr>
        <w:numPr>
          <w:ilvl w:val="0"/>
          <w:numId w:val="133"/>
        </w:numPr>
        <w:spacing w:after="0" w:afterAutospacing="0" w:before="0" w:beforeAutospacing="0" w:lineRule="auto"/>
        <w:ind w:left="720" w:hanging="360"/>
      </w:pPr>
      <w:r w:rsidDel="00000000" w:rsidR="00000000" w:rsidRPr="00000000">
        <w:rPr>
          <w:rtl w:val="0"/>
        </w:rPr>
        <w:t xml:space="preserve">Auto-Scaling EC2 Instances for microservices, coupled with container orchestration through Amazon EKS, guarantees that the service layer would handle a surge in traffic by scaling horizontally. To handle any sudden traffic increases by say 2x during rush hours, additional EC2 instances are provisioned, ensuring that no processing delay occurs.</w:t>
        <w:br w:type="textWrapping"/>
      </w:r>
    </w:p>
    <w:p w:rsidR="00000000" w:rsidDel="00000000" w:rsidP="00000000" w:rsidRDefault="00000000" w:rsidRPr="00000000" w14:paraId="0000043D">
      <w:pPr>
        <w:numPr>
          <w:ilvl w:val="0"/>
          <w:numId w:val="133"/>
        </w:numPr>
        <w:spacing w:after="240" w:before="0" w:beforeAutospacing="0" w:lineRule="auto"/>
        <w:ind w:left="720" w:hanging="360"/>
      </w:pPr>
      <w:r w:rsidDel="00000000" w:rsidR="00000000" w:rsidRPr="00000000">
        <w:rPr>
          <w:rtl w:val="0"/>
        </w:rPr>
        <w:t xml:space="preserve">The system leverages asynchronous event-driven architecture, where Kafka producers publish messages to Kafka topics, and microservices consume messages in parallel, processing them concurrently. This allows for low-latency and high-throughput processing.</w:t>
        <w:br w:type="textWrapping"/>
      </w:r>
    </w:p>
    <w:p w:rsidR="00000000" w:rsidDel="00000000" w:rsidP="00000000" w:rsidRDefault="00000000" w:rsidRPr="00000000" w14:paraId="0000043E">
      <w:pPr>
        <w:pStyle w:val="Heading3"/>
        <w:rPr>
          <w:color w:val="0000ff"/>
        </w:rPr>
      </w:pPr>
      <w:bookmarkStart w:colFirst="0" w:colLast="0" w:name="_lj3qqk5byw7z" w:id="83"/>
      <w:bookmarkEnd w:id="83"/>
      <w:r w:rsidDel="00000000" w:rsidR="00000000" w:rsidRPr="00000000">
        <w:rPr>
          <w:color w:val="0000ff"/>
          <w:rtl w:val="0"/>
        </w:rPr>
        <w:t xml:space="preserve">6.2. Elasticity &amp; Horizontal Scaling (10x)</w:t>
      </w:r>
    </w:p>
    <w:p w:rsidR="00000000" w:rsidDel="00000000" w:rsidP="00000000" w:rsidRDefault="00000000" w:rsidRPr="00000000" w14:paraId="0000043F">
      <w:pPr>
        <w:rPr/>
      </w:pPr>
      <w:r w:rsidDel="00000000" w:rsidR="00000000" w:rsidRPr="00000000">
        <w:rPr>
          <w:rtl w:val="0"/>
        </w:rPr>
        <w:t xml:space="preserve">During non-peak hours (such as late evenings, nights, or holidays), activity will significantly decrease, particularly for events related to student boarding, disembarking, and parent notifications, which primarily occur during school hours. </w:t>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rPr/>
      </w:pPr>
      <w:r w:rsidDel="00000000" w:rsidR="00000000" w:rsidRPr="00000000">
        <w:rPr>
          <w:rtl w:val="0"/>
        </w:rPr>
        <w:t xml:space="preserve">The system is designed to elastically scale to accommodate traffic surges (such as during rush hours or special events) and scale down during off-peak times (such as during holidays). This </w:t>
      </w:r>
      <w:r w:rsidDel="00000000" w:rsidR="00000000" w:rsidRPr="00000000">
        <w:rPr>
          <w:b w:val="1"/>
          <w:rtl w:val="0"/>
        </w:rPr>
        <w:t xml:space="preserve">elasticity </w:t>
      </w:r>
      <w:r w:rsidDel="00000000" w:rsidR="00000000" w:rsidRPr="00000000">
        <w:rPr>
          <w:rtl w:val="0"/>
        </w:rPr>
        <w:t xml:space="preserve">isn't limited to predictable peaks; the architecture is robust enough to handle </w:t>
      </w:r>
      <w:r w:rsidDel="00000000" w:rsidR="00000000" w:rsidRPr="00000000">
        <w:rPr>
          <w:b w:val="1"/>
          <w:rtl w:val="0"/>
        </w:rPr>
        <w:t xml:space="preserve">unexpected spikes or sudden shifts</w:t>
      </w:r>
      <w:r w:rsidDel="00000000" w:rsidR="00000000" w:rsidRPr="00000000">
        <w:rPr>
          <w:rtl w:val="0"/>
        </w:rPr>
        <w:t xml:space="preserve"> in traffic patterns, allowing the system to adapt within minutes with </w:t>
      </w:r>
      <w:r w:rsidDel="00000000" w:rsidR="00000000" w:rsidRPr="00000000">
        <w:rPr>
          <w:b w:val="1"/>
          <w:rtl w:val="0"/>
        </w:rPr>
        <w:t xml:space="preserve">no manual intervention</w:t>
      </w:r>
      <w:r w:rsidDel="00000000" w:rsidR="00000000" w:rsidRPr="00000000">
        <w:rPr>
          <w:rtl w:val="0"/>
        </w:rPr>
        <w:t xml:space="preserve">. Whether it's a sharp increase in student numbers, a larger bus fleet, or unforeseen events, the system dynamically scales to maintain consistent performance.</w:t>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t xml:space="preserve">Key components ensuring elasticity and horizontal scaling are:</w:t>
      </w:r>
    </w:p>
    <w:p w:rsidR="00000000" w:rsidDel="00000000" w:rsidP="00000000" w:rsidRDefault="00000000" w:rsidRPr="00000000" w14:paraId="00000444">
      <w:pPr>
        <w:numPr>
          <w:ilvl w:val="0"/>
          <w:numId w:val="148"/>
        </w:numPr>
        <w:spacing w:after="0" w:afterAutospacing="0" w:before="240" w:lineRule="auto"/>
        <w:ind w:left="720" w:hanging="360"/>
      </w:pPr>
      <w:r w:rsidDel="00000000" w:rsidR="00000000" w:rsidRPr="00000000">
        <w:rPr>
          <w:rtl w:val="0"/>
        </w:rPr>
        <w:t xml:space="preserve">Auto Scaling Groups (ASG):</w:t>
      </w:r>
    </w:p>
    <w:p w:rsidR="00000000" w:rsidDel="00000000" w:rsidP="00000000" w:rsidRDefault="00000000" w:rsidRPr="00000000" w14:paraId="00000445">
      <w:pPr>
        <w:numPr>
          <w:ilvl w:val="1"/>
          <w:numId w:val="148"/>
        </w:numPr>
        <w:spacing w:after="0" w:afterAutospacing="0" w:before="0" w:beforeAutospacing="0" w:lineRule="auto"/>
        <w:ind w:left="1440" w:hanging="360"/>
      </w:pPr>
      <w:r w:rsidDel="00000000" w:rsidR="00000000" w:rsidRPr="00000000">
        <w:rPr>
          <w:rtl w:val="0"/>
        </w:rPr>
        <w:t xml:space="preserve">EC2 instances running microservices (e.g., route processing, commuter management, and bus tracking) are deployed in ASGs, ensuring automatic scaling based on system load.</w:t>
      </w:r>
    </w:p>
    <w:p w:rsidR="00000000" w:rsidDel="00000000" w:rsidP="00000000" w:rsidRDefault="00000000" w:rsidRPr="00000000" w14:paraId="00000446">
      <w:pPr>
        <w:numPr>
          <w:ilvl w:val="1"/>
          <w:numId w:val="148"/>
        </w:numPr>
        <w:spacing w:after="0" w:afterAutospacing="0" w:before="0" w:beforeAutospacing="0" w:lineRule="auto"/>
        <w:ind w:left="1440" w:hanging="360"/>
      </w:pPr>
      <w:r w:rsidDel="00000000" w:rsidR="00000000" w:rsidRPr="00000000">
        <w:rPr>
          <w:rtl w:val="0"/>
        </w:rPr>
        <w:t xml:space="preserve">During normal operation, 25 EC2 instances would be sufficient. However, during peak load (such as peak commuting hours), the system would scale out to over 250 instances (10x) automatically, maintaining consistent performance even under massive load.</w:t>
        <w:br w:type="textWrapping"/>
      </w:r>
    </w:p>
    <w:p w:rsidR="00000000" w:rsidDel="00000000" w:rsidP="00000000" w:rsidRDefault="00000000" w:rsidRPr="00000000" w14:paraId="00000447">
      <w:pPr>
        <w:numPr>
          <w:ilvl w:val="0"/>
          <w:numId w:val="16"/>
        </w:numPr>
        <w:spacing w:after="0" w:afterAutospacing="0" w:before="0" w:beforeAutospacing="0" w:lineRule="auto"/>
        <w:ind w:left="720" w:hanging="360"/>
      </w:pPr>
      <w:r w:rsidDel="00000000" w:rsidR="00000000" w:rsidRPr="00000000">
        <w:rPr>
          <w:rtl w:val="0"/>
        </w:rPr>
        <w:t xml:space="preserve">Amazon MSK:</w:t>
      </w:r>
    </w:p>
    <w:p w:rsidR="00000000" w:rsidDel="00000000" w:rsidP="00000000" w:rsidRDefault="00000000" w:rsidRPr="00000000" w14:paraId="00000448">
      <w:pPr>
        <w:numPr>
          <w:ilvl w:val="1"/>
          <w:numId w:val="16"/>
        </w:numPr>
        <w:spacing w:after="0" w:afterAutospacing="0" w:before="0" w:beforeAutospacing="0" w:lineRule="auto"/>
        <w:ind w:left="1440" w:hanging="360"/>
      </w:pPr>
      <w:r w:rsidDel="00000000" w:rsidR="00000000" w:rsidRPr="00000000">
        <w:rPr>
          <w:rtl w:val="0"/>
        </w:rPr>
        <w:t xml:space="preserve">Kafka’s partitioned architecture supports the dynamic addition of new brokers to accommodate increased message throughput. MSK would horizontally scale by increasing the number of partitions, allowing the system to handle significant event volume increases without overloading any single broker.</w:t>
      </w:r>
    </w:p>
    <w:p w:rsidR="00000000" w:rsidDel="00000000" w:rsidP="00000000" w:rsidRDefault="00000000" w:rsidRPr="00000000" w14:paraId="00000449">
      <w:pPr>
        <w:numPr>
          <w:ilvl w:val="1"/>
          <w:numId w:val="16"/>
        </w:numPr>
        <w:spacing w:after="240" w:before="0" w:beforeAutospacing="0" w:lineRule="auto"/>
        <w:ind w:left="1440" w:hanging="360"/>
      </w:pPr>
      <w:r w:rsidDel="00000000" w:rsidR="00000000" w:rsidRPr="00000000">
        <w:rPr>
          <w:rtl w:val="0"/>
        </w:rPr>
        <w:t xml:space="preserve">Kafka consumers would dynamically scale, adding more containers and instances to process events in parallel. When events increase, new consumers are spawned automatically to keep pace with the message rate.</w:t>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numPr>
          <w:ilvl w:val="0"/>
          <w:numId w:val="16"/>
        </w:numPr>
        <w:spacing w:after="0" w:afterAutospacing="0"/>
        <w:ind w:left="720" w:hanging="360"/>
      </w:pPr>
      <w:r w:rsidDel="00000000" w:rsidR="00000000" w:rsidRPr="00000000">
        <w:rPr>
          <w:rtl w:val="0"/>
        </w:rPr>
        <w:t xml:space="preserve">Redis ElastiCache:</w:t>
      </w:r>
    </w:p>
    <w:p w:rsidR="00000000" w:rsidDel="00000000" w:rsidP="00000000" w:rsidRDefault="00000000" w:rsidRPr="00000000" w14:paraId="0000044C">
      <w:pPr>
        <w:numPr>
          <w:ilvl w:val="1"/>
          <w:numId w:val="16"/>
        </w:numPr>
        <w:spacing w:after="0" w:afterAutospacing="0" w:before="0" w:beforeAutospacing="0" w:lineRule="auto"/>
        <w:ind w:left="1440" w:hanging="360"/>
      </w:pPr>
      <w:r w:rsidDel="00000000" w:rsidR="00000000" w:rsidRPr="00000000">
        <w:rPr>
          <w:rtl w:val="0"/>
        </w:rPr>
        <w:t xml:space="preserve">Redis ElastiCache is leveraged to enhance performance by providing high-speed, in-memory data storage for frequently accessed data. It automatically scales by adding or removing Redis nodes based on system demands. </w:t>
      </w:r>
    </w:p>
    <w:p w:rsidR="00000000" w:rsidDel="00000000" w:rsidP="00000000" w:rsidRDefault="00000000" w:rsidRPr="00000000" w14:paraId="0000044D">
      <w:pPr>
        <w:numPr>
          <w:ilvl w:val="1"/>
          <w:numId w:val="16"/>
        </w:numPr>
        <w:spacing w:after="0" w:afterAutospacing="0" w:before="0" w:beforeAutospacing="0" w:lineRule="auto"/>
        <w:ind w:left="1440" w:hanging="360"/>
      </w:pPr>
      <w:r w:rsidDel="00000000" w:rsidR="00000000" w:rsidRPr="00000000">
        <w:rPr>
          <w:rtl w:val="0"/>
        </w:rPr>
        <w:t xml:space="preserve">During peak periods, ElastiCache would scale horizontally by adding more nodes or clusters to distribute the load, ensuring rapid access to cache data such as commuter schedules, bus statuses, and route details. Redis ElastiCache’s ability to elastically scale ensures that the system manages fluctuating traffic volumes and maintains fast data retrieval during both high and low demand periods.</w:t>
        <w:br w:type="textWrapping"/>
      </w:r>
    </w:p>
    <w:p w:rsidR="00000000" w:rsidDel="00000000" w:rsidP="00000000" w:rsidRDefault="00000000" w:rsidRPr="00000000" w14:paraId="0000044E">
      <w:pPr>
        <w:numPr>
          <w:ilvl w:val="0"/>
          <w:numId w:val="16"/>
        </w:numPr>
        <w:spacing w:after="0" w:afterAutospacing="0" w:before="0" w:beforeAutospacing="0" w:lineRule="auto"/>
        <w:ind w:left="720" w:hanging="360"/>
      </w:pPr>
      <w:r w:rsidDel="00000000" w:rsidR="00000000" w:rsidRPr="00000000">
        <w:rPr>
          <w:rtl w:val="0"/>
        </w:rPr>
        <w:t xml:space="preserve">Elastic Load Balancer (ELB):</w:t>
      </w:r>
    </w:p>
    <w:p w:rsidR="00000000" w:rsidDel="00000000" w:rsidP="00000000" w:rsidRDefault="00000000" w:rsidRPr="00000000" w14:paraId="0000044F">
      <w:pPr>
        <w:numPr>
          <w:ilvl w:val="1"/>
          <w:numId w:val="16"/>
        </w:numPr>
        <w:spacing w:after="0" w:afterAutospacing="0" w:before="0" w:beforeAutospacing="0" w:lineRule="auto"/>
        <w:ind w:left="1440" w:hanging="360"/>
      </w:pPr>
      <w:r w:rsidDel="00000000" w:rsidR="00000000" w:rsidRPr="00000000">
        <w:rPr>
          <w:rtl w:val="0"/>
        </w:rPr>
        <w:t xml:space="preserve">An Elastic Load Balancer (ELB) is placed in front of microservices, distributing incoming traffic to the EC2 instances or containers within EKS clusters. The ELB automatically adjusts based on scaling events, ensuring optimal resource utilization during peak and off-peak hours.</w:t>
        <w:br w:type="textWrapping"/>
      </w:r>
    </w:p>
    <w:p w:rsidR="00000000" w:rsidDel="00000000" w:rsidP="00000000" w:rsidRDefault="00000000" w:rsidRPr="00000000" w14:paraId="00000450">
      <w:pPr>
        <w:numPr>
          <w:ilvl w:val="0"/>
          <w:numId w:val="16"/>
        </w:numPr>
        <w:spacing w:after="0" w:afterAutospacing="0" w:before="0" w:beforeAutospacing="0" w:lineRule="auto"/>
        <w:ind w:left="720" w:hanging="360"/>
      </w:pPr>
      <w:r w:rsidDel="00000000" w:rsidR="00000000" w:rsidRPr="00000000">
        <w:rPr>
          <w:rtl w:val="0"/>
        </w:rPr>
        <w:t xml:space="preserve">DynamoDB &amp; Aurora Auto Scaling:</w:t>
      </w:r>
    </w:p>
    <w:p w:rsidR="00000000" w:rsidDel="00000000" w:rsidP="00000000" w:rsidRDefault="00000000" w:rsidRPr="00000000" w14:paraId="00000451">
      <w:pPr>
        <w:numPr>
          <w:ilvl w:val="1"/>
          <w:numId w:val="16"/>
        </w:numPr>
        <w:spacing w:after="0" w:afterAutospacing="0" w:before="0" w:beforeAutospacing="0" w:lineRule="auto"/>
        <w:ind w:left="1440" w:hanging="360"/>
      </w:pPr>
      <w:r w:rsidDel="00000000" w:rsidR="00000000" w:rsidRPr="00000000">
        <w:rPr>
          <w:rtl w:val="0"/>
        </w:rPr>
        <w:t xml:space="preserve">DynamoDB uses auto-scaling to manage throughput for real-time event storage, scaling read and write throughput based on traffic volume. This ensures low-latency access to event data, even under high load.</w:t>
      </w:r>
    </w:p>
    <w:p w:rsidR="00000000" w:rsidDel="00000000" w:rsidP="00000000" w:rsidRDefault="00000000" w:rsidRPr="00000000" w14:paraId="00000452">
      <w:pPr>
        <w:numPr>
          <w:ilvl w:val="1"/>
          <w:numId w:val="16"/>
        </w:numPr>
        <w:spacing w:after="240" w:before="0" w:beforeAutospacing="0" w:lineRule="auto"/>
        <w:ind w:left="1440" w:hanging="360"/>
      </w:pPr>
      <w:r w:rsidDel="00000000" w:rsidR="00000000" w:rsidRPr="00000000">
        <w:rPr>
          <w:rtl w:val="0"/>
        </w:rPr>
        <w:t xml:space="preserve">AuroraDB scales automatically by adding read replicas to distribute the load and improving the availability and fault tolerance of the database, while write scaling is managed through partitioning strategies.</w:t>
        <w:br w:type="textWrapping"/>
      </w:r>
    </w:p>
    <w:p w:rsidR="00000000" w:rsidDel="00000000" w:rsidP="00000000" w:rsidRDefault="00000000" w:rsidRPr="00000000" w14:paraId="00000453">
      <w:pPr>
        <w:pStyle w:val="Heading3"/>
        <w:rPr>
          <w:color w:val="0000ff"/>
        </w:rPr>
      </w:pPr>
      <w:bookmarkStart w:colFirst="0" w:colLast="0" w:name="_l9vtzcgf4d7v" w:id="84"/>
      <w:bookmarkEnd w:id="84"/>
      <w:r w:rsidDel="00000000" w:rsidR="00000000" w:rsidRPr="00000000">
        <w:rPr>
          <w:color w:val="0000ff"/>
          <w:rtl w:val="0"/>
        </w:rPr>
        <w:t xml:space="preserve">6.3 Elasticity and High Throughput Log Processing &amp; Monitoring</w:t>
      </w:r>
    </w:p>
    <w:p w:rsidR="00000000" w:rsidDel="00000000" w:rsidP="00000000" w:rsidRDefault="00000000" w:rsidRPr="00000000" w14:paraId="00000454">
      <w:pPr>
        <w:rPr/>
      </w:pPr>
      <w:r w:rsidDel="00000000" w:rsidR="00000000" w:rsidRPr="00000000">
        <w:rPr>
          <w:rtl w:val="0"/>
        </w:rPr>
        <w:t xml:space="preserve">To ensure high-performance logging, real-time visibility, monitoring and reliable troubleshooting, the logging stack is designed with Promtail, Grafana Loki, and EKS orchestration. This combination allows the system to handle massive throughput, scale elastically under varying loads, and maintain optimal performance even during peak traffic periods.</w:t>
      </w:r>
    </w:p>
    <w:p w:rsidR="00000000" w:rsidDel="00000000" w:rsidP="00000000" w:rsidRDefault="00000000" w:rsidRPr="00000000" w14:paraId="00000455">
      <w:pPr>
        <w:spacing w:after="40" w:before="240" w:lineRule="auto"/>
        <w:rPr>
          <w:b w:val="1"/>
        </w:rPr>
      </w:pPr>
      <w:r w:rsidDel="00000000" w:rsidR="00000000" w:rsidRPr="00000000">
        <w:rPr>
          <w:b w:val="1"/>
          <w:rtl w:val="0"/>
        </w:rPr>
        <w:t xml:space="preserve">Promtail for Efficient Log Collection and High Throughput</w:t>
      </w:r>
    </w:p>
    <w:p w:rsidR="00000000" w:rsidDel="00000000" w:rsidP="00000000" w:rsidRDefault="00000000" w:rsidRPr="00000000" w14:paraId="00000456">
      <w:pPr>
        <w:rPr/>
      </w:pPr>
      <w:r w:rsidDel="00000000" w:rsidR="00000000" w:rsidRPr="00000000">
        <w:rPr>
          <w:rtl w:val="0"/>
        </w:rPr>
        <w:t xml:space="preserve">Promtail is deployed alongside EC2-based microservices in the application layer to gather logs in real time. Promtail scales horizontally, adjusting to the number of EC2 instances, ensuring that logs are captured from each instance without delay, even during high event volumes.</w:t>
      </w:r>
    </w:p>
    <w:p w:rsidR="00000000" w:rsidDel="00000000" w:rsidP="00000000" w:rsidRDefault="00000000" w:rsidRPr="00000000" w14:paraId="00000457">
      <w:pPr>
        <w:numPr>
          <w:ilvl w:val="0"/>
          <w:numId w:val="14"/>
        </w:numPr>
        <w:ind w:left="720" w:hanging="360"/>
      </w:pPr>
      <w:r w:rsidDel="00000000" w:rsidR="00000000" w:rsidRPr="00000000">
        <w:rPr>
          <w:rtl w:val="0"/>
        </w:rPr>
        <w:t xml:space="preserve">Real-Time Log Collection: Promtail collects log data from all EC2 instances running the application, processing logs efficiently at high throughput, even during peak periods. This ensures that no event data is lost and all application logs are immediately available for analysis.</w:t>
      </w:r>
    </w:p>
    <w:p w:rsidR="00000000" w:rsidDel="00000000" w:rsidP="00000000" w:rsidRDefault="00000000" w:rsidRPr="00000000" w14:paraId="00000458">
      <w:pPr>
        <w:numPr>
          <w:ilvl w:val="0"/>
          <w:numId w:val="14"/>
        </w:numPr>
        <w:ind w:left="720" w:hanging="360"/>
      </w:pPr>
      <w:r w:rsidDel="00000000" w:rsidR="00000000" w:rsidRPr="00000000">
        <w:rPr>
          <w:rtl w:val="0"/>
        </w:rPr>
        <w:t xml:space="preserve">Elastic Scaling with EC2: As the number of EC2 instances increases or decreases based on the load (using EC2 auto-scaling policies), Promtail dynamically adjusts to handle the change, collecting logs from new instances without requiring additional configuration.</w:t>
      </w:r>
    </w:p>
    <w:p w:rsidR="00000000" w:rsidDel="00000000" w:rsidP="00000000" w:rsidRDefault="00000000" w:rsidRPr="00000000" w14:paraId="00000459">
      <w:pPr>
        <w:spacing w:after="40" w:before="240" w:lineRule="auto"/>
        <w:rPr>
          <w:b w:val="1"/>
        </w:rPr>
      </w:pPr>
      <w:r w:rsidDel="00000000" w:rsidR="00000000" w:rsidRPr="00000000">
        <w:rPr>
          <w:rtl w:val="0"/>
        </w:rPr>
      </w:r>
    </w:p>
    <w:p w:rsidR="00000000" w:rsidDel="00000000" w:rsidP="00000000" w:rsidRDefault="00000000" w:rsidRPr="00000000" w14:paraId="0000045A">
      <w:pPr>
        <w:rPr>
          <w:b w:val="1"/>
        </w:rPr>
      </w:pPr>
      <w:r w:rsidDel="00000000" w:rsidR="00000000" w:rsidRPr="00000000">
        <w:rPr>
          <w:b w:val="1"/>
          <w:rtl w:val="0"/>
        </w:rPr>
        <w:t xml:space="preserve">Grafana Loki for High-Efficiency Log Aggregation and Real-Time Querying</w:t>
      </w:r>
    </w:p>
    <w:p w:rsidR="00000000" w:rsidDel="00000000" w:rsidP="00000000" w:rsidRDefault="00000000" w:rsidRPr="00000000" w14:paraId="0000045B">
      <w:pPr>
        <w:rPr/>
      </w:pPr>
      <w:r w:rsidDel="00000000" w:rsidR="00000000" w:rsidRPr="00000000">
        <w:rPr>
          <w:rtl w:val="0"/>
        </w:rPr>
        <w:t xml:space="preserve">Grafana Loki provides the backbone of the log aggregation system, designed to efficiently store and query logs under high load. Loki is purpose-built for scalability and performance, making it ideal for systems that experience high throughput and need to scale elastically.</w:t>
      </w:r>
    </w:p>
    <w:p w:rsidR="00000000" w:rsidDel="00000000" w:rsidP="00000000" w:rsidRDefault="00000000" w:rsidRPr="00000000" w14:paraId="0000045C">
      <w:pPr>
        <w:numPr>
          <w:ilvl w:val="0"/>
          <w:numId w:val="119"/>
        </w:numPr>
        <w:ind w:left="720" w:hanging="360"/>
      </w:pPr>
      <w:r w:rsidDel="00000000" w:rsidR="00000000" w:rsidRPr="00000000">
        <w:rPr>
          <w:rtl w:val="0"/>
        </w:rPr>
        <w:t xml:space="preserve">Scalable Storage and Indexing: Loki’s ability to efficiently index logs ensures that even with a high volume of logs - potentially reaching millions per 5 minutes during peak traffic - the system maintains fast query performance. The indexing mechanism is optimized for high-throughput scenarios, ensuring that logs are stored in a space-efficient way without sacrificing speed.</w:t>
      </w:r>
    </w:p>
    <w:p w:rsidR="00000000" w:rsidDel="00000000" w:rsidP="00000000" w:rsidRDefault="00000000" w:rsidRPr="00000000" w14:paraId="0000045D">
      <w:pPr>
        <w:numPr>
          <w:ilvl w:val="0"/>
          <w:numId w:val="119"/>
        </w:numPr>
        <w:ind w:left="720" w:hanging="360"/>
      </w:pPr>
      <w:r w:rsidDel="00000000" w:rsidR="00000000" w:rsidRPr="00000000">
        <w:rPr>
          <w:rtl w:val="0"/>
        </w:rPr>
        <w:t xml:space="preserve">Real-Time Log Querying: During peak traffic periods, the system would process massive numbers of logs. Loki would query large volumes of log data across distributed systems without degradation in performance. Engineers would quickly search through logs for troubleshooting, even as the system scales horizontally.</w:t>
      </w:r>
    </w:p>
    <w:p w:rsidR="00000000" w:rsidDel="00000000" w:rsidP="00000000" w:rsidRDefault="00000000" w:rsidRPr="00000000" w14:paraId="0000045E">
      <w:pPr>
        <w:numPr>
          <w:ilvl w:val="0"/>
          <w:numId w:val="119"/>
        </w:numPr>
        <w:spacing w:after="240" w:line="240" w:lineRule="auto"/>
        <w:ind w:left="720" w:hanging="360"/>
      </w:pPr>
      <w:r w:rsidDel="00000000" w:rsidR="00000000" w:rsidRPr="00000000">
        <w:rPr>
          <w:rtl w:val="0"/>
        </w:rPr>
        <w:t xml:space="preserve">Optimized for Large Event Streams: With event-based architectures like this one, where event volume would increase drastically, Loki’s architecture is designed to handle massive log streams and provide near-instant search results across distributed microservices.</w:t>
        <w:br w:type="textWrapping"/>
      </w:r>
    </w:p>
    <w:p w:rsidR="00000000" w:rsidDel="00000000" w:rsidP="00000000" w:rsidRDefault="00000000" w:rsidRPr="00000000" w14:paraId="0000045F">
      <w:pPr>
        <w:rPr>
          <w:b w:val="1"/>
        </w:rPr>
      </w:pPr>
      <w:r w:rsidDel="00000000" w:rsidR="00000000" w:rsidRPr="00000000">
        <w:rPr>
          <w:b w:val="1"/>
          <w:rtl w:val="0"/>
        </w:rPr>
        <w:t xml:space="preserve">EKS Orchestration for Elastic Scalability and Robust Log Handling</w:t>
      </w:r>
    </w:p>
    <w:p w:rsidR="00000000" w:rsidDel="00000000" w:rsidP="00000000" w:rsidRDefault="00000000" w:rsidRPr="00000000" w14:paraId="00000460">
      <w:pPr>
        <w:rPr/>
      </w:pPr>
      <w:r w:rsidDel="00000000" w:rsidR="00000000" w:rsidRPr="00000000">
        <w:rPr>
          <w:rtl w:val="0"/>
        </w:rPr>
        <w:t xml:space="preserve">While the application layer uses EC2 auto-scaling to handle variable traffic, the logging infrastructure is managed through Amazon EKS. EKS orchestrates the log collection and processing microservices, enabling the system to scale efficiently under high log volumes.</w:t>
      </w:r>
    </w:p>
    <w:p w:rsidR="00000000" w:rsidDel="00000000" w:rsidP="00000000" w:rsidRDefault="00000000" w:rsidRPr="00000000" w14:paraId="00000461">
      <w:pPr>
        <w:numPr>
          <w:ilvl w:val="0"/>
          <w:numId w:val="91"/>
        </w:numPr>
        <w:ind w:left="720" w:hanging="360"/>
      </w:pPr>
      <w:r w:rsidDel="00000000" w:rsidR="00000000" w:rsidRPr="00000000">
        <w:rPr>
          <w:rtl w:val="0"/>
        </w:rPr>
        <w:t xml:space="preserve">Elastic Log Processing: EKS manages the log processing layer, which is decoupled from the application layer. It ensures that log processing services scale automatically based on the incoming log volume. As the number of log events increases during peak periods (e.g., 10x surge), EKS would add more resources (pods) for handling log aggregation and querying, maintaining performance without impacting the application layer.</w:t>
      </w:r>
    </w:p>
    <w:p w:rsidR="00000000" w:rsidDel="00000000" w:rsidP="00000000" w:rsidRDefault="00000000" w:rsidRPr="00000000" w14:paraId="00000462">
      <w:pPr>
        <w:numPr>
          <w:ilvl w:val="0"/>
          <w:numId w:val="91"/>
        </w:numPr>
        <w:ind w:left="720" w:hanging="360"/>
      </w:pPr>
      <w:r w:rsidDel="00000000" w:rsidR="00000000" w:rsidRPr="00000000">
        <w:rPr>
          <w:rtl w:val="0"/>
        </w:rPr>
        <w:t xml:space="preserve">Horizontal Scaling for Log Services: In response to high throughput, EKS automatically scales the logging services - such as Promtail and Loki - ensuring that the logging infrastructure would keep up with the increase in logs. This scaling happens independently of the EC2-based application layer, ensuring that the system would handle increased event traffic without delays or data loss.</w:t>
      </w:r>
    </w:p>
    <w:p w:rsidR="00000000" w:rsidDel="00000000" w:rsidP="00000000" w:rsidRDefault="00000000" w:rsidRPr="00000000" w14:paraId="00000463">
      <w:pPr>
        <w:spacing w:after="240" w:before="240" w:lineRule="auto"/>
        <w:ind w:left="720" w:firstLine="0"/>
        <w:rPr/>
      </w:pPr>
      <w:r w:rsidDel="00000000" w:rsidR="00000000" w:rsidRPr="00000000">
        <w:rPr>
          <w:rtl w:val="0"/>
        </w:rPr>
      </w:r>
    </w:p>
    <w:p w:rsidR="00000000" w:rsidDel="00000000" w:rsidP="00000000" w:rsidRDefault="00000000" w:rsidRPr="00000000" w14:paraId="00000464">
      <w:pPr>
        <w:rPr>
          <w:b w:val="1"/>
        </w:rPr>
      </w:pPr>
      <w:r w:rsidDel="00000000" w:rsidR="00000000" w:rsidRPr="00000000">
        <w:rPr>
          <w:b w:val="1"/>
          <w:rtl w:val="0"/>
        </w:rPr>
        <w:t xml:space="preserve">Elastic Log Handling During Traffic Surges</w:t>
      </w:r>
    </w:p>
    <w:p w:rsidR="00000000" w:rsidDel="00000000" w:rsidP="00000000" w:rsidRDefault="00000000" w:rsidRPr="00000000" w14:paraId="00000465">
      <w:pPr>
        <w:rPr/>
      </w:pPr>
      <w:r w:rsidDel="00000000" w:rsidR="00000000" w:rsidRPr="00000000">
        <w:rPr>
          <w:rtl w:val="0"/>
        </w:rPr>
        <w:t xml:space="preserve">During peak traffic, such as when scaling to over 10x, the system is designed to handle the increased load without degradation. This is possible due to the following features:</w:t>
      </w:r>
    </w:p>
    <w:p w:rsidR="00000000" w:rsidDel="00000000" w:rsidP="00000000" w:rsidRDefault="00000000" w:rsidRPr="00000000" w14:paraId="00000466">
      <w:pPr>
        <w:numPr>
          <w:ilvl w:val="0"/>
          <w:numId w:val="46"/>
        </w:numPr>
        <w:ind w:left="720" w:hanging="360"/>
      </w:pPr>
      <w:r w:rsidDel="00000000" w:rsidR="00000000" w:rsidRPr="00000000">
        <w:rPr>
          <w:rtl w:val="0"/>
        </w:rPr>
        <w:t xml:space="preserve">Elastic Log Collection with Promtail: Promtail scales alongside the microservices it collects logs from. As new instances are added or removed, Promtail seamlessly adjusts to ensure no logs are missed.</w:t>
      </w:r>
    </w:p>
    <w:p w:rsidR="00000000" w:rsidDel="00000000" w:rsidP="00000000" w:rsidRDefault="00000000" w:rsidRPr="00000000" w14:paraId="00000467">
      <w:pPr>
        <w:numPr>
          <w:ilvl w:val="0"/>
          <w:numId w:val="46"/>
        </w:numPr>
        <w:ind w:left="720" w:hanging="360"/>
      </w:pPr>
      <w:r w:rsidDel="00000000" w:rsidR="00000000" w:rsidRPr="00000000">
        <w:rPr>
          <w:rtl w:val="0"/>
        </w:rPr>
        <w:t xml:space="preserve">High-Performance Aggregation with Grafana Loki: Loki’s scalable indexing and efficient storage mechanisms ensure that even with millions of log entries per 5 minutes, log queries remain fast and responsive.</w:t>
      </w:r>
    </w:p>
    <w:p w:rsidR="00000000" w:rsidDel="00000000" w:rsidP="00000000" w:rsidRDefault="00000000" w:rsidRPr="00000000" w14:paraId="00000468">
      <w:pPr>
        <w:numPr>
          <w:ilvl w:val="0"/>
          <w:numId w:val="46"/>
        </w:numPr>
        <w:ind w:left="720" w:hanging="360"/>
      </w:pPr>
      <w:r w:rsidDel="00000000" w:rsidR="00000000" w:rsidRPr="00000000">
        <w:rPr>
          <w:rtl w:val="0"/>
        </w:rPr>
        <w:t xml:space="preserve">Auto-Scaling with EKS: EKS would scale microservices over 10x, with automated scaling based on custom metrics. This horizontal scaling ensures that the infrastructure is always able to keep up with the demands of both the event processing and logging components.</w:t>
        <w:br w:type="textWrapping"/>
      </w:r>
      <w:r w:rsidDel="00000000" w:rsidR="00000000" w:rsidRPr="00000000">
        <w:rPr>
          <w:rtl w:val="0"/>
        </w:rPr>
      </w:r>
    </w:p>
    <w:p w:rsidR="00000000" w:rsidDel="00000000" w:rsidP="00000000" w:rsidRDefault="00000000" w:rsidRPr="00000000" w14:paraId="00000469">
      <w:pPr>
        <w:pStyle w:val="Heading3"/>
        <w:rPr>
          <w:color w:val="0000ff"/>
        </w:rPr>
      </w:pPr>
      <w:bookmarkStart w:colFirst="0" w:colLast="0" w:name="_gjvvw9wn8vh1" w:id="85"/>
      <w:bookmarkEnd w:id="85"/>
      <w:r w:rsidDel="00000000" w:rsidR="00000000" w:rsidRPr="00000000">
        <w:rPr>
          <w:color w:val="0000ff"/>
          <w:rtl w:val="0"/>
        </w:rPr>
        <w:t xml:space="preserve">6.4 Summary</w:t>
      </w:r>
    </w:p>
    <w:p w:rsidR="00000000" w:rsidDel="00000000" w:rsidP="00000000" w:rsidRDefault="00000000" w:rsidRPr="00000000" w14:paraId="0000046A">
      <w:pPr>
        <w:rPr/>
      </w:pPr>
      <w:r w:rsidDel="00000000" w:rsidR="00000000" w:rsidRPr="00000000">
        <w:rPr>
          <w:rtl w:val="0"/>
        </w:rPr>
        <w:t xml:space="preserve">Sentry SBMS is designed for ultra-high throughput and elasticity, capable of processing millions of events per minute. The system dynamically scales, capable of handling over 10x traffic surges during peak periods while efficiently downscaling during off-peak times. Powered by Amazon MSK (Kafka), EC2 Auto Scaling, and Amazon EKS, it ensures seamless performance even under extreme loads.</w:t>
      </w:r>
    </w:p>
    <w:p w:rsidR="00000000" w:rsidDel="00000000" w:rsidP="00000000" w:rsidRDefault="00000000" w:rsidRPr="00000000" w14:paraId="0000046B">
      <w:pPr>
        <w:spacing w:after="240" w:before="240" w:lineRule="auto"/>
        <w:rPr/>
      </w:pPr>
      <w:r w:rsidDel="00000000" w:rsidR="00000000" w:rsidRPr="00000000">
        <w:rPr>
          <w:rtl w:val="0"/>
        </w:rPr>
        <w:t xml:space="preserve">With over 1 million+ events generated every 5 minutes from buses, routes, students, and stops, Kafka's distributed architecture ensures high-throughput processing without bottlenecks. EC2 Auto Scaling and containerized microservices automatically adjust to fluctuating demand, maintaining consistent performance. Redis is leveraged for in-memory caching of frequently accessed data, reducing response times and offloading the database, which further enhances the overall system efficiency.</w:t>
      </w:r>
    </w:p>
    <w:p w:rsidR="00000000" w:rsidDel="00000000" w:rsidP="00000000" w:rsidRDefault="00000000" w:rsidRPr="00000000" w14:paraId="0000046C">
      <w:pPr>
        <w:spacing w:after="240" w:before="240" w:lineRule="auto"/>
        <w:rPr/>
      </w:pPr>
      <w:r w:rsidDel="00000000" w:rsidR="00000000" w:rsidRPr="00000000">
        <w:rPr>
          <w:rtl w:val="0"/>
        </w:rPr>
        <w:t xml:space="preserve">This architecture, trusted by industry leaders for real-time event streaming, delivers unmatched scalability, reliability, and performance.</w:t>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pStyle w:val="Heading2"/>
        <w:rPr/>
      </w:pPr>
      <w:bookmarkStart w:colFirst="0" w:colLast="0" w:name="_pdcr4alxe9gt" w:id="86"/>
      <w:bookmarkEnd w:id="86"/>
      <w:r w:rsidDel="00000000" w:rsidR="00000000" w:rsidRPr="00000000">
        <w:rPr>
          <w:color w:val="0000ff"/>
          <w:rtl w:val="0"/>
        </w:rPr>
        <w:t xml:space="preserve">7. Cost Efficiency</w:t>
      </w:r>
      <w:r w:rsidDel="00000000" w:rsidR="00000000" w:rsidRPr="00000000">
        <w:rPr>
          <w:rtl w:val="0"/>
        </w:rPr>
      </w:r>
    </w:p>
    <w:p w:rsidR="00000000" w:rsidDel="00000000" w:rsidP="00000000" w:rsidRDefault="00000000" w:rsidRPr="00000000" w14:paraId="0000046F">
      <w:pPr>
        <w:spacing w:after="240" w:before="240" w:lineRule="auto"/>
        <w:rPr/>
      </w:pPr>
      <w:r w:rsidDel="00000000" w:rsidR="00000000" w:rsidRPr="00000000">
        <w:rPr>
          <w:rtl w:val="0"/>
        </w:rPr>
        <w:t xml:space="preserve">While the system is designed for high throughput and elastic scaling during peak periods, it is equally important to ensure cost efficiency during periods of low traffic. The system utilizes several strategies to optimize operational costs without compromising performance, ensuring that resources are allocated efficiently based on actual demand. Below are the key components of the architecture that contribute to cost savings during low traffic periods:</w:t>
      </w:r>
    </w:p>
    <w:p w:rsidR="00000000" w:rsidDel="00000000" w:rsidP="00000000" w:rsidRDefault="00000000" w:rsidRPr="00000000" w14:paraId="00000470">
      <w:pPr>
        <w:pStyle w:val="Heading3"/>
        <w:rPr>
          <w:color w:val="0000ff"/>
        </w:rPr>
      </w:pPr>
      <w:bookmarkStart w:colFirst="0" w:colLast="0" w:name="_cx8ivny5noha" w:id="87"/>
      <w:bookmarkEnd w:id="87"/>
      <w:r w:rsidDel="00000000" w:rsidR="00000000" w:rsidRPr="00000000">
        <w:rPr>
          <w:color w:val="0000ff"/>
          <w:rtl w:val="0"/>
        </w:rPr>
        <w:t xml:space="preserve">7.1 Auto-Scaling Infrastructure</w:t>
      </w:r>
    </w:p>
    <w:p w:rsidR="00000000" w:rsidDel="00000000" w:rsidP="00000000" w:rsidRDefault="00000000" w:rsidRPr="00000000" w14:paraId="00000471">
      <w:pPr>
        <w:rPr/>
      </w:pPr>
      <w:r w:rsidDel="00000000" w:rsidR="00000000" w:rsidRPr="00000000">
        <w:rPr>
          <w:rtl w:val="0"/>
        </w:rPr>
        <w:t xml:space="preserve">The core design of the system is built on elastic scaling, which allows infrastructure to scale up during high demand and scale down during low traffic periods. This is achieved through several mechanisms:</w:t>
      </w:r>
    </w:p>
    <w:p w:rsidR="00000000" w:rsidDel="00000000" w:rsidP="00000000" w:rsidRDefault="00000000" w:rsidRPr="00000000" w14:paraId="00000472">
      <w:pPr>
        <w:numPr>
          <w:ilvl w:val="0"/>
          <w:numId w:val="143"/>
        </w:numPr>
        <w:spacing w:after="0" w:afterAutospacing="0" w:before="240" w:lineRule="auto"/>
        <w:ind w:left="720" w:hanging="360"/>
      </w:pPr>
      <w:r w:rsidDel="00000000" w:rsidR="00000000" w:rsidRPr="00000000">
        <w:rPr>
          <w:b w:val="1"/>
          <w:rtl w:val="0"/>
        </w:rPr>
        <w:t xml:space="preserve">EC2 Auto Scaling</w:t>
      </w:r>
      <w:r w:rsidDel="00000000" w:rsidR="00000000" w:rsidRPr="00000000">
        <w:rPr>
          <w:rtl w:val="0"/>
        </w:rPr>
        <w:t xml:space="preserve">: During periods of low traffic, the system will automatically downscale the number of EC2 instances based on real-time traffic demands. By reducing the number of active instances during low traffic periods (such as holidays, weekends or off-peak hours), the system ensures that you are only paying for the resources that are actually required.</w:t>
        <w:br w:type="textWrapping"/>
        <w:br w:type="textWrapping"/>
        <w:t xml:space="preserve"> Example:</w:t>
      </w:r>
    </w:p>
    <w:p w:rsidR="00000000" w:rsidDel="00000000" w:rsidP="00000000" w:rsidRDefault="00000000" w:rsidRPr="00000000" w14:paraId="00000473">
      <w:pPr>
        <w:numPr>
          <w:ilvl w:val="1"/>
          <w:numId w:val="143"/>
        </w:numPr>
        <w:spacing w:after="0" w:afterAutospacing="0" w:before="0" w:beforeAutospacing="0" w:lineRule="auto"/>
        <w:ind w:left="1440" w:hanging="360"/>
      </w:pPr>
      <w:r w:rsidDel="00000000" w:rsidR="00000000" w:rsidRPr="00000000">
        <w:rPr>
          <w:rtl w:val="0"/>
        </w:rPr>
        <w:t xml:space="preserve">During peak periods, the system would scale up to 250 EC2 instances.</w:t>
      </w:r>
    </w:p>
    <w:p w:rsidR="00000000" w:rsidDel="00000000" w:rsidP="00000000" w:rsidRDefault="00000000" w:rsidRPr="00000000" w14:paraId="00000474">
      <w:pPr>
        <w:numPr>
          <w:ilvl w:val="1"/>
          <w:numId w:val="143"/>
        </w:numPr>
        <w:spacing w:after="240" w:before="0" w:beforeAutospacing="0" w:lineRule="auto"/>
        <w:ind w:left="1440" w:hanging="360"/>
      </w:pPr>
      <w:r w:rsidDel="00000000" w:rsidR="00000000" w:rsidRPr="00000000">
        <w:rPr>
          <w:rtl w:val="0"/>
        </w:rPr>
        <w:t xml:space="preserve">During low traffic periods, the system would scale down to a minimum of 25 EC2 instances (or even fewer if traffic is extremely low).</w:t>
      </w:r>
    </w:p>
    <w:p w:rsidR="00000000" w:rsidDel="00000000" w:rsidP="00000000" w:rsidRDefault="00000000" w:rsidRPr="00000000" w14:paraId="00000475">
      <w:pPr>
        <w:spacing w:after="240" w:before="240" w:lineRule="auto"/>
        <w:ind w:left="720" w:firstLine="0"/>
        <w:rPr/>
      </w:pPr>
      <w:r w:rsidDel="00000000" w:rsidR="00000000" w:rsidRPr="00000000">
        <w:rPr>
          <w:rtl w:val="0"/>
        </w:rPr>
        <w:t xml:space="preserve">This dynamic scaling ensures that unnecessary compute resources are not provisioned, thereby reducing costs without affecting system performance or availability.</w:t>
      </w:r>
    </w:p>
    <w:p w:rsidR="00000000" w:rsidDel="00000000" w:rsidP="00000000" w:rsidRDefault="00000000" w:rsidRPr="00000000" w14:paraId="00000476">
      <w:pPr>
        <w:numPr>
          <w:ilvl w:val="0"/>
          <w:numId w:val="143"/>
        </w:numPr>
        <w:spacing w:after="0" w:afterAutospacing="0" w:before="240" w:lineRule="auto"/>
        <w:ind w:left="720" w:hanging="360"/>
      </w:pPr>
      <w:r w:rsidDel="00000000" w:rsidR="00000000" w:rsidRPr="00000000">
        <w:rPr>
          <w:b w:val="1"/>
          <w:rtl w:val="0"/>
        </w:rPr>
        <w:t xml:space="preserve">Amazon MSK (Kafka) Auto Scaling:</w:t>
      </w:r>
      <w:r w:rsidDel="00000000" w:rsidR="00000000" w:rsidRPr="00000000">
        <w:rPr>
          <w:rtl w:val="0"/>
        </w:rPr>
        <w:t xml:space="preserve">  Amazon MSK supports the automatic scaling of brokers and partitions based on traffic. When event throughput drops during low traffic periods, unnecessary partitions and brokers would be de-provisioned, leading to cost reductions. Similarly, during high traffic, MSK would scale out to accommodate higher event volumes.</w:t>
        <w:br w:type="textWrapping"/>
      </w:r>
    </w:p>
    <w:p w:rsidR="00000000" w:rsidDel="00000000" w:rsidP="00000000" w:rsidRDefault="00000000" w:rsidRPr="00000000" w14:paraId="00000477">
      <w:pPr>
        <w:numPr>
          <w:ilvl w:val="0"/>
          <w:numId w:val="143"/>
        </w:numPr>
        <w:spacing w:after="240" w:before="0" w:beforeAutospacing="0" w:lineRule="auto"/>
        <w:ind w:left="720" w:hanging="360"/>
      </w:pPr>
      <w:r w:rsidDel="00000000" w:rsidR="00000000" w:rsidRPr="00000000">
        <w:rPr>
          <w:b w:val="1"/>
          <w:rtl w:val="0"/>
        </w:rPr>
        <w:t xml:space="preserve">Amazon EKS Autoscaling:</w:t>
      </w:r>
      <w:r w:rsidDel="00000000" w:rsidR="00000000" w:rsidRPr="00000000">
        <w:rPr>
          <w:rtl w:val="0"/>
        </w:rPr>
        <w:t xml:space="preserve"> Elastic Kubernetes Service (EKS) is highly cost-efficient due to its ability to automatically scale the number of pods and nodes in the cluster based on the traffic load. During low traffic, Kubernetes would reduce the number of running pods and nodes in the cluster, thus optimizing infrastructure costs. This ensures that containerized microservices are only running when required and are shut down when not needed.</w:t>
        <w:br w:type="textWrapping"/>
      </w:r>
    </w:p>
    <w:p w:rsidR="00000000" w:rsidDel="00000000" w:rsidP="00000000" w:rsidRDefault="00000000" w:rsidRPr="00000000" w14:paraId="00000478">
      <w:pPr>
        <w:pStyle w:val="Heading3"/>
        <w:rPr>
          <w:color w:val="0000ff"/>
        </w:rPr>
      </w:pPr>
      <w:bookmarkStart w:colFirst="0" w:colLast="0" w:name="_27slts1ufqc" w:id="88"/>
      <w:bookmarkEnd w:id="88"/>
      <w:r w:rsidDel="00000000" w:rsidR="00000000" w:rsidRPr="00000000">
        <w:rPr>
          <w:color w:val="0000ff"/>
          <w:rtl w:val="0"/>
        </w:rPr>
        <w:t xml:space="preserve">7.2 Serverless Components for Cost Savings</w:t>
      </w:r>
    </w:p>
    <w:p w:rsidR="00000000" w:rsidDel="00000000" w:rsidP="00000000" w:rsidRDefault="00000000" w:rsidRPr="00000000" w14:paraId="00000479">
      <w:pPr>
        <w:rPr/>
      </w:pPr>
      <w:r w:rsidDel="00000000" w:rsidR="00000000" w:rsidRPr="00000000">
        <w:rPr>
          <w:rtl w:val="0"/>
        </w:rPr>
        <w:t xml:space="preserve">Several components of the system utilize serverless technologies to ensure cost efficiency during low traffic periods:</w:t>
      </w:r>
    </w:p>
    <w:p w:rsidR="00000000" w:rsidDel="00000000" w:rsidP="00000000" w:rsidRDefault="00000000" w:rsidRPr="00000000" w14:paraId="0000047A">
      <w:pPr>
        <w:numPr>
          <w:ilvl w:val="0"/>
          <w:numId w:val="42"/>
        </w:numPr>
        <w:spacing w:after="0" w:afterAutospacing="0" w:before="240" w:lineRule="auto"/>
        <w:ind w:left="720" w:hanging="360"/>
      </w:pPr>
      <w:r w:rsidDel="00000000" w:rsidR="00000000" w:rsidRPr="00000000">
        <w:rPr>
          <w:b w:val="1"/>
          <w:rtl w:val="0"/>
        </w:rPr>
        <w:t xml:space="preserve">AWS Lambda:</w:t>
      </w:r>
      <w:r w:rsidDel="00000000" w:rsidR="00000000" w:rsidRPr="00000000">
        <w:rPr>
          <w:rtl w:val="0"/>
        </w:rPr>
        <w:t xml:space="preserve"> For event processing or lightweight background tasks, AWS Lambda functions are employed to handle specific workloads without the need to keep idle EC2 instances running. Lambda is a pay-per-use service, meaning that you are only charged for the execution time of the functions. During low traffic periods, the number of Lambda executions will decrease, leading to significant cost savings. </w:t>
      </w:r>
    </w:p>
    <w:p w:rsidR="00000000" w:rsidDel="00000000" w:rsidP="00000000" w:rsidRDefault="00000000" w:rsidRPr="00000000" w14:paraId="0000047B">
      <w:pPr>
        <w:numPr>
          <w:ilvl w:val="1"/>
          <w:numId w:val="42"/>
        </w:numPr>
        <w:spacing w:after="0" w:afterAutospacing="0" w:before="0" w:beforeAutospacing="0" w:lineRule="auto"/>
        <w:ind w:left="1440" w:hanging="360"/>
      </w:pPr>
      <w:r w:rsidDel="00000000" w:rsidR="00000000" w:rsidRPr="00000000">
        <w:rPr>
          <w:rtl w:val="0"/>
        </w:rPr>
        <w:t xml:space="preserve">Example: Tasks such as Data transformation (ETL operations to S3) , Alerts and notifications are handled through Lambda functions, which ensures that the costs scale directly with actual event volume.</w:t>
        <w:br w:type="textWrapping"/>
      </w:r>
    </w:p>
    <w:p w:rsidR="00000000" w:rsidDel="00000000" w:rsidP="00000000" w:rsidRDefault="00000000" w:rsidRPr="00000000" w14:paraId="0000047C">
      <w:pPr>
        <w:numPr>
          <w:ilvl w:val="0"/>
          <w:numId w:val="42"/>
        </w:numPr>
        <w:spacing w:after="240" w:before="0" w:beforeAutospacing="0" w:lineRule="auto"/>
        <w:ind w:left="720" w:hanging="360"/>
      </w:pPr>
      <w:r w:rsidDel="00000000" w:rsidR="00000000" w:rsidRPr="00000000">
        <w:rPr>
          <w:b w:val="1"/>
          <w:rtl w:val="0"/>
        </w:rPr>
        <w:t xml:space="preserve">Amazon S3 for Data Storage:</w:t>
      </w:r>
      <w:r w:rsidDel="00000000" w:rsidR="00000000" w:rsidRPr="00000000">
        <w:rPr>
          <w:rtl w:val="0"/>
        </w:rPr>
        <w:t xml:space="preserve"> Data that is stored in Amazon S3 is billed based on usage (storage volume and retrieval operations). During low traffic periods, ETL operations would be scheduled to run less frequently or more efficiently (e.g., batch processing), reducing the frequency of data transfers and API calls to S3, which in turn reduces costs.</w:t>
      </w:r>
    </w:p>
    <w:p w:rsidR="00000000" w:rsidDel="00000000" w:rsidP="00000000" w:rsidRDefault="00000000" w:rsidRPr="00000000" w14:paraId="0000047D">
      <w:pPr>
        <w:pStyle w:val="Heading3"/>
        <w:rPr>
          <w:color w:val="0000ff"/>
        </w:rPr>
      </w:pPr>
      <w:bookmarkStart w:colFirst="0" w:colLast="0" w:name="_ygai2yl3lg98" w:id="89"/>
      <w:bookmarkEnd w:id="89"/>
      <w:r w:rsidDel="00000000" w:rsidR="00000000" w:rsidRPr="00000000">
        <w:rPr>
          <w:color w:val="0000ff"/>
          <w:rtl w:val="0"/>
        </w:rPr>
        <w:t xml:space="preserve">7.3 Database Cost Optimization</w:t>
      </w:r>
    </w:p>
    <w:p w:rsidR="00000000" w:rsidDel="00000000" w:rsidP="00000000" w:rsidRDefault="00000000" w:rsidRPr="00000000" w14:paraId="0000047E">
      <w:pPr>
        <w:rPr/>
      </w:pPr>
      <w:r w:rsidDel="00000000" w:rsidR="00000000" w:rsidRPr="00000000">
        <w:rPr>
          <w:rtl w:val="0"/>
        </w:rPr>
        <w:t xml:space="preserve">Both the DynamoDB and AuroraDB databases used in the system offer auto-scaling and provisioned capacity models, allowing the system to scale cost-effectively during low traffic periods:</w:t>
      </w:r>
    </w:p>
    <w:p w:rsidR="00000000" w:rsidDel="00000000" w:rsidP="00000000" w:rsidRDefault="00000000" w:rsidRPr="00000000" w14:paraId="0000047F">
      <w:pPr>
        <w:numPr>
          <w:ilvl w:val="0"/>
          <w:numId w:val="115"/>
        </w:numPr>
        <w:spacing w:after="0" w:afterAutospacing="0" w:before="240" w:lineRule="auto"/>
        <w:ind w:left="720" w:hanging="360"/>
      </w:pPr>
      <w:r w:rsidDel="00000000" w:rsidR="00000000" w:rsidRPr="00000000">
        <w:rPr>
          <w:b w:val="1"/>
          <w:rtl w:val="0"/>
        </w:rPr>
        <w:t xml:space="preserve">DynamoDB:</w:t>
      </w:r>
      <w:r w:rsidDel="00000000" w:rsidR="00000000" w:rsidRPr="00000000">
        <w:rPr>
          <w:rtl w:val="0"/>
        </w:rPr>
        <w:t xml:space="preserve"> DynamoDB supports on-demand scaling for read and write throughput. During low traffic, the system automatically scales down read/write throughput to match the lower event volume, avoiding over-provisioning and keeping costs down. Additionally, the system will leverage DynamoDB's on-demand mode where charges are only incurred based on the actual traffic, allowing for automatic adjustments with minimal manual intervention.</w:t>
        <w:br w:type="textWrapping"/>
      </w:r>
    </w:p>
    <w:p w:rsidR="00000000" w:rsidDel="00000000" w:rsidP="00000000" w:rsidRDefault="00000000" w:rsidRPr="00000000" w14:paraId="00000480">
      <w:pPr>
        <w:numPr>
          <w:ilvl w:val="0"/>
          <w:numId w:val="115"/>
        </w:numPr>
        <w:spacing w:after="0" w:afterAutospacing="0" w:before="0" w:beforeAutospacing="0" w:lineRule="auto"/>
        <w:ind w:left="720" w:hanging="360"/>
      </w:pPr>
      <w:r w:rsidDel="00000000" w:rsidR="00000000" w:rsidRPr="00000000">
        <w:rPr>
          <w:b w:val="1"/>
          <w:rtl w:val="0"/>
        </w:rPr>
        <w:t xml:space="preserve">AuroraDB (PostgreSQL):</w:t>
      </w:r>
      <w:r w:rsidDel="00000000" w:rsidR="00000000" w:rsidRPr="00000000">
        <w:rPr>
          <w:rtl w:val="0"/>
        </w:rPr>
        <w:t xml:space="preserve"> Aurora is designed to scale horizontally, and its Auto-Scaling Read Replicas adjust based on demand. During low traffic periods, fewer read replicas are needed, allowing Aurora to downscale accordingly and reduce costs. Additionally, the serverless Aurora feature allows the database to scale compute resources in real-time, adding or removing resources as required. This enables cost optimization by only provisioning the resources required for the given load.</w:t>
      </w:r>
    </w:p>
    <w:p w:rsidR="00000000" w:rsidDel="00000000" w:rsidP="00000000" w:rsidRDefault="00000000" w:rsidRPr="00000000" w14:paraId="00000481">
      <w:pPr>
        <w:numPr>
          <w:ilvl w:val="1"/>
          <w:numId w:val="115"/>
        </w:numPr>
        <w:spacing w:after="240" w:before="0" w:beforeAutospacing="0" w:lineRule="auto"/>
        <w:ind w:left="1440" w:hanging="360"/>
      </w:pPr>
      <w:r w:rsidDel="00000000" w:rsidR="00000000" w:rsidRPr="00000000">
        <w:rPr>
          <w:rtl w:val="0"/>
        </w:rPr>
        <w:t xml:space="preserve">In this architecture, write operations are managed by the primary instance, while read-heavy queries during off-peak times are served by a smaller number of read replicas, ensuring cost savings during idle periods.</w:t>
        <w:br w:type="textWrapping"/>
      </w:r>
    </w:p>
    <w:p w:rsidR="00000000" w:rsidDel="00000000" w:rsidP="00000000" w:rsidRDefault="00000000" w:rsidRPr="00000000" w14:paraId="00000482">
      <w:pPr>
        <w:pStyle w:val="Heading3"/>
        <w:rPr>
          <w:color w:val="0000ff"/>
        </w:rPr>
      </w:pPr>
      <w:bookmarkStart w:colFirst="0" w:colLast="0" w:name="_krbn2yj5pzf4" w:id="90"/>
      <w:bookmarkEnd w:id="90"/>
      <w:r w:rsidDel="00000000" w:rsidR="00000000" w:rsidRPr="00000000">
        <w:rPr>
          <w:color w:val="0000ff"/>
          <w:rtl w:val="0"/>
        </w:rPr>
        <w:t xml:space="preserve">7.4 Redis Cache Auto-Scaling</w:t>
      </w:r>
    </w:p>
    <w:p w:rsidR="00000000" w:rsidDel="00000000" w:rsidP="00000000" w:rsidRDefault="00000000" w:rsidRPr="00000000" w14:paraId="00000483">
      <w:pPr>
        <w:rPr/>
      </w:pPr>
      <w:r w:rsidDel="00000000" w:rsidR="00000000" w:rsidRPr="00000000">
        <w:rPr>
          <w:rtl w:val="0"/>
        </w:rPr>
        <w:t xml:space="preserve">Redis is used as a cache layer to accelerate data access for both DynamoDB and AuroraDB. Redis is highly cost-effective when leveraged for frequent access to data that doesn't change often, such as Bus routes, Student schedules, and Stops metadata.</w:t>
      </w:r>
    </w:p>
    <w:p w:rsidR="00000000" w:rsidDel="00000000" w:rsidP="00000000" w:rsidRDefault="00000000" w:rsidRPr="00000000" w14:paraId="00000484">
      <w:pPr>
        <w:numPr>
          <w:ilvl w:val="0"/>
          <w:numId w:val="175"/>
        </w:numPr>
        <w:spacing w:after="240" w:before="240" w:lineRule="auto"/>
        <w:ind w:left="720" w:hanging="360"/>
      </w:pPr>
      <w:r w:rsidDel="00000000" w:rsidR="00000000" w:rsidRPr="00000000">
        <w:rPr>
          <w:b w:val="1"/>
          <w:rtl w:val="0"/>
        </w:rPr>
        <w:t xml:space="preserve">Elastic Cache:</w:t>
      </w:r>
      <w:r w:rsidDel="00000000" w:rsidR="00000000" w:rsidRPr="00000000">
        <w:rPr>
          <w:rtl w:val="0"/>
        </w:rPr>
        <w:t xml:space="preserve"> During low traffic periods, the Redis cache cluster will automatically scale down by reducing the number of nodes in the cluster. This ensures that resources are not wasted on underutilized caches, leading to reduced operational costs.</w:t>
      </w:r>
    </w:p>
    <w:p w:rsidR="00000000" w:rsidDel="00000000" w:rsidP="00000000" w:rsidRDefault="00000000" w:rsidRPr="00000000" w14:paraId="00000485">
      <w:pPr>
        <w:pStyle w:val="Heading3"/>
        <w:rPr>
          <w:color w:val="0000ff"/>
        </w:rPr>
      </w:pPr>
      <w:bookmarkStart w:colFirst="0" w:colLast="0" w:name="_52wi6c8xmq40" w:id="91"/>
      <w:bookmarkEnd w:id="91"/>
      <w:r w:rsidDel="00000000" w:rsidR="00000000" w:rsidRPr="00000000">
        <w:rPr>
          <w:color w:val="0000ff"/>
          <w:rtl w:val="0"/>
        </w:rPr>
        <w:t xml:space="preserve">7.5 Efficient Logging</w:t>
      </w:r>
    </w:p>
    <w:p w:rsidR="00000000" w:rsidDel="00000000" w:rsidP="00000000" w:rsidRDefault="00000000" w:rsidRPr="00000000" w14:paraId="00000486">
      <w:pPr>
        <w:rPr/>
      </w:pPr>
      <w:r w:rsidDel="00000000" w:rsidR="00000000" w:rsidRPr="00000000">
        <w:rPr>
          <w:rtl w:val="0"/>
        </w:rPr>
        <w:t xml:space="preserve">The logging architecture is designed not only for scalability but also for cost optimization, using a lightweight, pull-based logging stack and efficient orchestration strategies.</w:t>
      </w:r>
    </w:p>
    <w:p w:rsidR="00000000" w:rsidDel="00000000" w:rsidP="00000000" w:rsidRDefault="00000000" w:rsidRPr="00000000" w14:paraId="00000487">
      <w:pPr>
        <w:numPr>
          <w:ilvl w:val="0"/>
          <w:numId w:val="103"/>
        </w:numPr>
        <w:spacing w:after="0" w:afterAutospacing="0" w:before="240" w:lineRule="auto"/>
        <w:ind w:left="720" w:hanging="360"/>
        <w:rPr>
          <w:b w:val="1"/>
        </w:rPr>
      </w:pPr>
      <w:r w:rsidDel="00000000" w:rsidR="00000000" w:rsidRPr="00000000">
        <w:rPr>
          <w:b w:val="1"/>
          <w:rtl w:val="0"/>
        </w:rPr>
        <w:t xml:space="preserve">Promtail + Loki = Lightweight, Index-Free Logging: </w:t>
      </w:r>
      <w:r w:rsidDel="00000000" w:rsidR="00000000" w:rsidRPr="00000000">
        <w:rPr>
          <w:rtl w:val="0"/>
        </w:rPr>
        <w:t xml:space="preserve">Unlike traditional log aggregation systems (e.g., ELK stack) that create heavy full-text indexes, Grafana Loki uses a label-based indexing model, which drastically reduces storage and compute overhead. Log generation naturally aligns with system traffic patterns. While this behavior applies across most logging systems, Loki stack’s minimal indexing and efficient storage model ensure that costs scale linearly, and more predictably , with actual log volume</w:t>
      </w:r>
    </w:p>
    <w:p w:rsidR="00000000" w:rsidDel="00000000" w:rsidP="00000000" w:rsidRDefault="00000000" w:rsidRPr="00000000" w14:paraId="00000488">
      <w:pPr>
        <w:numPr>
          <w:ilvl w:val="0"/>
          <w:numId w:val="103"/>
        </w:numPr>
        <w:spacing w:after="240" w:before="0" w:beforeAutospacing="0" w:lineRule="auto"/>
        <w:ind w:left="720" w:hanging="360"/>
      </w:pPr>
      <w:r w:rsidDel="00000000" w:rsidR="00000000" w:rsidRPr="00000000">
        <w:rPr>
          <w:b w:val="1"/>
          <w:rtl w:val="0"/>
        </w:rPr>
        <w:t xml:space="preserve">EKS-Based Isolation: </w:t>
      </w:r>
      <w:r w:rsidDel="00000000" w:rsidR="00000000" w:rsidRPr="00000000">
        <w:rPr>
          <w:rtl w:val="0"/>
        </w:rPr>
        <w:t xml:space="preserve">Running the logging stack within its own EKS cluster allows for independent scaling. This prevents over-provisioning and allows aggressive right-sizing based on actual log ingestion needs,keeping infra costs lean.</w:t>
      </w:r>
    </w:p>
    <w:p w:rsidR="00000000" w:rsidDel="00000000" w:rsidP="00000000" w:rsidRDefault="00000000" w:rsidRPr="00000000" w14:paraId="00000489">
      <w:pPr>
        <w:spacing w:after="240" w:before="240" w:lineRule="auto"/>
        <w:ind w:left="720" w:firstLine="0"/>
        <w:rPr/>
      </w:pPr>
      <w:r w:rsidDel="00000000" w:rsidR="00000000" w:rsidRPr="00000000">
        <w:rPr>
          <w:rtl w:val="0"/>
        </w:rPr>
      </w:r>
    </w:p>
    <w:p w:rsidR="00000000" w:rsidDel="00000000" w:rsidP="00000000" w:rsidRDefault="00000000" w:rsidRPr="00000000" w14:paraId="0000048A">
      <w:pPr>
        <w:pStyle w:val="Heading3"/>
        <w:rPr>
          <w:color w:val="0000ff"/>
        </w:rPr>
      </w:pPr>
      <w:bookmarkStart w:colFirst="0" w:colLast="0" w:name="_e09r5acft07p" w:id="92"/>
      <w:bookmarkEnd w:id="92"/>
      <w:r w:rsidDel="00000000" w:rsidR="00000000" w:rsidRPr="00000000">
        <w:rPr>
          <w:color w:val="0000ff"/>
          <w:rtl w:val="0"/>
        </w:rPr>
        <w:t xml:space="preserve">7.6 Cost Monitoring &amp; Management </w:t>
      </w:r>
    </w:p>
    <w:p w:rsidR="00000000" w:rsidDel="00000000" w:rsidP="00000000" w:rsidRDefault="00000000" w:rsidRPr="00000000" w14:paraId="0000048B">
      <w:pPr>
        <w:numPr>
          <w:ilvl w:val="0"/>
          <w:numId w:val="128"/>
        </w:numPr>
        <w:ind w:left="720" w:hanging="360"/>
      </w:pPr>
      <w:r w:rsidDel="00000000" w:rsidR="00000000" w:rsidRPr="00000000">
        <w:rPr>
          <w:rtl w:val="0"/>
        </w:rPr>
        <w:t xml:space="preserve">AWS Cost Explorer and AWS CloudWatch are used to monitor and optimize costs based on actual usage. These tools allow the system administrators to review resource utilization patterns and identify cost-saving opportunities during low traffic periods. For example:</w:t>
      </w:r>
    </w:p>
    <w:p w:rsidR="00000000" w:rsidDel="00000000" w:rsidP="00000000" w:rsidRDefault="00000000" w:rsidRPr="00000000" w14:paraId="0000048C">
      <w:pPr>
        <w:numPr>
          <w:ilvl w:val="1"/>
          <w:numId w:val="128"/>
        </w:numPr>
        <w:ind w:left="1440" w:hanging="360"/>
      </w:pPr>
      <w:r w:rsidDel="00000000" w:rsidR="00000000" w:rsidRPr="00000000">
        <w:rPr>
          <w:rtl w:val="0"/>
        </w:rPr>
        <w:t xml:space="preserve">Unused EC2 instances would be identified and terminated.</w:t>
      </w:r>
    </w:p>
    <w:p w:rsidR="00000000" w:rsidDel="00000000" w:rsidP="00000000" w:rsidRDefault="00000000" w:rsidRPr="00000000" w14:paraId="0000048D">
      <w:pPr>
        <w:numPr>
          <w:ilvl w:val="1"/>
          <w:numId w:val="128"/>
        </w:numPr>
        <w:spacing w:after="0" w:afterAutospacing="0"/>
        <w:ind w:left="1440" w:hanging="360"/>
      </w:pPr>
      <w:r w:rsidDel="00000000" w:rsidR="00000000" w:rsidRPr="00000000">
        <w:rPr>
          <w:rtl w:val="0"/>
        </w:rPr>
        <w:t xml:space="preserve">DynamoDB’s read and write capacity would be adjusted to match actual usage.</w:t>
      </w:r>
    </w:p>
    <w:p w:rsidR="00000000" w:rsidDel="00000000" w:rsidP="00000000" w:rsidRDefault="00000000" w:rsidRPr="00000000" w14:paraId="0000048E">
      <w:pPr>
        <w:numPr>
          <w:ilvl w:val="1"/>
          <w:numId w:val="128"/>
        </w:numPr>
        <w:spacing w:after="240" w:before="0" w:beforeAutospacing="0" w:line="240" w:lineRule="auto"/>
        <w:ind w:left="1440" w:hanging="360"/>
      </w:pPr>
      <w:r w:rsidDel="00000000" w:rsidR="00000000" w:rsidRPr="00000000">
        <w:rPr>
          <w:rtl w:val="0"/>
        </w:rPr>
        <w:t xml:space="preserve">Aurora’s instance sizes would be optimized for lower traffic.</w:t>
        <w:br w:type="textWrapping"/>
      </w:r>
    </w:p>
    <w:p w:rsidR="00000000" w:rsidDel="00000000" w:rsidP="00000000" w:rsidRDefault="00000000" w:rsidRPr="00000000" w14:paraId="0000048F">
      <w:pPr>
        <w:spacing w:after="240" w:before="240" w:lineRule="auto"/>
        <w:rPr/>
      </w:pPr>
      <w:r w:rsidDel="00000000" w:rsidR="00000000" w:rsidRPr="00000000">
        <w:rPr>
          <w:rtl w:val="0"/>
        </w:rPr>
        <w:t xml:space="preserve">With these tools in place, the system would automatically or manually adjust resource utilization to ensure maximum cost efficiency during periods of low traffic while maintaining performance during peak times.</w:t>
      </w:r>
    </w:p>
    <w:p w:rsidR="00000000" w:rsidDel="00000000" w:rsidP="00000000" w:rsidRDefault="00000000" w:rsidRPr="00000000" w14:paraId="00000490">
      <w:pPr>
        <w:pStyle w:val="Heading3"/>
        <w:rPr>
          <w:color w:val="0000ff"/>
        </w:rPr>
      </w:pPr>
      <w:bookmarkStart w:colFirst="0" w:colLast="0" w:name="_w3f01gz75f4j" w:id="93"/>
      <w:bookmarkEnd w:id="93"/>
      <w:r w:rsidDel="00000000" w:rsidR="00000000" w:rsidRPr="00000000">
        <w:rPr>
          <w:color w:val="0000ff"/>
          <w:rtl w:val="0"/>
        </w:rPr>
        <w:t xml:space="preserve">7.7 Summary</w:t>
      </w:r>
    </w:p>
    <w:p w:rsidR="00000000" w:rsidDel="00000000" w:rsidP="00000000" w:rsidRDefault="00000000" w:rsidRPr="00000000" w14:paraId="00000491">
      <w:pPr>
        <w:rPr/>
      </w:pPr>
      <w:r w:rsidDel="00000000" w:rsidR="00000000" w:rsidRPr="00000000">
        <w:rPr>
          <w:rtl w:val="0"/>
        </w:rPr>
        <w:t xml:space="preserve">The system is designed with cost efficiency as a priority during low traffic periods, leveraging auto-scaling, serverless architectures, and resource optimization strategies to minimize unnecessary spending. By dynamically scaling infrastructure, optimizing database and cache utilization, and reducing the frequency of logging and ETL operations, the system ensures that costs are closely aligned with actual demand. This results in significant cost savings during off-peak periods without compromising performance or availability during peak times.</w:t>
      </w:r>
    </w:p>
    <w:p w:rsidR="00000000" w:rsidDel="00000000" w:rsidP="00000000" w:rsidRDefault="00000000" w:rsidRPr="00000000" w14:paraId="00000492">
      <w:pPr>
        <w:spacing w:after="240" w:before="240" w:lineRule="auto"/>
        <w:rPr/>
      </w:pPr>
      <w:r w:rsidDel="00000000" w:rsidR="00000000" w:rsidRPr="00000000">
        <w:rPr>
          <w:rtl w:val="0"/>
        </w:rPr>
      </w:r>
    </w:p>
    <w:p w:rsidR="00000000" w:rsidDel="00000000" w:rsidP="00000000" w:rsidRDefault="00000000" w:rsidRPr="00000000" w14:paraId="00000493">
      <w:pPr>
        <w:pStyle w:val="Heading2"/>
        <w:rPr>
          <w:color w:val="0000ff"/>
        </w:rPr>
      </w:pPr>
      <w:r w:rsidDel="00000000" w:rsidR="00000000" w:rsidRPr="00000000">
        <w:rPr>
          <w:color w:val="0000ff"/>
          <w:rtl w:val="0"/>
        </w:rPr>
        <w:t xml:space="preserve">8. Networking &amp; Security (AWS GovCloud)</w:t>
      </w:r>
    </w:p>
    <w:p w:rsidR="00000000" w:rsidDel="00000000" w:rsidP="00000000" w:rsidRDefault="00000000" w:rsidRPr="00000000" w14:paraId="00000494">
      <w:pPr>
        <w:pStyle w:val="Heading3"/>
        <w:rPr>
          <w:color w:val="0000ff"/>
        </w:rPr>
      </w:pPr>
      <w:bookmarkStart w:colFirst="0" w:colLast="0" w:name="_5t2nwetitwjq" w:id="94"/>
      <w:bookmarkEnd w:id="94"/>
      <w:r w:rsidDel="00000000" w:rsidR="00000000" w:rsidRPr="00000000">
        <w:rPr>
          <w:color w:val="0000ff"/>
          <w:rtl w:val="0"/>
        </w:rPr>
        <w:t xml:space="preserve">8.1 VPC Structure</w:t>
      </w:r>
    </w:p>
    <w:p w:rsidR="00000000" w:rsidDel="00000000" w:rsidP="00000000" w:rsidRDefault="00000000" w:rsidRPr="00000000" w14:paraId="00000495">
      <w:pPr>
        <w:rPr/>
      </w:pPr>
      <w:r w:rsidDel="00000000" w:rsidR="00000000" w:rsidRPr="00000000">
        <w:rPr>
          <w:rtl w:val="0"/>
        </w:rPr>
        <w:t xml:space="preserve">Multiple VPCs (Virtual Private Clouds)  would be used (e.g., Prod, Dev, Test). Each VPC spans multiple AZs. Use of public subnets restricted to necessary components (e.g., Load Balancers, NAT Gateways). Private subnets host core application/database resources. VPC Endpoints (Gateway and Interface) used for private access to AWS services (S3, DynamoDB, Kinesis, etc.).</w:t>
      </w:r>
    </w:p>
    <w:p w:rsidR="00000000" w:rsidDel="00000000" w:rsidP="00000000" w:rsidRDefault="00000000" w:rsidRPr="00000000" w14:paraId="00000496">
      <w:pPr>
        <w:pStyle w:val="Heading3"/>
        <w:rPr>
          <w:color w:val="0000ff"/>
        </w:rPr>
      </w:pPr>
      <w:bookmarkStart w:colFirst="0" w:colLast="0" w:name="_nsfj53f9y9gm" w:id="95"/>
      <w:bookmarkEnd w:id="95"/>
      <w:r w:rsidDel="00000000" w:rsidR="00000000" w:rsidRPr="00000000">
        <w:rPr>
          <w:color w:val="0000ff"/>
          <w:rtl w:val="0"/>
        </w:rPr>
        <w:t xml:space="preserve">8.2 Segmentation </w:t>
      </w:r>
    </w:p>
    <w:p w:rsidR="00000000" w:rsidDel="00000000" w:rsidP="00000000" w:rsidRDefault="00000000" w:rsidRPr="00000000" w14:paraId="00000497">
      <w:pPr>
        <w:rPr/>
      </w:pPr>
      <w:r w:rsidDel="00000000" w:rsidR="00000000" w:rsidRPr="00000000">
        <w:rPr>
          <w:rtl w:val="0"/>
        </w:rPr>
        <w:t xml:space="preserve">Security Groups (stateful) and Network ACLs (stateless) enforce strict ingress/egress rules to limit exposure to sensitive data and systems, prevent adversary lateral movement and aid with containment of breaches during security incidents.</w:t>
      </w:r>
    </w:p>
    <w:p w:rsidR="00000000" w:rsidDel="00000000" w:rsidP="00000000" w:rsidRDefault="00000000" w:rsidRPr="00000000" w14:paraId="00000498">
      <w:pPr>
        <w:pStyle w:val="Heading3"/>
        <w:rPr>
          <w:color w:val="0000ff"/>
        </w:rPr>
      </w:pPr>
      <w:bookmarkStart w:colFirst="0" w:colLast="0" w:name="_fbij3xl2fc2r" w:id="96"/>
      <w:bookmarkEnd w:id="96"/>
      <w:r w:rsidDel="00000000" w:rsidR="00000000" w:rsidRPr="00000000">
        <w:rPr>
          <w:color w:val="0000ff"/>
          <w:rtl w:val="0"/>
        </w:rPr>
        <w:t xml:space="preserve">8.3 Connectivity </w:t>
      </w:r>
    </w:p>
    <w:p w:rsidR="00000000" w:rsidDel="00000000" w:rsidP="00000000" w:rsidRDefault="00000000" w:rsidRPr="00000000" w14:paraId="00000499">
      <w:pPr>
        <w:rPr/>
      </w:pPr>
      <w:r w:rsidDel="00000000" w:rsidR="00000000" w:rsidRPr="00000000">
        <w:rPr>
          <w:rtl w:val="0"/>
        </w:rPr>
        <w:t xml:space="preserve">AWS Direct Connect or Site-to-Site VPN established between AWS GovCloud VPC and NYCPS data centers for secure, private access to internal resources/databases.</w:t>
      </w:r>
    </w:p>
    <w:p w:rsidR="00000000" w:rsidDel="00000000" w:rsidP="00000000" w:rsidRDefault="00000000" w:rsidRPr="00000000" w14:paraId="0000049A">
      <w:pPr>
        <w:pStyle w:val="Heading3"/>
        <w:rPr>
          <w:color w:val="0000ff"/>
        </w:rPr>
      </w:pPr>
      <w:bookmarkStart w:colFirst="0" w:colLast="0" w:name="_1dkiwvjrr69u" w:id="97"/>
      <w:bookmarkEnd w:id="97"/>
      <w:r w:rsidDel="00000000" w:rsidR="00000000" w:rsidRPr="00000000">
        <w:rPr>
          <w:color w:val="0000ff"/>
          <w:rtl w:val="0"/>
        </w:rPr>
        <w:t xml:space="preserve">8.4 Edge Security</w:t>
      </w:r>
    </w:p>
    <w:p w:rsidR="00000000" w:rsidDel="00000000" w:rsidP="00000000" w:rsidRDefault="00000000" w:rsidRPr="00000000" w14:paraId="0000049B">
      <w:pPr>
        <w:rPr/>
      </w:pPr>
      <w:r w:rsidDel="00000000" w:rsidR="00000000" w:rsidRPr="00000000">
        <w:rPr>
          <w:rtl w:val="0"/>
        </w:rPr>
        <w:t xml:space="preserve">CloudFront for caching and DDoS protection for web applications using AWS Shield. AWS WAF deployed with API Gateway and CloudFront to filter malicious requests (SQLi, XSS). AWS Shield Advanced for enhanced DDoS protection.</w:t>
      </w:r>
    </w:p>
    <w:p w:rsidR="00000000" w:rsidDel="00000000" w:rsidP="00000000" w:rsidRDefault="00000000" w:rsidRPr="00000000" w14:paraId="0000049C">
      <w:pPr>
        <w:pStyle w:val="Heading3"/>
        <w:rPr>
          <w:color w:val="0000ff"/>
        </w:rPr>
      </w:pPr>
      <w:bookmarkStart w:colFirst="0" w:colLast="0" w:name="_up49dvsgsvax" w:id="98"/>
      <w:bookmarkEnd w:id="98"/>
      <w:r w:rsidDel="00000000" w:rsidR="00000000" w:rsidRPr="00000000">
        <w:rPr>
          <w:color w:val="0000ff"/>
          <w:rtl w:val="0"/>
        </w:rPr>
        <w:t xml:space="preserve">8.4 Encryption</w:t>
      </w:r>
    </w:p>
    <w:p w:rsidR="00000000" w:rsidDel="00000000" w:rsidP="00000000" w:rsidRDefault="00000000" w:rsidRPr="00000000" w14:paraId="0000049D">
      <w:pPr>
        <w:numPr>
          <w:ilvl w:val="0"/>
          <w:numId w:val="122"/>
        </w:numPr>
        <w:ind w:left="720" w:hanging="360"/>
      </w:pPr>
      <w:r w:rsidDel="00000000" w:rsidR="00000000" w:rsidRPr="00000000">
        <w:rPr>
          <w:rtl w:val="0"/>
        </w:rPr>
        <w:t xml:space="preserve">In Transit: TLS 1.2+ enforced for all external and internal API Gateway endpoints, CloudFront distributions, Load Balancers, and direct service communications.</w:t>
      </w:r>
    </w:p>
    <w:p w:rsidR="00000000" w:rsidDel="00000000" w:rsidP="00000000" w:rsidRDefault="00000000" w:rsidRPr="00000000" w14:paraId="0000049E">
      <w:pPr>
        <w:numPr>
          <w:ilvl w:val="0"/>
          <w:numId w:val="122"/>
        </w:numPr>
        <w:ind w:left="720" w:hanging="360"/>
      </w:pPr>
      <w:r w:rsidDel="00000000" w:rsidR="00000000" w:rsidRPr="00000000">
        <w:rPr>
          <w:rtl w:val="0"/>
        </w:rPr>
        <w:t xml:space="preserve">At Rest: Server-side encryption enabled for S3 (SSE-S3 or SSE-KMS), EBS volumes, RDS instances/snapshots, DynamoDB tables, SQS queues, SNS topics using AWS KMS with customer-managed keys (CMKs) where appropriate for enhanced control and auditability.</w:t>
      </w:r>
    </w:p>
    <w:p w:rsidR="00000000" w:rsidDel="00000000" w:rsidP="00000000" w:rsidRDefault="00000000" w:rsidRPr="00000000" w14:paraId="0000049F">
      <w:pPr>
        <w:pStyle w:val="Heading3"/>
        <w:rPr>
          <w:color w:val="0000ff"/>
        </w:rPr>
      </w:pPr>
      <w:bookmarkStart w:colFirst="0" w:colLast="0" w:name="_k8bxeeb8dk4f" w:id="99"/>
      <w:bookmarkEnd w:id="99"/>
      <w:r w:rsidDel="00000000" w:rsidR="00000000" w:rsidRPr="00000000">
        <w:rPr>
          <w:color w:val="0000ff"/>
          <w:rtl w:val="0"/>
        </w:rPr>
        <w:t xml:space="preserve">8.5 Identity &amp; Access Management (IAM)</w:t>
      </w:r>
    </w:p>
    <w:p w:rsidR="00000000" w:rsidDel="00000000" w:rsidP="00000000" w:rsidRDefault="00000000" w:rsidRPr="00000000" w14:paraId="000004A0">
      <w:pPr>
        <w:numPr>
          <w:ilvl w:val="0"/>
          <w:numId w:val="150"/>
        </w:numPr>
        <w:ind w:left="720" w:hanging="360"/>
      </w:pPr>
      <w:r w:rsidDel="00000000" w:rsidR="00000000" w:rsidRPr="00000000">
        <w:rPr>
          <w:rtl w:val="0"/>
        </w:rPr>
        <w:t xml:space="preserve">Strict use of IAM Roles for EC2 instances, Lambda functions, ECS/EKS tasks (via IAM Roles for Service Accounts - IRSA - in EKS). Avoid long-lived access keys.</w:t>
      </w:r>
    </w:p>
    <w:p w:rsidR="00000000" w:rsidDel="00000000" w:rsidP="00000000" w:rsidRDefault="00000000" w:rsidRPr="00000000" w14:paraId="000004A1">
      <w:pPr>
        <w:numPr>
          <w:ilvl w:val="0"/>
          <w:numId w:val="150"/>
        </w:numPr>
        <w:ind w:left="720" w:hanging="360"/>
      </w:pPr>
      <w:r w:rsidDel="00000000" w:rsidR="00000000" w:rsidRPr="00000000">
        <w:rPr>
          <w:rtl w:val="0"/>
        </w:rPr>
        <w:t xml:space="preserve">Fine-grained IAM Policies adhering to principles of least privilege.</w:t>
      </w:r>
    </w:p>
    <w:p w:rsidR="00000000" w:rsidDel="00000000" w:rsidP="00000000" w:rsidRDefault="00000000" w:rsidRPr="00000000" w14:paraId="000004A2">
      <w:pPr>
        <w:numPr>
          <w:ilvl w:val="0"/>
          <w:numId w:val="150"/>
        </w:numPr>
        <w:ind w:left="720" w:hanging="360"/>
      </w:pPr>
      <w:r w:rsidDel="00000000" w:rsidR="00000000" w:rsidRPr="00000000">
        <w:rPr>
          <w:rtl w:val="0"/>
        </w:rPr>
        <w:t xml:space="preserve">Multi-Factor Authentication (MFA) is enforced for all human access to the AWS Management Console and API, especially for privileged accounts.</w:t>
      </w:r>
    </w:p>
    <w:p w:rsidR="00000000" w:rsidDel="00000000" w:rsidP="00000000" w:rsidRDefault="00000000" w:rsidRPr="00000000" w14:paraId="000004A3">
      <w:pPr>
        <w:numPr>
          <w:ilvl w:val="0"/>
          <w:numId w:val="150"/>
        </w:numPr>
        <w:ind w:left="720" w:hanging="360"/>
      </w:pPr>
      <w:r w:rsidDel="00000000" w:rsidR="00000000" w:rsidRPr="00000000">
        <w:rPr>
          <w:rtl w:val="0"/>
        </w:rPr>
        <w:t xml:space="preserve">Federated identity management via SAML 2.0 integration with NYCPS's Identity Provider (e.g., ADFS, Azure AD) for console/API access if feasible, otherwise stringent controls on IAM users.</w:t>
      </w:r>
    </w:p>
    <w:p w:rsidR="00000000" w:rsidDel="00000000" w:rsidP="00000000" w:rsidRDefault="00000000" w:rsidRPr="00000000" w14:paraId="000004A4">
      <w:pPr>
        <w:pStyle w:val="Heading3"/>
        <w:rPr>
          <w:color w:val="0000ff"/>
        </w:rPr>
      </w:pPr>
      <w:bookmarkStart w:colFirst="0" w:colLast="0" w:name="_pxicsoq2r5bj" w:id="100"/>
      <w:bookmarkEnd w:id="100"/>
      <w:r w:rsidDel="00000000" w:rsidR="00000000" w:rsidRPr="00000000">
        <w:rPr>
          <w:color w:val="0000ff"/>
          <w:rtl w:val="0"/>
        </w:rPr>
        <w:t xml:space="preserve">8.6 Secrets Management </w:t>
      </w:r>
    </w:p>
    <w:p w:rsidR="00000000" w:rsidDel="00000000" w:rsidP="00000000" w:rsidRDefault="00000000" w:rsidRPr="00000000" w14:paraId="000004A5">
      <w:pPr>
        <w:rPr/>
      </w:pPr>
      <w:r w:rsidDel="00000000" w:rsidR="00000000" w:rsidRPr="00000000">
        <w:rPr>
          <w:rtl w:val="0"/>
        </w:rPr>
        <w:t xml:space="preserve">AWS Secrets Manager used to store and rotate database credentials, API keys, and other secrets securely. Applications retrieve secrets at runtime via IAM roles.</w:t>
      </w:r>
    </w:p>
    <w:p w:rsidR="00000000" w:rsidDel="00000000" w:rsidP="00000000" w:rsidRDefault="00000000" w:rsidRPr="00000000" w14:paraId="000004A6">
      <w:pPr>
        <w:pStyle w:val="Heading3"/>
        <w:rPr>
          <w:color w:val="0000ff"/>
        </w:rPr>
      </w:pPr>
      <w:bookmarkStart w:colFirst="0" w:colLast="0" w:name="_auesu2mxd7jd" w:id="101"/>
      <w:bookmarkEnd w:id="101"/>
      <w:r w:rsidDel="00000000" w:rsidR="00000000" w:rsidRPr="00000000">
        <w:rPr>
          <w:color w:val="0000ff"/>
          <w:rtl w:val="0"/>
        </w:rPr>
        <w:t xml:space="preserve">8.7 Monitoring &amp; Logging</w:t>
      </w:r>
    </w:p>
    <w:p w:rsidR="00000000" w:rsidDel="00000000" w:rsidP="00000000" w:rsidRDefault="00000000" w:rsidRPr="00000000" w14:paraId="000004A7">
      <w:pPr>
        <w:numPr>
          <w:ilvl w:val="0"/>
          <w:numId w:val="149"/>
        </w:numPr>
        <w:ind w:left="720" w:hanging="360"/>
      </w:pPr>
      <w:r w:rsidDel="00000000" w:rsidR="00000000" w:rsidRPr="00000000">
        <w:rPr>
          <w:rtl w:val="0"/>
        </w:rPr>
        <w:t xml:space="preserve">CloudTrail enabled in all regions, logging to a central, secured S3 bucket with log file validation enabled.</w:t>
      </w:r>
    </w:p>
    <w:p w:rsidR="00000000" w:rsidDel="00000000" w:rsidP="00000000" w:rsidRDefault="00000000" w:rsidRPr="00000000" w14:paraId="000004A8">
      <w:pPr>
        <w:numPr>
          <w:ilvl w:val="0"/>
          <w:numId w:val="149"/>
        </w:numPr>
        <w:ind w:left="720" w:hanging="360"/>
      </w:pPr>
      <w:r w:rsidDel="00000000" w:rsidR="00000000" w:rsidRPr="00000000">
        <w:rPr>
          <w:rtl w:val="0"/>
        </w:rPr>
        <w:t xml:space="preserve">CloudWatch Logs collected from all services (Lambda, EC2, RDS, etc.). CloudWatch Alarms configured for critical metrics (CPU, memory, latency, error rates, queue depths).</w:t>
      </w:r>
    </w:p>
    <w:p w:rsidR="00000000" w:rsidDel="00000000" w:rsidP="00000000" w:rsidRDefault="00000000" w:rsidRPr="00000000" w14:paraId="000004A9">
      <w:pPr>
        <w:numPr>
          <w:ilvl w:val="0"/>
          <w:numId w:val="149"/>
        </w:numPr>
        <w:ind w:left="720" w:hanging="360"/>
      </w:pPr>
      <w:r w:rsidDel="00000000" w:rsidR="00000000" w:rsidRPr="00000000">
        <w:rPr>
          <w:rtl w:val="0"/>
        </w:rPr>
        <w:t xml:space="preserve">AWS Config used to track resource configurations and compliance.</w:t>
      </w:r>
    </w:p>
    <w:p w:rsidR="00000000" w:rsidDel="00000000" w:rsidP="00000000" w:rsidRDefault="00000000" w:rsidRPr="00000000" w14:paraId="000004AA">
      <w:pPr>
        <w:numPr>
          <w:ilvl w:val="0"/>
          <w:numId w:val="149"/>
        </w:numPr>
        <w:ind w:left="720" w:hanging="360"/>
      </w:pPr>
      <w:r w:rsidDel="00000000" w:rsidR="00000000" w:rsidRPr="00000000">
        <w:rPr>
          <w:rtl w:val="0"/>
        </w:rPr>
        <w:t xml:space="preserve">Security Hub aggregated findings from GuardDuty, Inspector, Macie (if used), Config, and partner integrations.</w:t>
      </w:r>
    </w:p>
    <w:p w:rsidR="00000000" w:rsidDel="00000000" w:rsidP="00000000" w:rsidRDefault="00000000" w:rsidRPr="00000000" w14:paraId="000004AB">
      <w:pPr>
        <w:numPr>
          <w:ilvl w:val="0"/>
          <w:numId w:val="149"/>
        </w:numPr>
        <w:ind w:left="720" w:hanging="360"/>
      </w:pPr>
      <w:r w:rsidDel="00000000" w:rsidR="00000000" w:rsidRPr="00000000">
        <w:rPr>
          <w:rtl w:val="0"/>
        </w:rPr>
        <w:t xml:space="preserve">GuardDuty enabled for intelligent threat detection.</w:t>
      </w:r>
    </w:p>
    <w:p w:rsidR="00000000" w:rsidDel="00000000" w:rsidP="00000000" w:rsidRDefault="00000000" w:rsidRPr="00000000" w14:paraId="000004AC">
      <w:pPr>
        <w:numPr>
          <w:ilvl w:val="0"/>
          <w:numId w:val="149"/>
        </w:numPr>
        <w:ind w:left="720" w:hanging="360"/>
      </w:pPr>
      <w:r w:rsidDel="00000000" w:rsidR="00000000" w:rsidRPr="00000000">
        <w:rPr>
          <w:rtl w:val="0"/>
        </w:rPr>
        <w:t xml:space="preserve">Inspector used for vulnerability assessments on EC2 instances (if used).</w:t>
      </w:r>
    </w:p>
    <w:p w:rsidR="00000000" w:rsidDel="00000000" w:rsidP="00000000" w:rsidRDefault="00000000" w:rsidRPr="00000000" w14:paraId="000004AD">
      <w:pPr>
        <w:numPr>
          <w:ilvl w:val="0"/>
          <w:numId w:val="149"/>
        </w:numPr>
        <w:ind w:left="720" w:hanging="360"/>
      </w:pPr>
      <w:r w:rsidDel="00000000" w:rsidR="00000000" w:rsidRPr="00000000">
        <w:rPr>
          <w:rtl w:val="0"/>
        </w:rPr>
        <w:t xml:space="preserve">AWS Detective used to investigate security findings and alerts, along with related context, and historical behaviour. </w:t>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ind w:left="900" w:firstLine="0"/>
        <w:rPr/>
      </w:pPr>
      <w:r w:rsidDel="00000000" w:rsidR="00000000" w:rsidRPr="00000000">
        <w:rPr>
          <w:rtl w:val="0"/>
        </w:rPr>
      </w:r>
    </w:p>
    <w:p w:rsidR="00000000" w:rsidDel="00000000" w:rsidP="00000000" w:rsidRDefault="00000000" w:rsidRPr="00000000" w14:paraId="000004B0">
      <w:pPr>
        <w:pStyle w:val="Heading2"/>
        <w:rPr>
          <w:color w:val="0000ff"/>
        </w:rPr>
      </w:pPr>
      <w:bookmarkStart w:colFirst="0" w:colLast="0" w:name="_5yspjrl5s1zc" w:id="102"/>
      <w:bookmarkEnd w:id="102"/>
      <w:r w:rsidDel="00000000" w:rsidR="00000000" w:rsidRPr="00000000">
        <w:rPr>
          <w:color w:val="0000ff"/>
          <w:rtl w:val="0"/>
        </w:rPr>
        <w:t xml:space="preserve">9. Appendix</w:t>
      </w:r>
    </w:p>
    <w:p w:rsidR="00000000" w:rsidDel="00000000" w:rsidP="00000000" w:rsidRDefault="00000000" w:rsidRPr="00000000" w14:paraId="000004B1">
      <w:pPr>
        <w:pStyle w:val="Heading3"/>
        <w:rPr>
          <w:color w:val="0000ff"/>
        </w:rPr>
      </w:pPr>
      <w:bookmarkStart w:colFirst="0" w:colLast="0" w:name="_bhs3slhtjjw7" w:id="103"/>
      <w:bookmarkEnd w:id="103"/>
      <w:r w:rsidDel="00000000" w:rsidR="00000000" w:rsidRPr="00000000">
        <w:rPr>
          <w:color w:val="0000ff"/>
          <w:rtl w:val="0"/>
        </w:rPr>
        <w:t xml:space="preserve">9.1 Abbreviations, Acronyms and Definitions </w:t>
      </w:r>
    </w:p>
    <w:p w:rsidR="00000000" w:rsidDel="00000000" w:rsidP="00000000" w:rsidRDefault="00000000" w:rsidRPr="00000000" w14:paraId="000004B2">
      <w:pPr>
        <w:rPr/>
      </w:pPr>
      <w:r w:rsidDel="00000000" w:rsidR="00000000" w:rsidRPr="00000000">
        <w:rPr>
          <w:rtl w:val="0"/>
        </w:rPr>
      </w:r>
    </w:p>
    <w:tbl>
      <w:tblPr>
        <w:tblStyle w:val="Table10"/>
        <w:tblW w:w="10185.0" w:type="dxa"/>
        <w:jc w:val="left"/>
        <w:tblInd w:w="33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8490"/>
        <w:tblGridChange w:id="0">
          <w:tblGrid>
            <w:gridCol w:w="1695"/>
            <w:gridCol w:w="849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jc w:val="center"/>
              <w:rPr/>
            </w:pPr>
            <w:r w:rsidDel="00000000" w:rsidR="00000000" w:rsidRPr="00000000">
              <w:rPr>
                <w:rtl w:val="0"/>
              </w:rPr>
              <w:t xml:space="preserve">Abbreviation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40" w:lineRule="auto"/>
              <w:jc w:val="center"/>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5">
            <w:pPr>
              <w:rPr>
                <w:sz w:val="20"/>
                <w:szCs w:val="20"/>
              </w:rPr>
            </w:pPr>
            <w:r w:rsidDel="00000000" w:rsidR="00000000" w:rsidRPr="00000000">
              <w:rPr>
                <w:sz w:val="20"/>
                <w:szCs w:val="20"/>
                <w:rtl w:val="0"/>
              </w:rPr>
              <w:t xml:space="preserve">SMBS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rPr>
                <w:sz w:val="20"/>
                <w:szCs w:val="20"/>
              </w:rPr>
            </w:pPr>
            <w:r w:rsidDel="00000000" w:rsidR="00000000" w:rsidRPr="00000000">
              <w:rPr>
                <w:sz w:val="20"/>
                <w:szCs w:val="20"/>
                <w:rtl w:val="0"/>
              </w:rPr>
              <w:t xml:space="preserve">School Bus Management System - Sentry’s proposed platform for NYCPS’s next-generation Transportation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7">
            <w:pPr>
              <w:spacing w:line="240" w:lineRule="auto"/>
              <w:rPr>
                <w:sz w:val="20"/>
                <w:szCs w:val="20"/>
              </w:rPr>
            </w:pPr>
            <w:r w:rsidDel="00000000" w:rsidR="00000000" w:rsidRPr="00000000">
              <w:rPr>
                <w:sz w:val="20"/>
                <w:szCs w:val="20"/>
                <w:rtl w:val="0"/>
              </w:rPr>
              <w:t xml:space="preserve">AWS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spacing w:line="240" w:lineRule="auto"/>
              <w:rPr>
                <w:sz w:val="20"/>
                <w:szCs w:val="20"/>
              </w:rPr>
            </w:pPr>
            <w:r w:rsidDel="00000000" w:rsidR="00000000" w:rsidRPr="00000000">
              <w:rPr>
                <w:sz w:val="20"/>
                <w:szCs w:val="20"/>
                <w:rtl w:val="0"/>
              </w:rPr>
              <w:t xml:space="preserve">Amazon Web Services - A comprehensive cloud computing platform offering a wide range of services like computing, storage, and networking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9">
            <w:pPr>
              <w:rPr>
                <w:sz w:val="20"/>
                <w:szCs w:val="20"/>
              </w:rPr>
            </w:pPr>
            <w:r w:rsidDel="00000000" w:rsidR="00000000" w:rsidRPr="00000000">
              <w:rPr>
                <w:sz w:val="20"/>
                <w:szCs w:val="20"/>
                <w:rtl w:val="0"/>
              </w:rPr>
              <w:t xml:space="preserve">EKS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line="240" w:lineRule="auto"/>
              <w:rPr>
                <w:sz w:val="20"/>
                <w:szCs w:val="20"/>
              </w:rPr>
            </w:pPr>
            <w:r w:rsidDel="00000000" w:rsidR="00000000" w:rsidRPr="00000000">
              <w:rPr>
                <w:sz w:val="20"/>
                <w:szCs w:val="20"/>
                <w:rtl w:val="0"/>
              </w:rPr>
              <w:t xml:space="preserve">Elastic Kubernetes Service - A managed Kubernetes service on AWS that simplifies the deployment and management of containerized applications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B">
            <w:pPr>
              <w:rPr>
                <w:sz w:val="20"/>
                <w:szCs w:val="20"/>
              </w:rPr>
            </w:pPr>
            <w:r w:rsidDel="00000000" w:rsidR="00000000" w:rsidRPr="00000000">
              <w:rPr>
                <w:sz w:val="20"/>
                <w:szCs w:val="20"/>
                <w:rtl w:val="0"/>
              </w:rPr>
              <w:t xml:space="preserve">EC2</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40" w:lineRule="auto"/>
              <w:rPr>
                <w:sz w:val="20"/>
                <w:szCs w:val="20"/>
              </w:rPr>
            </w:pPr>
            <w:r w:rsidDel="00000000" w:rsidR="00000000" w:rsidRPr="00000000">
              <w:rPr>
                <w:sz w:val="20"/>
                <w:szCs w:val="20"/>
                <w:rtl w:val="0"/>
              </w:rPr>
              <w:t xml:space="preserve">Elastic Compute Cloud - A web-based service from AWS providing scalable virtual servers for on-demand computing capacity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D">
            <w:pPr>
              <w:rPr>
                <w:sz w:val="20"/>
                <w:szCs w:val="20"/>
              </w:rPr>
            </w:pPr>
            <w:r w:rsidDel="00000000" w:rsidR="00000000" w:rsidRPr="00000000">
              <w:rPr>
                <w:sz w:val="20"/>
                <w:szCs w:val="20"/>
                <w:rtl w:val="0"/>
              </w:rPr>
              <w:t xml:space="preserve">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line="240" w:lineRule="auto"/>
              <w:rPr>
                <w:sz w:val="20"/>
                <w:szCs w:val="20"/>
              </w:rPr>
            </w:pPr>
            <w:r w:rsidDel="00000000" w:rsidR="00000000" w:rsidRPr="00000000">
              <w:rPr>
                <w:sz w:val="20"/>
                <w:szCs w:val="20"/>
                <w:rtl w:val="0"/>
              </w:rPr>
              <w:t xml:space="preserve">Relational Database Service - A managed database service by AWS for setting up, operating, and scaling relational databases in the cloud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F">
            <w:pPr>
              <w:rPr>
                <w:sz w:val="20"/>
                <w:szCs w:val="20"/>
              </w:rPr>
            </w:pPr>
            <w:r w:rsidDel="00000000" w:rsidR="00000000" w:rsidRPr="00000000">
              <w:rPr>
                <w:sz w:val="20"/>
                <w:szCs w:val="20"/>
                <w:rtl w:val="0"/>
              </w:rPr>
              <w:t xml:space="preserve">MSK</w:t>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line="240" w:lineRule="auto"/>
              <w:rPr>
                <w:sz w:val="20"/>
                <w:szCs w:val="20"/>
              </w:rPr>
            </w:pPr>
            <w:r w:rsidDel="00000000" w:rsidR="00000000" w:rsidRPr="00000000">
              <w:rPr>
                <w:sz w:val="20"/>
                <w:szCs w:val="20"/>
                <w:rtl w:val="0"/>
              </w:rPr>
              <w:t xml:space="preserve">Managed Streaming for Apache Kafka - An AWS service that makes it easy to build and run applications using Apache Kafka for streaming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1">
            <w:pPr>
              <w:rPr>
                <w:sz w:val="20"/>
                <w:szCs w:val="20"/>
              </w:rPr>
            </w:pPr>
            <w:r w:rsidDel="00000000" w:rsidR="00000000" w:rsidRPr="00000000">
              <w:rPr>
                <w:sz w:val="20"/>
                <w:szCs w:val="20"/>
                <w:rtl w:val="0"/>
              </w:rPr>
              <w:t xml:space="preserve">ETL</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line="240" w:lineRule="auto"/>
              <w:rPr>
                <w:sz w:val="20"/>
                <w:szCs w:val="20"/>
              </w:rPr>
            </w:pPr>
            <w:r w:rsidDel="00000000" w:rsidR="00000000" w:rsidRPr="00000000">
              <w:rPr>
                <w:sz w:val="20"/>
                <w:szCs w:val="20"/>
                <w:rtl w:val="0"/>
              </w:rPr>
              <w:t xml:space="preserve">Extract, Transform, Load - A process used in data integration to extract data from sources, transform it into a usable format, and load it into a target system or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3">
            <w:pPr>
              <w:rPr>
                <w:sz w:val="20"/>
                <w:szCs w:val="20"/>
              </w:rPr>
            </w:pPr>
            <w:r w:rsidDel="00000000" w:rsidR="00000000" w:rsidRPr="00000000">
              <w:rPr>
                <w:sz w:val="20"/>
                <w:szCs w:val="20"/>
                <w:rtl w:val="0"/>
              </w:rPr>
              <w:t xml:space="preserve">AZ</w:t>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line="240" w:lineRule="auto"/>
              <w:rPr>
                <w:sz w:val="20"/>
                <w:szCs w:val="20"/>
              </w:rPr>
            </w:pPr>
            <w:r w:rsidDel="00000000" w:rsidR="00000000" w:rsidRPr="00000000">
              <w:rPr>
                <w:sz w:val="20"/>
                <w:szCs w:val="20"/>
                <w:rtl w:val="0"/>
              </w:rPr>
              <w:t xml:space="preserve">Availability Zones - Isolated data centers within specific regions used by cloud service providers like AWS and Microsoft Azure to ensure stable connections, redundancy, and failover support for cloud services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5">
            <w:pPr>
              <w:rPr>
                <w:sz w:val="20"/>
                <w:szCs w:val="20"/>
              </w:rPr>
            </w:pPr>
            <w:r w:rsidDel="00000000" w:rsidR="00000000" w:rsidRPr="00000000">
              <w:rPr>
                <w:sz w:val="20"/>
                <w:szCs w:val="20"/>
                <w:rtl w:val="0"/>
              </w:rPr>
              <w:t xml:space="preserve">ECS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line="240" w:lineRule="auto"/>
              <w:rPr>
                <w:sz w:val="20"/>
                <w:szCs w:val="20"/>
              </w:rPr>
            </w:pPr>
            <w:r w:rsidDel="00000000" w:rsidR="00000000" w:rsidRPr="00000000">
              <w:rPr>
                <w:sz w:val="20"/>
                <w:szCs w:val="20"/>
                <w:rtl w:val="0"/>
              </w:rPr>
              <w:t xml:space="preserve">Elastic Container Service -  A fully managed AWS container orchestration service that enables developers to deploy, manage, and scale containerized applications efficiently in the cloud or on-premises environments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7">
            <w:pPr>
              <w:rPr>
                <w:sz w:val="20"/>
                <w:szCs w:val="20"/>
              </w:rPr>
            </w:pPr>
            <w:r w:rsidDel="00000000" w:rsidR="00000000" w:rsidRPr="00000000">
              <w:rPr>
                <w:sz w:val="20"/>
                <w:szCs w:val="20"/>
                <w:rtl w:val="0"/>
              </w:rPr>
              <w:t xml:space="preserve">SNS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line="240" w:lineRule="auto"/>
              <w:rPr>
                <w:sz w:val="20"/>
                <w:szCs w:val="20"/>
              </w:rPr>
            </w:pPr>
            <w:r w:rsidDel="00000000" w:rsidR="00000000" w:rsidRPr="00000000">
              <w:rPr>
                <w:sz w:val="20"/>
                <w:szCs w:val="20"/>
                <w:rtl w:val="0"/>
              </w:rPr>
              <w:t xml:space="preserve">Simple Notification Service - A fully managed AWS service for message delivery from publishers to subscribers using topics as communication channels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9">
            <w:pPr>
              <w:rPr>
                <w:sz w:val="20"/>
                <w:szCs w:val="20"/>
              </w:rPr>
            </w:pPr>
            <w:r w:rsidDel="00000000" w:rsidR="00000000" w:rsidRPr="00000000">
              <w:rPr>
                <w:sz w:val="20"/>
                <w:szCs w:val="20"/>
                <w:rtl w:val="0"/>
              </w:rPr>
              <w:t xml:space="preserve">VPC</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line="240" w:lineRule="auto"/>
              <w:rPr>
                <w:sz w:val="20"/>
                <w:szCs w:val="20"/>
              </w:rPr>
            </w:pPr>
            <w:r w:rsidDel="00000000" w:rsidR="00000000" w:rsidRPr="00000000">
              <w:rPr>
                <w:sz w:val="20"/>
                <w:szCs w:val="20"/>
                <w:rtl w:val="0"/>
              </w:rPr>
              <w:t xml:space="preserve">Virtual Private Cloud - An isolated pool of resources within a public cloud environment, providing enhanced security and privacy through private IP subnets and virtual communication constructs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B">
            <w:pPr>
              <w:rPr>
                <w:sz w:val="20"/>
                <w:szCs w:val="20"/>
              </w:rPr>
            </w:pPr>
            <w:r w:rsidDel="00000000" w:rsidR="00000000" w:rsidRPr="00000000">
              <w:rPr>
                <w:sz w:val="20"/>
                <w:szCs w:val="20"/>
                <w:rtl w:val="0"/>
              </w:rPr>
              <w:t xml:space="preserve">DNS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spacing w:line="240" w:lineRule="auto"/>
              <w:rPr>
                <w:sz w:val="20"/>
                <w:szCs w:val="20"/>
              </w:rPr>
            </w:pPr>
            <w:r w:rsidDel="00000000" w:rsidR="00000000" w:rsidRPr="00000000">
              <w:rPr>
                <w:sz w:val="20"/>
                <w:szCs w:val="20"/>
                <w:rtl w:val="0"/>
              </w:rPr>
              <w:t xml:space="preserve">Domain Name System - A hierarchical naming system that translates domain names into IP addresses, enabling devices to locate and communicate over the internet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D">
            <w:pPr>
              <w:rPr>
                <w:sz w:val="20"/>
                <w:szCs w:val="20"/>
              </w:rPr>
            </w:pPr>
            <w:r w:rsidDel="00000000" w:rsidR="00000000" w:rsidRPr="00000000">
              <w:rPr>
                <w:sz w:val="20"/>
                <w:szCs w:val="20"/>
                <w:rtl w:val="0"/>
              </w:rPr>
              <w:t xml:space="preserve">TTL</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line="240" w:lineRule="auto"/>
              <w:rPr>
                <w:sz w:val="20"/>
                <w:szCs w:val="20"/>
              </w:rPr>
            </w:pPr>
            <w:r w:rsidDel="00000000" w:rsidR="00000000" w:rsidRPr="00000000">
              <w:rPr>
                <w:sz w:val="20"/>
                <w:szCs w:val="20"/>
                <w:rtl w:val="0"/>
              </w:rPr>
              <w:t xml:space="preserve">Time To Live - A concept used to define the lifespan or validity period of data.</w:t>
            </w:r>
          </w:p>
        </w:tc>
      </w:tr>
    </w:tbl>
    <w:p w:rsidR="00000000" w:rsidDel="00000000" w:rsidP="00000000" w:rsidRDefault="00000000" w:rsidRPr="00000000" w14:paraId="000004CF">
      <w:pPr>
        <w:rPr/>
      </w:pPr>
      <w:r w:rsidDel="00000000" w:rsidR="00000000" w:rsidRPr="00000000">
        <w:rPr>
          <w:rtl w:val="0"/>
        </w:rPr>
      </w:r>
    </w:p>
    <w:p w:rsidR="00000000" w:rsidDel="00000000" w:rsidP="00000000" w:rsidRDefault="00000000" w:rsidRPr="00000000" w14:paraId="000004D0">
      <w:pPr>
        <w:pStyle w:val="Heading3"/>
        <w:rPr>
          <w:color w:val="0000ff"/>
        </w:rPr>
      </w:pPr>
      <w:bookmarkStart w:colFirst="0" w:colLast="0" w:name="_pz7qriw75vhe" w:id="104"/>
      <w:bookmarkEnd w:id="104"/>
      <w:r w:rsidDel="00000000" w:rsidR="00000000" w:rsidRPr="00000000">
        <w:rPr>
          <w:color w:val="0000ff"/>
          <w:rtl w:val="0"/>
        </w:rPr>
        <w:t xml:space="preserve">9.2 Chosen </w:t>
      </w:r>
      <w:r w:rsidDel="00000000" w:rsidR="00000000" w:rsidRPr="00000000">
        <w:rPr>
          <w:rFonts w:ascii="Roboto" w:cs="Roboto" w:eastAsia="Roboto" w:hAnsi="Roboto"/>
          <w:color w:val="0000ff"/>
          <w:rtl w:val="0"/>
        </w:rPr>
        <w:t xml:space="preserve">Technologies/Services</w:t>
      </w:r>
      <w:r w:rsidDel="00000000" w:rsidR="00000000" w:rsidRPr="00000000">
        <w:rPr>
          <w:rtl w:val="0"/>
        </w:rPr>
      </w:r>
    </w:p>
    <w:tbl>
      <w:tblPr>
        <w:tblStyle w:val="Table11"/>
        <w:tblW w:w="10215.0" w:type="dxa"/>
        <w:jc w:val="left"/>
        <w:tblInd w:w="15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6975"/>
        <w:tblGridChange w:id="0">
          <w:tblGrid>
            <w:gridCol w:w="3240"/>
            <w:gridCol w:w="6975"/>
          </w:tblGrid>
        </w:tblGridChange>
      </w:tblGrid>
      <w:tr>
        <w:trPr>
          <w:cantSplit w:val="0"/>
          <w:trHeight w:val="447.97851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D1">
            <w:pPr>
              <w:spacing w:line="240" w:lineRule="auto"/>
              <w:jc w:val="center"/>
              <w:rPr/>
            </w:pPr>
            <w:r w:rsidDel="00000000" w:rsidR="00000000" w:rsidRPr="00000000">
              <w:rPr>
                <w:rFonts w:ascii="Roboto" w:cs="Roboto" w:eastAsia="Roboto" w:hAnsi="Roboto"/>
                <w:sz w:val="24"/>
                <w:szCs w:val="24"/>
                <w:rtl w:val="0"/>
              </w:rPr>
              <w:t xml:space="preserve">Technologies/Services</w:t>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4D2">
            <w:pPr>
              <w:spacing w:line="240" w:lineRule="auto"/>
              <w:jc w:val="center"/>
              <w:rPr/>
            </w:pPr>
            <w:r w:rsidDel="00000000" w:rsidR="00000000" w:rsidRPr="00000000">
              <w:rPr>
                <w:rtl w:val="0"/>
              </w:rPr>
              <w:t xml:space="preserve"> Purpose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D3">
            <w:pPr>
              <w:widowControl w:val="0"/>
              <w:rPr>
                <w:sz w:val="20"/>
                <w:szCs w:val="20"/>
              </w:rPr>
            </w:pPr>
            <w:r w:rsidDel="00000000" w:rsidR="00000000" w:rsidRPr="00000000">
              <w:rPr>
                <w:rFonts w:ascii="Roboto" w:cs="Roboto" w:eastAsia="Roboto" w:hAnsi="Roboto"/>
                <w:color w:val="434343"/>
                <w:sz w:val="20"/>
                <w:szCs w:val="20"/>
                <w:rtl w:val="0"/>
              </w:rPr>
              <w:t xml:space="preserve">AWS Gov Cloud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D4">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AWS GovCloud (US)</w:t>
            </w:r>
            <w:r w:rsidDel="00000000" w:rsidR="00000000" w:rsidRPr="00000000">
              <w:rPr>
                <w:rFonts w:ascii="Roboto" w:cs="Roboto" w:eastAsia="Roboto" w:hAnsi="Roboto"/>
                <w:color w:val="434343"/>
                <w:sz w:val="20"/>
                <w:szCs w:val="20"/>
                <w:rtl w:val="0"/>
              </w:rPr>
              <w:t xml:space="preserve"> is designed for US government agencies and regulated industries with </w:t>
            </w:r>
            <w:r w:rsidDel="00000000" w:rsidR="00000000" w:rsidRPr="00000000">
              <w:rPr>
                <w:rtl w:val="0"/>
              </w:rPr>
              <w:t xml:space="preserve">specific</w:t>
            </w:r>
            <w:r w:rsidDel="00000000" w:rsidR="00000000" w:rsidRPr="00000000">
              <w:rPr>
                <w:rFonts w:ascii="Roboto" w:cs="Roboto" w:eastAsia="Roboto" w:hAnsi="Roboto"/>
                <w:color w:val="434343"/>
                <w:sz w:val="20"/>
                <w:szCs w:val="20"/>
                <w:rtl w:val="0"/>
              </w:rPr>
              <w:t xml:space="preserve"> features:</w:t>
            </w:r>
          </w:p>
          <w:p w:rsidR="00000000" w:rsidDel="00000000" w:rsidP="00000000" w:rsidRDefault="00000000" w:rsidRPr="00000000" w14:paraId="000004D5">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Compliance:</w:t>
            </w:r>
          </w:p>
          <w:p w:rsidR="00000000" w:rsidDel="00000000" w:rsidP="00000000" w:rsidRDefault="00000000" w:rsidRPr="00000000" w14:paraId="000004D6">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ITAR compliance * FedRAMP certified</w:t>
            </w:r>
          </w:p>
          <w:p w:rsidR="00000000" w:rsidDel="00000000" w:rsidP="00000000" w:rsidRDefault="00000000" w:rsidRPr="00000000" w14:paraId="000004D7">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DoD SRG Impact Levels 2, 4, and 5</w:t>
            </w:r>
          </w:p>
          <w:p w:rsidR="00000000" w:rsidDel="00000000" w:rsidP="00000000" w:rsidRDefault="00000000" w:rsidRPr="00000000" w14:paraId="000004D8">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HIPAA, PCI-DSS compliant</w:t>
            </w:r>
          </w:p>
          <w:p w:rsidR="00000000" w:rsidDel="00000000" w:rsidP="00000000" w:rsidRDefault="00000000" w:rsidRPr="00000000" w14:paraId="000004D9">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Key Characteristics:</w:t>
            </w:r>
          </w:p>
          <w:p w:rsidR="00000000" w:rsidDel="00000000" w:rsidP="00000000" w:rsidRDefault="00000000" w:rsidRPr="00000000" w14:paraId="000004DA">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Physically located in US</w:t>
            </w:r>
          </w:p>
          <w:p w:rsidR="00000000" w:rsidDel="00000000" w:rsidP="00000000" w:rsidRDefault="00000000" w:rsidRPr="00000000" w14:paraId="000004DB">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Operated by US citizens</w:t>
            </w:r>
          </w:p>
          <w:p w:rsidR="00000000" w:rsidDel="00000000" w:rsidP="00000000" w:rsidRDefault="00000000" w:rsidRPr="00000000" w14:paraId="000004DC">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Accessible to US entities only</w:t>
            </w:r>
          </w:p>
          <w:p w:rsidR="00000000" w:rsidDel="00000000" w:rsidP="00000000" w:rsidRDefault="00000000" w:rsidRPr="00000000" w14:paraId="000004DD">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Separate and isolated from standard AWS regions</w:t>
            </w:r>
          </w:p>
          <w:p w:rsidR="00000000" w:rsidDel="00000000" w:rsidP="00000000" w:rsidRDefault="00000000" w:rsidRPr="00000000" w14:paraId="000004DE">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Supports most AWS services</w:t>
            </w:r>
          </w:p>
          <w:p w:rsidR="00000000" w:rsidDel="00000000" w:rsidP="00000000" w:rsidRDefault="00000000" w:rsidRPr="00000000" w14:paraId="000004DF">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Use Cases:</w:t>
            </w:r>
          </w:p>
          <w:p w:rsidR="00000000" w:rsidDel="00000000" w:rsidP="00000000" w:rsidRDefault="00000000" w:rsidRPr="00000000" w14:paraId="000004E0">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Government workloads</w:t>
            </w:r>
          </w:p>
          <w:p w:rsidR="00000000" w:rsidDel="00000000" w:rsidP="00000000" w:rsidRDefault="00000000" w:rsidRPr="00000000" w14:paraId="000004E1">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Healthcare data</w:t>
            </w:r>
          </w:p>
          <w:p w:rsidR="00000000" w:rsidDel="00000000" w:rsidP="00000000" w:rsidRDefault="00000000" w:rsidRPr="00000000" w14:paraId="000004E2">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Financial services</w:t>
            </w:r>
          </w:p>
          <w:p w:rsidR="00000000" w:rsidDel="00000000" w:rsidP="00000000" w:rsidRDefault="00000000" w:rsidRPr="00000000" w14:paraId="000004E3">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Defense applications</w:t>
            </w:r>
          </w:p>
          <w:p w:rsidR="00000000" w:rsidDel="00000000" w:rsidP="00000000" w:rsidRDefault="00000000" w:rsidRPr="00000000" w14:paraId="000004E4">
            <w:pPr>
              <w:widowControl w:val="0"/>
              <w:rPr>
                <w:sz w:val="20"/>
                <w:szCs w:val="20"/>
              </w:rPr>
            </w:pPr>
            <w:r w:rsidDel="00000000" w:rsidR="00000000" w:rsidRPr="00000000">
              <w:rPr>
                <w:rFonts w:ascii="Arial Unicode MS" w:cs="Arial Unicode MS" w:eastAsia="Arial Unicode MS" w:hAnsi="Arial Unicode MS"/>
                <w:color w:val="434343"/>
                <w:sz w:val="20"/>
                <w:szCs w:val="20"/>
                <w:rtl w:val="0"/>
              </w:rPr>
              <w:t xml:space="preserve">○ Sensitive data processing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E5">
            <w:pPr>
              <w:widowControl w:val="0"/>
              <w:rPr>
                <w:sz w:val="20"/>
                <w:szCs w:val="20"/>
              </w:rPr>
            </w:pPr>
            <w:r w:rsidDel="00000000" w:rsidR="00000000" w:rsidRPr="00000000">
              <w:rPr>
                <w:rFonts w:ascii="Roboto" w:cs="Roboto" w:eastAsia="Roboto" w:hAnsi="Roboto"/>
                <w:color w:val="434343"/>
                <w:sz w:val="20"/>
                <w:szCs w:val="20"/>
                <w:rtl w:val="0"/>
              </w:rPr>
              <w:t xml:space="preserve">AWS ECS Cluster Container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E6">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An Amazon ECS cluster</w:t>
            </w:r>
            <w:r w:rsidDel="00000000" w:rsidR="00000000" w:rsidRPr="00000000">
              <w:rPr>
                <w:rFonts w:ascii="Roboto" w:cs="Roboto" w:eastAsia="Roboto" w:hAnsi="Roboto"/>
                <w:color w:val="434343"/>
                <w:sz w:val="20"/>
                <w:szCs w:val="20"/>
                <w:rtl w:val="0"/>
              </w:rPr>
              <w:t xml:space="preserve"> is a logical grouping of tasks or services. Key components include:</w:t>
            </w:r>
          </w:p>
          <w:p w:rsidR="00000000" w:rsidDel="00000000" w:rsidP="00000000" w:rsidRDefault="00000000" w:rsidRPr="00000000" w14:paraId="000004E7">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Infrastructure capacity combining:</w:t>
            </w:r>
          </w:p>
          <w:p w:rsidR="00000000" w:rsidDel="00000000" w:rsidP="00000000" w:rsidRDefault="00000000" w:rsidRPr="00000000" w14:paraId="000004E8">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Amazon EC2 instances</w:t>
            </w:r>
          </w:p>
          <w:p w:rsidR="00000000" w:rsidDel="00000000" w:rsidP="00000000" w:rsidRDefault="00000000" w:rsidRPr="00000000" w14:paraId="000004E9">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Serverless (AWS Fargate)</w:t>
            </w:r>
          </w:p>
          <w:p w:rsidR="00000000" w:rsidDel="00000000" w:rsidP="00000000" w:rsidRDefault="00000000" w:rsidRPr="00000000" w14:paraId="000004EA">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On-premises VMs/servers</w:t>
            </w:r>
          </w:p>
          <w:p w:rsidR="00000000" w:rsidDel="00000000" w:rsidP="00000000" w:rsidRDefault="00000000" w:rsidRPr="00000000" w14:paraId="000004EB">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Core elements:</w:t>
            </w:r>
          </w:p>
          <w:p w:rsidR="00000000" w:rsidDel="00000000" w:rsidP="00000000" w:rsidRDefault="00000000" w:rsidRPr="00000000" w14:paraId="000004EC">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Tasks - Groups of containers that run together</w:t>
            </w:r>
          </w:p>
          <w:p w:rsidR="00000000" w:rsidDel="00000000" w:rsidP="00000000" w:rsidRDefault="00000000" w:rsidRPr="00000000" w14:paraId="000004ED">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Services - Applications maintaining specified number of tasks</w:t>
            </w:r>
          </w:p>
          <w:p w:rsidR="00000000" w:rsidDel="00000000" w:rsidP="00000000" w:rsidRDefault="00000000" w:rsidRPr="00000000" w14:paraId="000004EE">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Network (VPC and subnet)</w:t>
            </w:r>
          </w:p>
          <w:p w:rsidR="00000000" w:rsidDel="00000000" w:rsidP="00000000" w:rsidRDefault="00000000" w:rsidRPr="00000000" w14:paraId="000004EF">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Optional namespace for service communication</w:t>
            </w:r>
          </w:p>
          <w:p w:rsidR="00000000" w:rsidDel="00000000" w:rsidP="00000000" w:rsidRDefault="00000000" w:rsidRPr="00000000" w14:paraId="000004F0">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CloudWatch Container Insights for monitoring</w:t>
            </w:r>
          </w:p>
          <w:p w:rsidR="00000000" w:rsidDel="00000000" w:rsidP="00000000" w:rsidRDefault="00000000" w:rsidRPr="00000000" w14:paraId="000004F1">
            <w:pPr>
              <w:widowControl w:val="0"/>
              <w:rPr>
                <w:sz w:val="20"/>
                <w:szCs w:val="20"/>
              </w:rPr>
            </w:pPr>
            <w:r w:rsidDel="00000000" w:rsidR="00000000" w:rsidRPr="00000000">
              <w:rPr>
                <w:rFonts w:ascii="Roboto" w:cs="Roboto" w:eastAsia="Roboto" w:hAnsi="Roboto"/>
                <w:color w:val="434343"/>
                <w:sz w:val="20"/>
                <w:szCs w:val="20"/>
                <w:rtl w:val="0"/>
              </w:rPr>
              <w:t xml:space="preserve">ECS clusters are region-specific and help separate resources. They enable efficient container management, scheduling, and deployment of microservices architectures while providing seamless integration with other AWS services like ELB and Auto Scaling.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F2">
            <w:pPr>
              <w:widowControl w:val="0"/>
              <w:rPr>
                <w:sz w:val="20"/>
                <w:szCs w:val="20"/>
              </w:rPr>
            </w:pPr>
            <w:r w:rsidDel="00000000" w:rsidR="00000000" w:rsidRPr="00000000">
              <w:rPr>
                <w:rFonts w:ascii="Roboto" w:cs="Roboto" w:eastAsia="Roboto" w:hAnsi="Roboto"/>
                <w:color w:val="434343"/>
                <w:sz w:val="20"/>
                <w:szCs w:val="20"/>
                <w:rtl w:val="0"/>
              </w:rPr>
              <w:t xml:space="preserve">AWS ECS EC2 Container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F3">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With ECS on EC2 launch </w:t>
            </w:r>
            <w:r w:rsidDel="00000000" w:rsidR="00000000" w:rsidRPr="00000000">
              <w:rPr>
                <w:rFonts w:ascii="Roboto" w:cs="Roboto" w:eastAsia="Roboto" w:hAnsi="Roboto"/>
                <w:color w:val="434343"/>
                <w:sz w:val="20"/>
                <w:szCs w:val="20"/>
                <w:rtl w:val="0"/>
              </w:rPr>
              <w:t xml:space="preserve">type, you:</w:t>
            </w:r>
          </w:p>
          <w:p w:rsidR="00000000" w:rsidDel="00000000" w:rsidP="00000000" w:rsidRDefault="00000000" w:rsidRPr="00000000" w14:paraId="000004F4">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ab/>
              <w:t xml:space="preserve">• Have complete control over EC2 instances in your cluster</w:t>
            </w:r>
          </w:p>
          <w:p w:rsidR="00000000" w:rsidDel="00000000" w:rsidP="00000000" w:rsidRDefault="00000000" w:rsidRPr="00000000" w14:paraId="000004F5">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ab/>
              <w:t xml:space="preserve">• Run containers on EC2 instances you manage</w:t>
            </w:r>
          </w:p>
          <w:p w:rsidR="00000000" w:rsidDel="00000000" w:rsidP="00000000" w:rsidRDefault="00000000" w:rsidRPr="00000000" w14:paraId="000004F6">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ab/>
              <w:t xml:space="preserve">• Are responsible for provisioning, patching, and scaling servers</w:t>
            </w:r>
          </w:p>
          <w:p w:rsidR="00000000" w:rsidDel="00000000" w:rsidP="00000000" w:rsidRDefault="00000000" w:rsidRPr="00000000" w14:paraId="000004F7">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ab/>
              <w:t xml:space="preserve">• Can choose specific EC2 instance types and customize the OS</w:t>
            </w:r>
          </w:p>
          <w:p w:rsidR="00000000" w:rsidDel="00000000" w:rsidP="00000000" w:rsidRDefault="00000000" w:rsidRPr="00000000" w14:paraId="000004F8">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ab/>
              <w:t xml:space="preserve">• Use Auto Scaling Groups to manage EC2 capacity</w:t>
            </w:r>
          </w:p>
          <w:p w:rsidR="00000000" w:rsidDel="00000000" w:rsidP="00000000" w:rsidRDefault="00000000" w:rsidRPr="00000000" w14:paraId="000004F9">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ab/>
              <w:t xml:space="preserve">• Need to install ECS container agent (included in ECS-optimized AMI)</w:t>
            </w:r>
          </w:p>
          <w:p w:rsidR="00000000" w:rsidDel="00000000" w:rsidP="00000000" w:rsidRDefault="00000000" w:rsidRPr="00000000" w14:paraId="000004FA">
            <w:pPr>
              <w:widowControl w:val="0"/>
              <w:rPr>
                <w:sz w:val="20"/>
                <w:szCs w:val="20"/>
              </w:rPr>
            </w:pPr>
            <w:r w:rsidDel="00000000" w:rsidR="00000000" w:rsidRPr="00000000">
              <w:rPr>
                <w:rFonts w:ascii="Roboto" w:cs="Roboto" w:eastAsia="Roboto" w:hAnsi="Roboto"/>
                <w:color w:val="434343"/>
                <w:sz w:val="20"/>
                <w:szCs w:val="20"/>
                <w:rtl w:val="0"/>
              </w:rPr>
              <w:t xml:space="preserve">Your containers are defined in task definitions that specify parameters like CPU, memory, ports, and IAM roles. ECS handles container scheduling and placement across your EC2 instances based on your resource requirements.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FB">
            <w:pPr>
              <w:widowControl w:val="0"/>
              <w:rPr>
                <w:sz w:val="20"/>
                <w:szCs w:val="20"/>
              </w:rPr>
            </w:pPr>
            <w:r w:rsidDel="00000000" w:rsidR="00000000" w:rsidRPr="00000000">
              <w:rPr>
                <w:rFonts w:ascii="Roboto" w:cs="Roboto" w:eastAsia="Roboto" w:hAnsi="Roboto"/>
                <w:color w:val="434343"/>
                <w:sz w:val="20"/>
                <w:szCs w:val="20"/>
                <w:rtl w:val="0"/>
              </w:rPr>
              <w:t xml:space="preserve">AWS Router 53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FC">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Amazon Route 53</w:t>
            </w:r>
            <w:r w:rsidDel="00000000" w:rsidR="00000000" w:rsidRPr="00000000">
              <w:rPr>
                <w:rFonts w:ascii="Roboto" w:cs="Roboto" w:eastAsia="Roboto" w:hAnsi="Roboto"/>
                <w:color w:val="434343"/>
                <w:sz w:val="20"/>
                <w:szCs w:val="20"/>
                <w:rtl w:val="0"/>
              </w:rPr>
              <w:t xml:space="preserve"> is a highly available and scalable cloud DNS web service. Key features include:</w:t>
            </w:r>
          </w:p>
          <w:p w:rsidR="00000000" w:rsidDel="00000000" w:rsidP="00000000" w:rsidRDefault="00000000" w:rsidRPr="00000000" w14:paraId="000004FD">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Domain registration and management</w:t>
            </w:r>
          </w:p>
          <w:p w:rsidR="00000000" w:rsidDel="00000000" w:rsidP="00000000" w:rsidRDefault="00000000" w:rsidRPr="00000000" w14:paraId="000004FE">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DNS routing with multiple options:</w:t>
            </w:r>
          </w:p>
          <w:p w:rsidR="00000000" w:rsidDel="00000000" w:rsidP="00000000" w:rsidRDefault="00000000" w:rsidRPr="00000000" w14:paraId="000004FF">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Latency-based routing</w:t>
            </w:r>
          </w:p>
          <w:p w:rsidR="00000000" w:rsidDel="00000000" w:rsidP="00000000" w:rsidRDefault="00000000" w:rsidRPr="00000000" w14:paraId="00000500">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Geolocation routing</w:t>
            </w:r>
          </w:p>
          <w:p w:rsidR="00000000" w:rsidDel="00000000" w:rsidP="00000000" w:rsidRDefault="00000000" w:rsidRPr="00000000" w14:paraId="00000501">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IP-based routing</w:t>
            </w:r>
          </w:p>
          <w:p w:rsidR="00000000" w:rsidDel="00000000" w:rsidP="00000000" w:rsidRDefault="00000000" w:rsidRPr="00000000" w14:paraId="00000502">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Weighted routing</w:t>
            </w:r>
          </w:p>
          <w:p w:rsidR="00000000" w:rsidDel="00000000" w:rsidP="00000000" w:rsidRDefault="00000000" w:rsidRPr="00000000" w14:paraId="00000503">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Health checking and DNS failover</w:t>
            </w:r>
          </w:p>
          <w:p w:rsidR="00000000" w:rsidDel="00000000" w:rsidP="00000000" w:rsidRDefault="00000000" w:rsidRPr="00000000" w14:paraId="00000504">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Route 53 Resolver for VPC DNS resolution</w:t>
            </w:r>
          </w:p>
          <w:p w:rsidR="00000000" w:rsidDel="00000000" w:rsidP="00000000" w:rsidRDefault="00000000" w:rsidRPr="00000000" w14:paraId="00000505">
            <w:pPr>
              <w:widowControl w:val="0"/>
              <w:rPr>
                <w:sz w:val="20"/>
                <w:szCs w:val="20"/>
              </w:rPr>
            </w:pPr>
            <w:r w:rsidDel="00000000" w:rsidR="00000000" w:rsidRPr="00000000">
              <w:rPr>
                <w:rFonts w:ascii="Roboto" w:cs="Roboto" w:eastAsia="Roboto" w:hAnsi="Roboto"/>
                <w:color w:val="434343"/>
                <w:sz w:val="20"/>
                <w:szCs w:val="20"/>
                <w:rtl w:val="0"/>
              </w:rPr>
              <w:t xml:space="preserve">• Integration with other AWS services* DNS Firewall for filtering outbound DNS traffic</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06">
            <w:pPr>
              <w:widowControl w:val="0"/>
              <w:rPr>
                <w:sz w:val="20"/>
                <w:szCs w:val="20"/>
              </w:rPr>
            </w:pPr>
            <w:r w:rsidDel="00000000" w:rsidR="00000000" w:rsidRPr="00000000">
              <w:rPr>
                <w:rFonts w:ascii="Roboto" w:cs="Roboto" w:eastAsia="Roboto" w:hAnsi="Roboto"/>
                <w:color w:val="434343"/>
                <w:sz w:val="20"/>
                <w:szCs w:val="20"/>
                <w:rtl w:val="0"/>
              </w:rPr>
              <w:t xml:space="preserve">Amazon API Gateway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07">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Amazon API Gateway is a fully managed service for creating, publishing, and managing APIs. Key features:</w:t>
            </w:r>
          </w:p>
          <w:p w:rsidR="00000000" w:rsidDel="00000000" w:rsidP="00000000" w:rsidRDefault="00000000" w:rsidRPr="00000000" w14:paraId="00000508">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ab/>
              <w:t xml:space="preserve">• API Types:</w:t>
            </w:r>
          </w:p>
          <w:p w:rsidR="00000000" w:rsidDel="00000000" w:rsidP="00000000" w:rsidRDefault="00000000" w:rsidRPr="00000000" w14:paraId="00000509">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REST APIs</w:t>
            </w:r>
          </w:p>
          <w:p w:rsidR="00000000" w:rsidDel="00000000" w:rsidP="00000000" w:rsidRDefault="00000000" w:rsidRPr="00000000" w14:paraId="0000050A">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HTTP APIs (faster and lower cost)</w:t>
            </w:r>
          </w:p>
          <w:p w:rsidR="00000000" w:rsidDel="00000000" w:rsidP="00000000" w:rsidRDefault="00000000" w:rsidRPr="00000000" w14:paraId="0000050B">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WebSocket APIs</w:t>
            </w:r>
          </w:p>
          <w:p w:rsidR="00000000" w:rsidDel="00000000" w:rsidP="00000000" w:rsidRDefault="00000000" w:rsidRPr="00000000" w14:paraId="0000050C">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ab/>
              <w:t xml:space="preserve">• Capabilities:</w:t>
            </w:r>
          </w:p>
          <w:p w:rsidR="00000000" w:rsidDel="00000000" w:rsidP="00000000" w:rsidRDefault="00000000" w:rsidRPr="00000000" w14:paraId="0000050D">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Request/response transformation</w:t>
            </w:r>
          </w:p>
          <w:p w:rsidR="00000000" w:rsidDel="00000000" w:rsidP="00000000" w:rsidRDefault="00000000" w:rsidRPr="00000000" w14:paraId="0000050E">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API versioning</w:t>
            </w:r>
          </w:p>
          <w:p w:rsidR="00000000" w:rsidDel="00000000" w:rsidP="00000000" w:rsidRDefault="00000000" w:rsidRPr="00000000" w14:paraId="0000050F">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Security (IAM, Lambda authorizers)</w:t>
            </w:r>
          </w:p>
          <w:p w:rsidR="00000000" w:rsidDel="00000000" w:rsidP="00000000" w:rsidRDefault="00000000" w:rsidRPr="00000000" w14:paraId="00000510">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Throttling and caching</w:t>
            </w:r>
          </w:p>
          <w:p w:rsidR="00000000" w:rsidDel="00000000" w:rsidP="00000000" w:rsidRDefault="00000000" w:rsidRPr="00000000" w14:paraId="00000511">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SDK generation</w:t>
            </w:r>
          </w:p>
          <w:p w:rsidR="00000000" w:rsidDel="00000000" w:rsidP="00000000" w:rsidRDefault="00000000" w:rsidRPr="00000000" w14:paraId="00000512">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API documentation</w:t>
            </w:r>
          </w:p>
          <w:p w:rsidR="00000000" w:rsidDel="00000000" w:rsidP="00000000" w:rsidRDefault="00000000" w:rsidRPr="00000000" w14:paraId="00000513">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ab/>
              <w:t xml:space="preserve">• Benefits:</w:t>
            </w:r>
          </w:p>
          <w:p w:rsidR="00000000" w:rsidDel="00000000" w:rsidP="00000000" w:rsidRDefault="00000000" w:rsidRPr="00000000" w14:paraId="00000514">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Serverless architecture</w:t>
            </w:r>
          </w:p>
          <w:p w:rsidR="00000000" w:rsidDel="00000000" w:rsidP="00000000" w:rsidRDefault="00000000" w:rsidRPr="00000000" w14:paraId="00000515">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Pay-per-use pricing</w:t>
            </w:r>
          </w:p>
          <w:p w:rsidR="00000000" w:rsidDel="00000000" w:rsidP="00000000" w:rsidRDefault="00000000" w:rsidRPr="00000000" w14:paraId="00000516">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Automatic scaling</w:t>
            </w:r>
          </w:p>
          <w:p w:rsidR="00000000" w:rsidDel="00000000" w:rsidP="00000000" w:rsidRDefault="00000000" w:rsidRPr="00000000" w14:paraId="00000517">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Edge caching</w:t>
            </w:r>
          </w:p>
          <w:p w:rsidR="00000000" w:rsidDel="00000000" w:rsidP="00000000" w:rsidRDefault="00000000" w:rsidRPr="00000000" w14:paraId="00000518">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Monitoring and logging</w:t>
            </w:r>
          </w:p>
          <w:p w:rsidR="00000000" w:rsidDel="00000000" w:rsidP="00000000" w:rsidRDefault="00000000" w:rsidRPr="00000000" w14:paraId="00000519">
            <w:pPr>
              <w:widowControl w:val="0"/>
              <w:rPr>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Global deployment options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1A">
            <w:pPr>
              <w:widowControl w:val="0"/>
              <w:rPr>
                <w:sz w:val="20"/>
                <w:szCs w:val="20"/>
              </w:rPr>
            </w:pPr>
            <w:r w:rsidDel="00000000" w:rsidR="00000000" w:rsidRPr="00000000">
              <w:rPr>
                <w:rFonts w:ascii="Roboto" w:cs="Roboto" w:eastAsia="Roboto" w:hAnsi="Roboto"/>
                <w:color w:val="434343"/>
                <w:sz w:val="20"/>
                <w:szCs w:val="20"/>
                <w:rtl w:val="0"/>
              </w:rPr>
              <w:t xml:space="preserve">Amazon Managed Streaming Kafka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1B">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Amazon Managed Streaming for Apache Kafka (Amazon MSK) is a fully managed service that helps you build and run applications using Apache Kafka for streaming data processing. Key benefits include:</w:t>
            </w:r>
          </w:p>
          <w:p w:rsidR="00000000" w:rsidDel="00000000" w:rsidP="00000000" w:rsidRDefault="00000000" w:rsidRPr="00000000" w14:paraId="0000051C">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No server management required - AWS handles provisioning, configuration, and maintenance</w:t>
            </w:r>
          </w:p>
          <w:p w:rsidR="00000000" w:rsidDel="00000000" w:rsidP="00000000" w:rsidRDefault="00000000" w:rsidRPr="00000000" w14:paraId="0000051D">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High availability with multi-AZ deployment</w:t>
            </w:r>
          </w:p>
          <w:p w:rsidR="00000000" w:rsidDel="00000000" w:rsidP="00000000" w:rsidRDefault="00000000" w:rsidRPr="00000000" w14:paraId="0000051E">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Built-in security with IAM integration</w:t>
            </w:r>
          </w:p>
          <w:p w:rsidR="00000000" w:rsidDel="00000000" w:rsidP="00000000" w:rsidRDefault="00000000" w:rsidRPr="00000000" w14:paraId="0000051F">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Easy scalability to support load changes</w:t>
            </w:r>
          </w:p>
          <w:p w:rsidR="00000000" w:rsidDel="00000000" w:rsidP="00000000" w:rsidRDefault="00000000" w:rsidRPr="00000000" w14:paraId="00000520">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Native integration with AWS services like Lambda, Glue Schema Registry, and Amazon Managed Service for Apache Flink* Pay-for-what-you-use pricing model</w:t>
            </w:r>
          </w:p>
          <w:p w:rsidR="00000000" w:rsidDel="00000000" w:rsidP="00000000" w:rsidRDefault="00000000" w:rsidRPr="00000000" w14:paraId="00000521">
            <w:pPr>
              <w:widowControl w:val="0"/>
              <w:rPr>
                <w:sz w:val="20"/>
                <w:szCs w:val="20"/>
              </w:rPr>
            </w:pPr>
            <w:r w:rsidDel="00000000" w:rsidR="00000000" w:rsidRPr="00000000">
              <w:rPr>
                <w:rFonts w:ascii="Roboto" w:cs="Roboto" w:eastAsia="Roboto" w:hAnsi="Roboto"/>
                <w:color w:val="434343"/>
                <w:sz w:val="20"/>
                <w:szCs w:val="20"/>
                <w:rtl w:val="0"/>
              </w:rPr>
              <w:t xml:space="preserve">Amazon MSK eliminates the operational overhead of managing Kafka infrastructure, letting you focus on building streaming applications.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22">
            <w:pPr>
              <w:widowControl w:val="0"/>
              <w:rPr>
                <w:sz w:val="20"/>
                <w:szCs w:val="20"/>
              </w:rPr>
            </w:pPr>
            <w:r w:rsidDel="00000000" w:rsidR="00000000" w:rsidRPr="00000000">
              <w:rPr>
                <w:rFonts w:ascii="Roboto" w:cs="Roboto" w:eastAsia="Roboto" w:hAnsi="Roboto"/>
                <w:color w:val="434343"/>
                <w:sz w:val="20"/>
                <w:szCs w:val="20"/>
                <w:rtl w:val="0"/>
              </w:rPr>
              <w:t xml:space="preserve">EKS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23">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Amazon Elastic Kubernetes Service</w:t>
            </w:r>
            <w:r w:rsidDel="00000000" w:rsidR="00000000" w:rsidRPr="00000000">
              <w:rPr>
                <w:rFonts w:ascii="Roboto" w:cs="Roboto" w:eastAsia="Roboto" w:hAnsi="Roboto"/>
                <w:color w:val="434343"/>
                <w:sz w:val="20"/>
                <w:szCs w:val="20"/>
                <w:rtl w:val="0"/>
              </w:rPr>
              <w:t xml:space="preserve"> (EKS) is a fully managed Kubernetes service provided by AWS. It simplifies the deployment, scaling, and management of containerized applications by automating the setup and operation of Kubernetes clusters. Key features include:</w:t>
            </w:r>
          </w:p>
          <w:p w:rsidR="00000000" w:rsidDel="00000000" w:rsidP="00000000" w:rsidRDefault="00000000" w:rsidRPr="00000000" w14:paraId="00000524">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Integration with AWS Services: EKS seamlessly integrates with services like EC2, S3, IAM, and VPC for networking, storage, and security.</w:t>
            </w:r>
          </w:p>
          <w:p w:rsidR="00000000" w:rsidDel="00000000" w:rsidP="00000000" w:rsidRDefault="00000000" w:rsidRPr="00000000" w14:paraId="00000525">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Flexible Deployment: Applications can run on AWS infrastructure (EC2 or Fargate) or on-premises using EKS Anywhere.</w:t>
            </w:r>
          </w:p>
          <w:p w:rsidR="00000000" w:rsidDel="00000000" w:rsidP="00000000" w:rsidRDefault="00000000" w:rsidRPr="00000000" w14:paraId="00000526">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Ease of Use: Reduces operational overhead by automating updates, scaling resources, and patching nodes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27">
            <w:pPr>
              <w:widowControl w:val="0"/>
              <w:rPr>
                <w:sz w:val="20"/>
                <w:szCs w:val="20"/>
              </w:rPr>
            </w:pPr>
            <w:r w:rsidDel="00000000" w:rsidR="00000000" w:rsidRPr="00000000">
              <w:rPr>
                <w:rFonts w:ascii="Roboto" w:cs="Roboto" w:eastAsia="Roboto" w:hAnsi="Roboto"/>
                <w:color w:val="434343"/>
                <w:sz w:val="20"/>
                <w:szCs w:val="20"/>
                <w:rtl w:val="0"/>
              </w:rPr>
              <w:t xml:space="preserve">Promtail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28">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Promtail </w:t>
            </w:r>
            <w:r w:rsidDel="00000000" w:rsidR="00000000" w:rsidRPr="00000000">
              <w:rPr>
                <w:rFonts w:ascii="Roboto" w:cs="Roboto" w:eastAsia="Roboto" w:hAnsi="Roboto"/>
                <w:color w:val="434343"/>
                <w:sz w:val="20"/>
                <w:szCs w:val="20"/>
                <w:rtl w:val="0"/>
              </w:rPr>
              <w:t xml:space="preserve">is a lightweight log collection agent that:</w:t>
            </w:r>
          </w:p>
          <w:p w:rsidR="00000000" w:rsidDel="00000000" w:rsidP="00000000" w:rsidRDefault="00000000" w:rsidRPr="00000000" w14:paraId="00000529">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Reads logs from local files, systemd journals, or application containers.</w:t>
            </w:r>
          </w:p>
          <w:p w:rsidR="00000000" w:rsidDel="00000000" w:rsidP="00000000" w:rsidRDefault="00000000" w:rsidRPr="00000000" w14:paraId="0000052A">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Enriches logs by attaching metadata (e.g., pod name, namespace, labels).</w:t>
            </w:r>
          </w:p>
          <w:p w:rsidR="00000000" w:rsidDel="00000000" w:rsidP="00000000" w:rsidRDefault="00000000" w:rsidRPr="00000000" w14:paraId="0000052B">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Sends logs to a Grafana Loki instance for storage and analysis.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2C">
            <w:pPr>
              <w:widowControl w:val="0"/>
              <w:rPr>
                <w:sz w:val="20"/>
                <w:szCs w:val="20"/>
              </w:rPr>
            </w:pPr>
            <w:r w:rsidDel="00000000" w:rsidR="00000000" w:rsidRPr="00000000">
              <w:rPr>
                <w:rFonts w:ascii="Roboto" w:cs="Roboto" w:eastAsia="Roboto" w:hAnsi="Roboto"/>
                <w:color w:val="434343"/>
                <w:sz w:val="20"/>
                <w:szCs w:val="20"/>
                <w:rtl w:val="0"/>
              </w:rPr>
              <w:t xml:space="preserve">Grafana Loki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2D">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Grafana Loki </w:t>
            </w:r>
            <w:r w:rsidDel="00000000" w:rsidR="00000000" w:rsidRPr="00000000">
              <w:rPr>
                <w:rFonts w:ascii="Roboto" w:cs="Roboto" w:eastAsia="Roboto" w:hAnsi="Roboto"/>
                <w:color w:val="434343"/>
                <w:sz w:val="20"/>
                <w:szCs w:val="20"/>
                <w:rtl w:val="0"/>
              </w:rPr>
              <w:t xml:space="preserve">is an open-source log aggregation system. Key features include:</w:t>
            </w:r>
          </w:p>
          <w:p w:rsidR="00000000" w:rsidDel="00000000" w:rsidP="00000000" w:rsidRDefault="00000000" w:rsidRPr="00000000" w14:paraId="0000052E">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Log storage: Logs are compressed and stored in chunks, with only metadata (labels) indexed.</w:t>
            </w:r>
          </w:p>
          <w:p w:rsidR="00000000" w:rsidDel="00000000" w:rsidP="00000000" w:rsidRDefault="00000000" w:rsidRPr="00000000" w14:paraId="0000052F">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Scalability: Loki scales horizontally by distributing logs across multiple ingesters, ensuring high availability and efficient handling of heavy log traffic. It prevents data loss during node failures and redirects logs to healthy nodes.</w:t>
            </w:r>
          </w:p>
          <w:p w:rsidR="00000000" w:rsidDel="00000000" w:rsidP="00000000" w:rsidRDefault="00000000" w:rsidRPr="00000000" w14:paraId="00000530">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Log Compression: Logs are compressed into chunks, reducing storage space requirements and improving retrieval times. Indexed logs allow for quick querying based on timestamps and labels</w:t>
            </w:r>
          </w:p>
          <w:p w:rsidR="00000000" w:rsidDel="00000000" w:rsidP="00000000" w:rsidRDefault="00000000" w:rsidRPr="00000000" w14:paraId="00000531">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Integration with Grafana: Loki seamlessly integrates with Grafana, allowing visualization of logs alongside metrics and traces in a unified dashboard</w:t>
            </w:r>
          </w:p>
          <w:p w:rsidR="00000000" w:rsidDel="00000000" w:rsidP="00000000" w:rsidRDefault="00000000" w:rsidRPr="00000000" w14:paraId="00000532">
            <w:pPr>
              <w:widowControl w:val="0"/>
              <w:rPr>
                <w:rFonts w:ascii="Roboto" w:cs="Roboto" w:eastAsia="Roboto" w:hAnsi="Roboto"/>
                <w:color w:val="434343"/>
                <w:sz w:val="20"/>
                <w:szCs w:val="2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33">
            <w:pPr>
              <w:widowControl w:val="0"/>
              <w:rPr>
                <w:sz w:val="20"/>
                <w:szCs w:val="20"/>
              </w:rPr>
            </w:pPr>
            <w:r w:rsidDel="00000000" w:rsidR="00000000" w:rsidRPr="00000000">
              <w:rPr>
                <w:rFonts w:ascii="Roboto" w:cs="Roboto" w:eastAsia="Roboto" w:hAnsi="Roboto"/>
                <w:color w:val="434343"/>
                <w:sz w:val="20"/>
                <w:szCs w:val="20"/>
                <w:rtl w:val="0"/>
              </w:rPr>
              <w:t xml:space="preserve">Prometheus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34">
            <w:pPr>
              <w:widowControl w:val="0"/>
              <w:rPr>
                <w:sz w:val="20"/>
                <w:szCs w:val="20"/>
              </w:rPr>
            </w:pPr>
            <w:r w:rsidDel="00000000" w:rsidR="00000000" w:rsidRPr="00000000">
              <w:rPr>
                <w:rFonts w:ascii="Roboto" w:cs="Roboto" w:eastAsia="Roboto" w:hAnsi="Roboto"/>
                <w:color w:val="434343"/>
                <w:sz w:val="20"/>
                <w:szCs w:val="20"/>
                <w:rtl w:val="0"/>
              </w:rPr>
              <w:t xml:space="preserve">Prometheus is an open-source systems monitoring and alerting toolkit that collects and stores time-series data, offering a powerful and flexible solution for monitoring cloud-native applications and infrastructure.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35">
            <w:pPr>
              <w:widowControl w:val="0"/>
              <w:rPr>
                <w:sz w:val="20"/>
                <w:szCs w:val="20"/>
              </w:rPr>
            </w:pPr>
            <w:r w:rsidDel="00000000" w:rsidR="00000000" w:rsidRPr="00000000">
              <w:rPr>
                <w:rFonts w:ascii="Roboto" w:cs="Roboto" w:eastAsia="Roboto" w:hAnsi="Roboto"/>
                <w:color w:val="434343"/>
                <w:sz w:val="20"/>
                <w:szCs w:val="20"/>
                <w:rtl w:val="0"/>
              </w:rPr>
              <w:t xml:space="preserve">Grafana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36">
            <w:pPr>
              <w:widowControl w:val="0"/>
              <w:rPr>
                <w:sz w:val="20"/>
                <w:szCs w:val="20"/>
              </w:rPr>
            </w:pPr>
            <w:r w:rsidDel="00000000" w:rsidR="00000000" w:rsidRPr="00000000">
              <w:rPr>
                <w:rFonts w:ascii="Roboto" w:cs="Roboto" w:eastAsia="Roboto" w:hAnsi="Roboto"/>
                <w:color w:val="434343"/>
                <w:sz w:val="20"/>
                <w:szCs w:val="20"/>
                <w:rtl w:val="0"/>
              </w:rPr>
              <w:t xml:space="preserve">Grafana is an open-source, interactive web application used for monitoring and visualizing data, allowing users to create customizable dashboards, charts, and graphs from various data sources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37">
            <w:pPr>
              <w:widowControl w:val="0"/>
              <w:rPr>
                <w:sz w:val="20"/>
                <w:szCs w:val="20"/>
              </w:rPr>
            </w:pPr>
            <w:r w:rsidDel="00000000" w:rsidR="00000000" w:rsidRPr="00000000">
              <w:rPr>
                <w:rFonts w:ascii="Roboto" w:cs="Roboto" w:eastAsia="Roboto" w:hAnsi="Roboto"/>
                <w:color w:val="434343"/>
                <w:sz w:val="20"/>
                <w:szCs w:val="20"/>
                <w:rtl w:val="0"/>
              </w:rPr>
              <w:t xml:space="preserve">Aurora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38">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Amazon Aurora</w:t>
            </w:r>
            <w:r w:rsidDel="00000000" w:rsidR="00000000" w:rsidRPr="00000000">
              <w:rPr>
                <w:rFonts w:ascii="Roboto" w:cs="Roboto" w:eastAsia="Roboto" w:hAnsi="Roboto"/>
                <w:color w:val="434343"/>
                <w:sz w:val="20"/>
                <w:szCs w:val="20"/>
                <w:rtl w:val="0"/>
              </w:rPr>
              <w:t xml:space="preserve"> is a cloud-native relational database offering key features:</w:t>
            </w:r>
          </w:p>
          <w:p w:rsidR="00000000" w:rsidDel="00000000" w:rsidP="00000000" w:rsidRDefault="00000000" w:rsidRPr="00000000" w14:paraId="00000539">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Performance:</w:t>
            </w:r>
          </w:p>
          <w:p w:rsidR="00000000" w:rsidDel="00000000" w:rsidP="00000000" w:rsidRDefault="00000000" w:rsidRPr="00000000" w14:paraId="0000053A">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5x throughput of MySQL, 3x of PostgreSQL</w:t>
            </w:r>
          </w:p>
          <w:p w:rsidR="00000000" w:rsidDel="00000000" w:rsidP="00000000" w:rsidRDefault="00000000" w:rsidRPr="00000000" w14:paraId="0000053B">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Compatible with MySQL and PostgreSQL</w:t>
            </w:r>
          </w:p>
          <w:p w:rsidR="00000000" w:rsidDel="00000000" w:rsidP="00000000" w:rsidRDefault="00000000" w:rsidRPr="00000000" w14:paraId="0000053C">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Auto-scaling storage up to 128 TiB</w:t>
            </w:r>
          </w:p>
          <w:p w:rsidR="00000000" w:rsidDel="00000000" w:rsidP="00000000" w:rsidRDefault="00000000" w:rsidRPr="00000000" w14:paraId="0000053D">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High Availability:</w:t>
            </w:r>
          </w:p>
          <w:p w:rsidR="00000000" w:rsidDel="00000000" w:rsidP="00000000" w:rsidRDefault="00000000" w:rsidRPr="00000000" w14:paraId="0000053E">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Data replicated across 3 Availability Zones</w:t>
            </w:r>
          </w:p>
          <w:p w:rsidR="00000000" w:rsidDel="00000000" w:rsidP="00000000" w:rsidRDefault="00000000" w:rsidRPr="00000000" w14:paraId="0000053F">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6 copies of data</w:t>
            </w:r>
          </w:p>
          <w:p w:rsidR="00000000" w:rsidDel="00000000" w:rsidP="00000000" w:rsidRDefault="00000000" w:rsidRPr="00000000" w14:paraId="00000540">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Automated failover</w:t>
            </w:r>
          </w:p>
          <w:p w:rsidR="00000000" w:rsidDel="00000000" w:rsidP="00000000" w:rsidRDefault="00000000" w:rsidRPr="00000000" w14:paraId="00000541">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Up to 15 read replicas</w:t>
            </w:r>
          </w:p>
          <w:p w:rsidR="00000000" w:rsidDel="00000000" w:rsidP="00000000" w:rsidRDefault="00000000" w:rsidRPr="00000000" w14:paraId="00000542">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Cost-effective:</w:t>
            </w:r>
          </w:p>
          <w:p w:rsidR="00000000" w:rsidDel="00000000" w:rsidP="00000000" w:rsidRDefault="00000000" w:rsidRPr="00000000" w14:paraId="00000543">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1/10th cost of commercial databases</w:t>
            </w:r>
          </w:p>
          <w:p w:rsidR="00000000" w:rsidDel="00000000" w:rsidP="00000000" w:rsidRDefault="00000000" w:rsidRPr="00000000" w14:paraId="00000544">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Pay for what you use</w:t>
            </w:r>
          </w:p>
          <w:p w:rsidR="00000000" w:rsidDel="00000000" w:rsidP="00000000" w:rsidRDefault="00000000" w:rsidRPr="00000000" w14:paraId="00000545">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Serverless option available</w:t>
            </w:r>
          </w:p>
          <w:p w:rsidR="00000000" w:rsidDel="00000000" w:rsidP="00000000" w:rsidRDefault="00000000" w:rsidRPr="00000000" w14:paraId="00000546">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Management:</w:t>
            </w:r>
          </w:p>
          <w:p w:rsidR="00000000" w:rsidDel="00000000" w:rsidP="00000000" w:rsidRDefault="00000000" w:rsidRPr="00000000" w14:paraId="00000547">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Fully managed by AWS</w:t>
            </w:r>
          </w:p>
          <w:p w:rsidR="00000000" w:rsidDel="00000000" w:rsidP="00000000" w:rsidRDefault="00000000" w:rsidRPr="00000000" w14:paraId="00000548">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Automated patching, backup, and recovery</w:t>
            </w:r>
          </w:p>
          <w:p w:rsidR="00000000" w:rsidDel="00000000" w:rsidP="00000000" w:rsidRDefault="00000000" w:rsidRPr="00000000" w14:paraId="00000549">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Built-in monitoring and security</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4A">
            <w:pPr>
              <w:widowControl w:val="0"/>
              <w:rPr>
                <w:sz w:val="20"/>
                <w:szCs w:val="20"/>
              </w:rPr>
            </w:pPr>
            <w:r w:rsidDel="00000000" w:rsidR="00000000" w:rsidRPr="00000000">
              <w:rPr>
                <w:rFonts w:ascii="Roboto" w:cs="Roboto" w:eastAsia="Roboto" w:hAnsi="Roboto"/>
                <w:color w:val="434343"/>
                <w:sz w:val="20"/>
                <w:szCs w:val="20"/>
                <w:rtl w:val="0"/>
              </w:rPr>
              <w:t xml:space="preserve">NoSQL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4B">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Amazon DynamoDB:</w:t>
            </w:r>
          </w:p>
          <w:p w:rsidR="00000000" w:rsidDel="00000000" w:rsidP="00000000" w:rsidRDefault="00000000" w:rsidRPr="00000000" w14:paraId="0000054C">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Serverless key-value and document database</w:t>
            </w:r>
          </w:p>
          <w:p w:rsidR="00000000" w:rsidDel="00000000" w:rsidP="00000000" w:rsidRDefault="00000000" w:rsidRPr="00000000" w14:paraId="0000054D">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Single-digit millisecond latency</w:t>
            </w:r>
          </w:p>
          <w:p w:rsidR="00000000" w:rsidDel="00000000" w:rsidP="00000000" w:rsidRDefault="00000000" w:rsidRPr="00000000" w14:paraId="0000054E">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Automatic scaling</w:t>
            </w:r>
          </w:p>
          <w:p w:rsidR="00000000" w:rsidDel="00000000" w:rsidP="00000000" w:rsidRDefault="00000000" w:rsidRPr="00000000" w14:paraId="0000054F">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Global tables capability</w:t>
            </w:r>
          </w:p>
          <w:p w:rsidR="00000000" w:rsidDel="00000000" w:rsidP="00000000" w:rsidRDefault="00000000" w:rsidRPr="00000000" w14:paraId="00000550">
            <w:pPr>
              <w:widowControl w:val="0"/>
              <w:rPr>
                <w:sz w:val="20"/>
                <w:szCs w:val="2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51">
            <w:pPr>
              <w:widowControl w:val="0"/>
              <w:rPr>
                <w:sz w:val="20"/>
                <w:szCs w:val="20"/>
              </w:rPr>
            </w:pPr>
            <w:r w:rsidDel="00000000" w:rsidR="00000000" w:rsidRPr="00000000">
              <w:rPr>
                <w:rFonts w:ascii="Roboto" w:cs="Roboto" w:eastAsia="Roboto" w:hAnsi="Roboto"/>
                <w:color w:val="434343"/>
                <w:sz w:val="20"/>
                <w:szCs w:val="20"/>
                <w:rtl w:val="0"/>
              </w:rPr>
              <w:t xml:space="preserve">Redis ElastiCache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52">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Amazon ElastiCache for Redis</w:t>
            </w:r>
            <w:r w:rsidDel="00000000" w:rsidR="00000000" w:rsidRPr="00000000">
              <w:rPr>
                <w:rFonts w:ascii="Roboto" w:cs="Roboto" w:eastAsia="Roboto" w:hAnsi="Roboto"/>
                <w:color w:val="434343"/>
                <w:sz w:val="20"/>
                <w:szCs w:val="20"/>
                <w:rtl w:val="0"/>
              </w:rPr>
              <w:t xml:space="preserve"> is a fully managed, in-memory data store and cache service provided by AWS</w:t>
            </w:r>
          </w:p>
          <w:p w:rsidR="00000000" w:rsidDel="00000000" w:rsidP="00000000" w:rsidRDefault="00000000" w:rsidRPr="00000000" w14:paraId="00000553">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Provides microsecond latency for real-time applications</w:t>
            </w:r>
          </w:p>
          <w:p w:rsidR="00000000" w:rsidDel="00000000" w:rsidP="00000000" w:rsidRDefault="00000000" w:rsidRPr="00000000" w14:paraId="00000554">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Provides up to 80x faster read performance compared to disk-based databases</w:t>
            </w:r>
          </w:p>
          <w:p w:rsidR="00000000" w:rsidDel="00000000" w:rsidP="00000000" w:rsidRDefault="00000000" w:rsidRPr="00000000" w14:paraId="00000555">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Offers auto-scaling capabilities</w:t>
            </w:r>
          </w:p>
          <w:p w:rsidR="00000000" w:rsidDel="00000000" w:rsidP="00000000" w:rsidRDefault="00000000" w:rsidRPr="00000000" w14:paraId="00000556">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Reduce database query costs by &gt;50%</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57">
            <w:pPr>
              <w:widowControl w:val="0"/>
              <w:rPr>
                <w:sz w:val="20"/>
                <w:szCs w:val="20"/>
              </w:rPr>
            </w:pPr>
            <w:r w:rsidDel="00000000" w:rsidR="00000000" w:rsidRPr="00000000">
              <w:rPr>
                <w:rFonts w:ascii="Roboto" w:cs="Roboto" w:eastAsia="Roboto" w:hAnsi="Roboto"/>
                <w:color w:val="434343"/>
                <w:sz w:val="20"/>
                <w:szCs w:val="20"/>
                <w:rtl w:val="0"/>
              </w:rPr>
              <w:t xml:space="preserve">S3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58">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Amazon Simple Storage Service</w:t>
            </w:r>
            <w:r w:rsidDel="00000000" w:rsidR="00000000" w:rsidRPr="00000000">
              <w:rPr>
                <w:rFonts w:ascii="Roboto" w:cs="Roboto" w:eastAsia="Roboto" w:hAnsi="Roboto"/>
                <w:color w:val="434343"/>
                <w:sz w:val="20"/>
                <w:szCs w:val="20"/>
                <w:rtl w:val="0"/>
              </w:rPr>
              <w:t xml:space="preserve"> (Amazon S3) is an object storage service that offers industry-leading scalability, data availability, security, and performance</w:t>
            </w:r>
          </w:p>
          <w:p w:rsidR="00000000" w:rsidDel="00000000" w:rsidP="00000000" w:rsidRDefault="00000000" w:rsidRPr="00000000" w14:paraId="00000559">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Low cost Data storage and backup</w:t>
            </w:r>
          </w:p>
          <w:p w:rsidR="00000000" w:rsidDel="00000000" w:rsidP="00000000" w:rsidRDefault="00000000" w:rsidRPr="00000000" w14:paraId="0000055A">
            <w:pPr>
              <w:widowControl w:val="0"/>
              <w:rPr>
                <w:sz w:val="20"/>
                <w:szCs w:val="20"/>
              </w:rPr>
            </w:pPr>
            <w:r w:rsidDel="00000000" w:rsidR="00000000" w:rsidRPr="00000000">
              <w:rPr>
                <w:rFonts w:ascii="Roboto" w:cs="Roboto" w:eastAsia="Roboto" w:hAnsi="Roboto"/>
                <w:color w:val="434343"/>
                <w:sz w:val="20"/>
                <w:szCs w:val="20"/>
                <w:rtl w:val="0"/>
              </w:rPr>
              <w:t xml:space="preserve">• High durability, availability and Security</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5B">
            <w:pPr>
              <w:widowControl w:val="0"/>
              <w:rPr>
                <w:sz w:val="20"/>
                <w:szCs w:val="20"/>
              </w:rPr>
            </w:pPr>
            <w:r w:rsidDel="00000000" w:rsidR="00000000" w:rsidRPr="00000000">
              <w:rPr>
                <w:rFonts w:ascii="Roboto" w:cs="Roboto" w:eastAsia="Roboto" w:hAnsi="Roboto"/>
                <w:color w:val="434343"/>
                <w:sz w:val="20"/>
                <w:szCs w:val="20"/>
                <w:rtl w:val="0"/>
              </w:rPr>
              <w:t xml:space="preserve">AWS CloudWatch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5C">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Amazon CloudWatch</w:t>
            </w:r>
            <w:r w:rsidDel="00000000" w:rsidR="00000000" w:rsidRPr="00000000">
              <w:rPr>
                <w:rFonts w:ascii="Roboto" w:cs="Roboto" w:eastAsia="Roboto" w:hAnsi="Roboto"/>
                <w:color w:val="434343"/>
                <w:sz w:val="20"/>
                <w:szCs w:val="20"/>
                <w:rtl w:val="0"/>
              </w:rPr>
              <w:t xml:space="preserve"> is a monitoring and management service that provides:</w:t>
            </w:r>
          </w:p>
          <w:p w:rsidR="00000000" w:rsidDel="00000000" w:rsidP="00000000" w:rsidRDefault="00000000" w:rsidRPr="00000000" w14:paraId="0000055D">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Real-time monitoring of AWS resources and applications</w:t>
            </w:r>
          </w:p>
          <w:p w:rsidR="00000000" w:rsidDel="00000000" w:rsidP="00000000" w:rsidRDefault="00000000" w:rsidRPr="00000000" w14:paraId="0000055E">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Collection and tracking of:</w:t>
            </w:r>
          </w:p>
          <w:p w:rsidR="00000000" w:rsidDel="00000000" w:rsidP="00000000" w:rsidRDefault="00000000" w:rsidRPr="00000000" w14:paraId="0000055F">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Metrics</w:t>
            </w:r>
          </w:p>
          <w:p w:rsidR="00000000" w:rsidDel="00000000" w:rsidP="00000000" w:rsidRDefault="00000000" w:rsidRPr="00000000" w14:paraId="00000560">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Logs</w:t>
            </w:r>
          </w:p>
          <w:p w:rsidR="00000000" w:rsidDel="00000000" w:rsidP="00000000" w:rsidRDefault="00000000" w:rsidRPr="00000000" w14:paraId="00000561">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Events</w:t>
            </w:r>
          </w:p>
          <w:p w:rsidR="00000000" w:rsidDel="00000000" w:rsidP="00000000" w:rsidRDefault="00000000" w:rsidRPr="00000000" w14:paraId="00000562">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Application performance data</w:t>
            </w:r>
          </w:p>
          <w:p w:rsidR="00000000" w:rsidDel="00000000" w:rsidP="00000000" w:rsidRDefault="00000000" w:rsidRPr="00000000" w14:paraId="00000563">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Key capabilities:</w:t>
            </w:r>
          </w:p>
          <w:p w:rsidR="00000000" w:rsidDel="00000000" w:rsidP="00000000" w:rsidRDefault="00000000" w:rsidRPr="00000000" w14:paraId="00000564">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Create custom dashboards</w:t>
            </w:r>
          </w:p>
          <w:p w:rsidR="00000000" w:rsidDel="00000000" w:rsidP="00000000" w:rsidRDefault="00000000" w:rsidRPr="00000000" w14:paraId="00000565">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Set automated alarms</w:t>
            </w:r>
          </w:p>
          <w:p w:rsidR="00000000" w:rsidDel="00000000" w:rsidP="00000000" w:rsidRDefault="00000000" w:rsidRPr="00000000" w14:paraId="00000566">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Collect data from on-premises, hybrid, and cloud infrastructure</w:t>
            </w:r>
          </w:p>
          <w:p w:rsidR="00000000" w:rsidDel="00000000" w:rsidP="00000000" w:rsidRDefault="00000000" w:rsidRPr="00000000" w14:paraId="00000567">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Take automated actions based on predefined thresholds</w:t>
            </w:r>
          </w:p>
          <w:p w:rsidR="00000000" w:rsidDel="00000000" w:rsidP="00000000" w:rsidRDefault="00000000" w:rsidRPr="00000000" w14:paraId="00000568">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Monitor complete stack (applications, infrastructure, network)</w:t>
            </w:r>
          </w:p>
          <w:p w:rsidR="00000000" w:rsidDel="00000000" w:rsidP="00000000" w:rsidRDefault="00000000" w:rsidRPr="00000000" w14:paraId="00000569">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Access via API, CLI, SDKs, or AWS Console</w:t>
            </w:r>
          </w:p>
          <w:p w:rsidR="00000000" w:rsidDel="00000000" w:rsidP="00000000" w:rsidRDefault="00000000" w:rsidRPr="00000000" w14:paraId="0000056A">
            <w:pPr>
              <w:widowControl w:val="0"/>
              <w:rPr>
                <w:sz w:val="20"/>
                <w:szCs w:val="20"/>
              </w:rPr>
            </w:pPr>
            <w:r w:rsidDel="00000000" w:rsidR="00000000" w:rsidRPr="00000000">
              <w:rPr>
                <w:rFonts w:ascii="Roboto" w:cs="Roboto" w:eastAsia="Roboto" w:hAnsi="Roboto"/>
                <w:color w:val="434343"/>
                <w:sz w:val="20"/>
                <w:szCs w:val="20"/>
                <w:rtl w:val="0"/>
              </w:rPr>
              <w:t xml:space="preserve">CloudWatch helps you gain system-wide visibility, optimize resource utilization, and reduce mean time to resolution (MTTR) for operational issues.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6B">
            <w:pPr>
              <w:widowControl w:val="0"/>
              <w:rPr>
                <w:sz w:val="20"/>
                <w:szCs w:val="20"/>
              </w:rPr>
            </w:pPr>
            <w:r w:rsidDel="00000000" w:rsidR="00000000" w:rsidRPr="00000000">
              <w:rPr>
                <w:rFonts w:ascii="Roboto" w:cs="Roboto" w:eastAsia="Roboto" w:hAnsi="Roboto"/>
                <w:color w:val="434343"/>
                <w:sz w:val="20"/>
                <w:szCs w:val="20"/>
                <w:rtl w:val="0"/>
              </w:rPr>
              <w:t xml:space="preserve">DNS Logs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6C">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Route 53 DNS</w:t>
            </w:r>
            <w:r w:rsidDel="00000000" w:rsidR="00000000" w:rsidRPr="00000000">
              <w:rPr>
                <w:rFonts w:ascii="Roboto" w:cs="Roboto" w:eastAsia="Roboto" w:hAnsi="Roboto"/>
                <w:color w:val="434343"/>
                <w:sz w:val="20"/>
                <w:szCs w:val="20"/>
                <w:rtl w:val="0"/>
              </w:rPr>
              <w:t xml:space="preserve"> query logging provides:</w:t>
            </w:r>
          </w:p>
          <w:p w:rsidR="00000000" w:rsidDel="00000000" w:rsidP="00000000" w:rsidRDefault="00000000" w:rsidRPr="00000000" w14:paraId="0000056D">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Information logged:</w:t>
            </w:r>
          </w:p>
          <w:p w:rsidR="00000000" w:rsidDel="00000000" w:rsidP="00000000" w:rsidRDefault="00000000" w:rsidRPr="00000000" w14:paraId="0000056E">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Domain/subdomain requested</w:t>
            </w:r>
          </w:p>
          <w:p w:rsidR="00000000" w:rsidDel="00000000" w:rsidP="00000000" w:rsidRDefault="00000000" w:rsidRPr="00000000" w14:paraId="0000056F">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Date and time</w:t>
            </w:r>
          </w:p>
          <w:p w:rsidR="00000000" w:rsidDel="00000000" w:rsidP="00000000" w:rsidRDefault="00000000" w:rsidRPr="00000000" w14:paraId="00000570">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DNS record type (A, AAAA)</w:t>
            </w:r>
          </w:p>
          <w:p w:rsidR="00000000" w:rsidDel="00000000" w:rsidP="00000000" w:rsidRDefault="00000000" w:rsidRPr="00000000" w14:paraId="00000571">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Route 53 edge location</w:t>
            </w:r>
          </w:p>
          <w:p w:rsidR="00000000" w:rsidDel="00000000" w:rsidP="00000000" w:rsidRDefault="00000000" w:rsidRPr="00000000" w14:paraId="00000572">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DNS response codes</w:t>
            </w:r>
          </w:p>
          <w:p w:rsidR="00000000" w:rsidDel="00000000" w:rsidP="00000000" w:rsidRDefault="00000000" w:rsidRPr="00000000" w14:paraId="00000573">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Logs can be sent to:</w:t>
            </w:r>
          </w:p>
          <w:p w:rsidR="00000000" w:rsidDel="00000000" w:rsidP="00000000" w:rsidRDefault="00000000" w:rsidRPr="00000000" w14:paraId="00000574">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CloudWatch Logs (default)</w:t>
            </w:r>
          </w:p>
          <w:p w:rsidR="00000000" w:rsidDel="00000000" w:rsidP="00000000" w:rsidRDefault="00000000" w:rsidRPr="00000000" w14:paraId="00000575">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Amazon S3</w:t>
            </w:r>
          </w:p>
          <w:p w:rsidR="00000000" w:rsidDel="00000000" w:rsidP="00000000" w:rsidRDefault="00000000" w:rsidRPr="00000000" w14:paraId="00000576">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Kinesis Data Firehose</w:t>
            </w:r>
          </w:p>
          <w:p w:rsidR="00000000" w:rsidDel="00000000" w:rsidP="00000000" w:rsidRDefault="00000000" w:rsidRPr="00000000" w14:paraId="00000577">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Features:</w:t>
            </w:r>
          </w:p>
          <w:p w:rsidR="00000000" w:rsidDel="00000000" w:rsidP="00000000" w:rsidRDefault="00000000" w:rsidRPr="00000000" w14:paraId="00000578">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Logs available within minutes of queries</w:t>
            </w:r>
          </w:p>
          <w:p w:rsidR="00000000" w:rsidDel="00000000" w:rsidP="00000000" w:rsidRDefault="00000000" w:rsidRPr="00000000" w14:paraId="00000579">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Log group must be in US East (N. Virginia)</w:t>
            </w:r>
          </w:p>
          <w:p w:rsidR="00000000" w:rsidDel="00000000" w:rsidP="00000000" w:rsidRDefault="00000000" w:rsidRPr="00000000" w14:paraId="0000057A">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Only logs queries forwarded to Route 53</w:t>
            </w:r>
          </w:p>
          <w:p w:rsidR="00000000" w:rsidDel="00000000" w:rsidP="00000000" w:rsidRDefault="00000000" w:rsidRPr="00000000" w14:paraId="0000057B">
            <w:pPr>
              <w:widowControl w:val="0"/>
              <w:rPr>
                <w:sz w:val="20"/>
                <w:szCs w:val="20"/>
              </w:rPr>
            </w:pPr>
            <w:r w:rsidDel="00000000" w:rsidR="00000000" w:rsidRPr="00000000">
              <w:rPr>
                <w:rFonts w:ascii="Roboto" w:cs="Roboto" w:eastAsia="Roboto" w:hAnsi="Roboto"/>
                <w:color w:val="434343"/>
                <w:sz w:val="20"/>
                <w:szCs w:val="20"/>
                <w:rtl w:val="0"/>
              </w:rPr>
              <w:t xml:space="preserve">Helps monitor DNS traffic and troubleshoot issues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7C">
            <w:pPr>
              <w:widowControl w:val="0"/>
              <w:rPr>
                <w:sz w:val="20"/>
                <w:szCs w:val="20"/>
              </w:rPr>
            </w:pPr>
            <w:r w:rsidDel="00000000" w:rsidR="00000000" w:rsidRPr="00000000">
              <w:rPr>
                <w:rFonts w:ascii="Roboto" w:cs="Roboto" w:eastAsia="Roboto" w:hAnsi="Roboto"/>
                <w:color w:val="434343"/>
                <w:sz w:val="20"/>
                <w:szCs w:val="20"/>
                <w:rtl w:val="0"/>
              </w:rPr>
              <w:t xml:space="preserve">AWS Cloudtrail Logs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7D">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AWS CloudTrail provides:</w:t>
            </w:r>
          </w:p>
          <w:p w:rsidR="00000000" w:rsidDel="00000000" w:rsidP="00000000" w:rsidRDefault="00000000" w:rsidRPr="00000000" w14:paraId="0000057E">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Event logging of AWS account activity:</w:t>
            </w:r>
          </w:p>
          <w:p w:rsidR="00000000" w:rsidDel="00000000" w:rsidP="00000000" w:rsidRDefault="00000000" w:rsidRPr="00000000" w14:paraId="0000057F">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Management events (API calls, console actions)</w:t>
            </w:r>
          </w:p>
          <w:p w:rsidR="00000000" w:rsidDel="00000000" w:rsidP="00000000" w:rsidRDefault="00000000" w:rsidRPr="00000000" w14:paraId="00000580">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Data events (S3 object-level activities)</w:t>
            </w:r>
          </w:p>
          <w:p w:rsidR="00000000" w:rsidDel="00000000" w:rsidP="00000000" w:rsidRDefault="00000000" w:rsidRPr="00000000" w14:paraId="00000581">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Network activity events</w:t>
            </w:r>
          </w:p>
          <w:p w:rsidR="00000000" w:rsidDel="00000000" w:rsidP="00000000" w:rsidRDefault="00000000" w:rsidRPr="00000000" w14:paraId="00000582">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Insights events for unusual API activities</w:t>
            </w:r>
          </w:p>
          <w:p w:rsidR="00000000" w:rsidDel="00000000" w:rsidP="00000000" w:rsidRDefault="00000000" w:rsidRPr="00000000" w14:paraId="00000583">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Key features:</w:t>
            </w:r>
          </w:p>
          <w:p w:rsidR="00000000" w:rsidDel="00000000" w:rsidP="00000000" w:rsidRDefault="00000000" w:rsidRPr="00000000" w14:paraId="00000584">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90-day event history by default</w:t>
            </w:r>
          </w:p>
          <w:p w:rsidR="00000000" w:rsidDel="00000000" w:rsidP="00000000" w:rsidRDefault="00000000" w:rsidRPr="00000000" w14:paraId="00000585">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Logs delivered to S3 bucket</w:t>
            </w:r>
          </w:p>
          <w:p w:rsidR="00000000" w:rsidDel="00000000" w:rsidP="00000000" w:rsidRDefault="00000000" w:rsidRPr="00000000" w14:paraId="00000586">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Optional CloudWatch Logs integration</w:t>
            </w:r>
          </w:p>
          <w:p w:rsidR="00000000" w:rsidDel="00000000" w:rsidP="00000000" w:rsidRDefault="00000000" w:rsidRPr="00000000" w14:paraId="00000587">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Multi-region and multi-account logging</w:t>
            </w:r>
          </w:p>
          <w:p w:rsidR="00000000" w:rsidDel="00000000" w:rsidP="00000000" w:rsidRDefault="00000000" w:rsidRPr="00000000" w14:paraId="00000588">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Immutable audit trail</w:t>
            </w:r>
          </w:p>
          <w:p w:rsidR="00000000" w:rsidDel="00000000" w:rsidP="00000000" w:rsidRDefault="00000000" w:rsidRPr="00000000" w14:paraId="00000589">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Security analysis and compliance auditing</w:t>
            </w:r>
          </w:p>
          <w:p w:rsidR="00000000" w:rsidDel="00000000" w:rsidP="00000000" w:rsidRDefault="00000000" w:rsidRPr="00000000" w14:paraId="0000058A">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Resource change tracking</w:t>
            </w:r>
          </w:p>
          <w:p w:rsidR="00000000" w:rsidDel="00000000" w:rsidP="00000000" w:rsidRDefault="00000000" w:rsidRPr="00000000" w14:paraId="0000058B">
            <w:pPr>
              <w:widowControl w:val="0"/>
              <w:rPr>
                <w:sz w:val="20"/>
                <w:szCs w:val="20"/>
              </w:rPr>
            </w:pPr>
            <w:r w:rsidDel="00000000" w:rsidR="00000000" w:rsidRPr="00000000">
              <w:rPr>
                <w:rFonts w:ascii="Roboto" w:cs="Roboto" w:eastAsia="Roboto" w:hAnsi="Roboto"/>
                <w:color w:val="434343"/>
                <w:sz w:val="20"/>
                <w:szCs w:val="20"/>
                <w:rtl w:val="0"/>
              </w:rPr>
              <w:t xml:space="preserve">CloudTrail helps answer "who did what, where, and when?" by recording user activity and API calls across AWS services.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8C">
            <w:pPr>
              <w:widowControl w:val="0"/>
              <w:rPr>
                <w:sz w:val="20"/>
                <w:szCs w:val="20"/>
              </w:rPr>
            </w:pPr>
            <w:r w:rsidDel="00000000" w:rsidR="00000000" w:rsidRPr="00000000">
              <w:rPr>
                <w:rFonts w:ascii="Roboto" w:cs="Roboto" w:eastAsia="Roboto" w:hAnsi="Roboto"/>
                <w:color w:val="434343"/>
                <w:sz w:val="20"/>
                <w:szCs w:val="20"/>
                <w:rtl w:val="0"/>
              </w:rPr>
              <w:t xml:space="preserve">AWS VPC Flow Logs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8D">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Amazon Virtual Private Cloud (VPC)</w:t>
            </w:r>
            <w:r w:rsidDel="00000000" w:rsidR="00000000" w:rsidRPr="00000000">
              <w:rPr>
                <w:rFonts w:ascii="Roboto" w:cs="Roboto" w:eastAsia="Roboto" w:hAnsi="Roboto"/>
                <w:color w:val="434343"/>
                <w:sz w:val="20"/>
                <w:szCs w:val="20"/>
                <w:rtl w:val="0"/>
              </w:rPr>
              <w:t xml:space="preserve">.</w:t>
            </w:r>
          </w:p>
          <w:p w:rsidR="00000000" w:rsidDel="00000000" w:rsidP="00000000" w:rsidRDefault="00000000" w:rsidRPr="00000000" w14:paraId="0000058E">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1. Captured Information:</w:t>
            </w:r>
          </w:p>
          <w:p w:rsidR="00000000" w:rsidDel="00000000" w:rsidP="00000000" w:rsidRDefault="00000000" w:rsidRPr="00000000" w14:paraId="0000058F">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Source and destination IP addresses</w:t>
            </w:r>
          </w:p>
          <w:p w:rsidR="00000000" w:rsidDel="00000000" w:rsidP="00000000" w:rsidRDefault="00000000" w:rsidRPr="00000000" w14:paraId="00000590">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Source and destination ports</w:t>
            </w:r>
          </w:p>
          <w:p w:rsidR="00000000" w:rsidDel="00000000" w:rsidP="00000000" w:rsidRDefault="00000000" w:rsidRPr="00000000" w14:paraId="00000591">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Protocol</w:t>
            </w:r>
          </w:p>
          <w:p w:rsidR="00000000" w:rsidDel="00000000" w:rsidP="00000000" w:rsidRDefault="00000000" w:rsidRPr="00000000" w14:paraId="00000592">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Number of packets and bytes transferred</w:t>
            </w:r>
          </w:p>
          <w:p w:rsidR="00000000" w:rsidDel="00000000" w:rsidP="00000000" w:rsidRDefault="00000000" w:rsidRPr="00000000" w14:paraId="00000593">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Time interval during which the flow was observed</w:t>
            </w:r>
          </w:p>
          <w:p w:rsidR="00000000" w:rsidDel="00000000" w:rsidP="00000000" w:rsidRDefault="00000000" w:rsidRPr="00000000" w14:paraId="00000594">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Action (accepted or rejected traffic)</w:t>
            </w:r>
          </w:p>
          <w:p w:rsidR="00000000" w:rsidDel="00000000" w:rsidP="00000000" w:rsidRDefault="00000000" w:rsidRPr="00000000" w14:paraId="00000595">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2. Logging Options: VPC Flow Logs can be published to: [2]</w:t>
            </w:r>
          </w:p>
          <w:p w:rsidR="00000000" w:rsidDel="00000000" w:rsidP="00000000" w:rsidRDefault="00000000" w:rsidRPr="00000000" w14:paraId="00000596">
            <w:pPr>
              <w:widowControl w:val="0"/>
              <w:rPr>
                <w:rFonts w:ascii="Roboto" w:cs="Roboto" w:eastAsia="Roboto" w:hAnsi="Roboto"/>
                <w:b w:val="1"/>
                <w:color w:val="434343"/>
                <w:sz w:val="20"/>
                <w:szCs w:val="20"/>
              </w:rPr>
            </w:pPr>
            <w:r w:rsidDel="00000000" w:rsidR="00000000" w:rsidRPr="00000000">
              <w:rPr>
                <w:rFonts w:ascii="Arial Unicode MS" w:cs="Arial Unicode MS" w:eastAsia="Arial Unicode MS" w:hAnsi="Arial Unicode MS"/>
                <w:b w:val="1"/>
                <w:color w:val="434343"/>
                <w:sz w:val="20"/>
                <w:szCs w:val="20"/>
                <w:rtl w:val="0"/>
              </w:rPr>
              <w:t xml:space="preserve">○ Amazon CloudWatch Logs</w:t>
            </w:r>
          </w:p>
          <w:p w:rsidR="00000000" w:rsidDel="00000000" w:rsidP="00000000" w:rsidRDefault="00000000" w:rsidRPr="00000000" w14:paraId="00000597">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Amazon S3</w:t>
            </w:r>
          </w:p>
          <w:p w:rsidR="00000000" w:rsidDel="00000000" w:rsidP="00000000" w:rsidRDefault="00000000" w:rsidRPr="00000000" w14:paraId="00000598">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Amazon Kinesis Data Firehose</w:t>
            </w:r>
          </w:p>
          <w:p w:rsidR="00000000" w:rsidDel="00000000" w:rsidP="00000000" w:rsidRDefault="00000000" w:rsidRPr="00000000" w14:paraId="00000599">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3. Scope: Flow logs can be created at different levels:</w:t>
            </w:r>
          </w:p>
          <w:p w:rsidR="00000000" w:rsidDel="00000000" w:rsidP="00000000" w:rsidRDefault="00000000" w:rsidRPr="00000000" w14:paraId="0000059A">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VPC level</w:t>
            </w:r>
          </w:p>
          <w:p w:rsidR="00000000" w:rsidDel="00000000" w:rsidP="00000000" w:rsidRDefault="00000000" w:rsidRPr="00000000" w14:paraId="0000059B">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Subnet level</w:t>
            </w:r>
          </w:p>
          <w:p w:rsidR="00000000" w:rsidDel="00000000" w:rsidP="00000000" w:rsidRDefault="00000000" w:rsidRPr="00000000" w14:paraId="0000059C">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Network interface level</w:t>
            </w:r>
          </w:p>
          <w:p w:rsidR="00000000" w:rsidDel="00000000" w:rsidP="00000000" w:rsidRDefault="00000000" w:rsidRPr="00000000" w14:paraId="0000059D">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4. Use Cases:</w:t>
            </w:r>
          </w:p>
          <w:p w:rsidR="00000000" w:rsidDel="00000000" w:rsidP="00000000" w:rsidRDefault="00000000" w:rsidRPr="00000000" w14:paraId="0000059E">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Diagnosing overly restrictive security group rules</w:t>
            </w:r>
          </w:p>
          <w:p w:rsidR="00000000" w:rsidDel="00000000" w:rsidP="00000000" w:rsidRDefault="00000000" w:rsidRPr="00000000" w14:paraId="0000059F">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Monitoring traffic reaching your instances</w:t>
            </w:r>
          </w:p>
          <w:p w:rsidR="00000000" w:rsidDel="00000000" w:rsidP="00000000" w:rsidRDefault="00000000" w:rsidRPr="00000000" w14:paraId="000005A0">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Determining traffic direction (inbound/outbound)</w:t>
            </w:r>
          </w:p>
          <w:p w:rsidR="00000000" w:rsidDel="00000000" w:rsidP="00000000" w:rsidRDefault="00000000" w:rsidRPr="00000000" w14:paraId="000005A1">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Enhancing network security analysis</w:t>
            </w:r>
          </w:p>
          <w:p w:rsidR="00000000" w:rsidDel="00000000" w:rsidP="00000000" w:rsidRDefault="00000000" w:rsidRPr="00000000" w14:paraId="000005A2">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5. Performance Impact: VPC Flow Logs do not affect network performance or latency as they are collected outside the network traffic path. [3]</w:t>
            </w:r>
          </w:p>
          <w:p w:rsidR="00000000" w:rsidDel="00000000" w:rsidP="00000000" w:rsidRDefault="00000000" w:rsidRPr="00000000" w14:paraId="000005A3">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6. Limitations: Some types of traffic are not logged, such as:</w:t>
            </w:r>
          </w:p>
          <w:p w:rsidR="00000000" w:rsidDel="00000000" w:rsidP="00000000" w:rsidRDefault="00000000" w:rsidRPr="00000000" w14:paraId="000005A4">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Traffic to Amazon DNS servers</w:t>
            </w:r>
          </w:p>
          <w:p w:rsidR="00000000" w:rsidDel="00000000" w:rsidP="00000000" w:rsidRDefault="00000000" w:rsidRPr="00000000" w14:paraId="000005A5">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Windows instance license activation</w:t>
            </w:r>
          </w:p>
          <w:p w:rsidR="00000000" w:rsidDel="00000000" w:rsidP="00000000" w:rsidRDefault="00000000" w:rsidRPr="00000000" w14:paraId="000005A6">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Instance metadata</w:t>
            </w:r>
          </w:p>
          <w:p w:rsidR="00000000" w:rsidDel="00000000" w:rsidP="00000000" w:rsidRDefault="00000000" w:rsidRPr="00000000" w14:paraId="000005A7">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DHCP traffic</w:t>
            </w:r>
          </w:p>
          <w:p w:rsidR="00000000" w:rsidDel="00000000" w:rsidP="00000000" w:rsidRDefault="00000000" w:rsidRPr="00000000" w14:paraId="000005A8">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Traffic to reserved IP addresses for the VPC router</w:t>
            </w:r>
          </w:p>
          <w:p w:rsidR="00000000" w:rsidDel="00000000" w:rsidP="00000000" w:rsidRDefault="00000000" w:rsidRPr="00000000" w14:paraId="000005A9">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7. Security and Compliance:</w:t>
            </w:r>
          </w:p>
          <w:p w:rsidR="00000000" w:rsidDel="00000000" w:rsidP="00000000" w:rsidRDefault="00000000" w:rsidRPr="00000000" w14:paraId="000005AA">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Helps in monitoring and auditing network traffic for compliance requirements</w:t>
            </w:r>
          </w:p>
          <w:p w:rsidR="00000000" w:rsidDel="00000000" w:rsidP="00000000" w:rsidRDefault="00000000" w:rsidRPr="00000000" w14:paraId="000005AB">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Assists in identifying potential security issues or unauthorized access attempts</w:t>
            </w:r>
          </w:p>
          <w:p w:rsidR="00000000" w:rsidDel="00000000" w:rsidP="00000000" w:rsidRDefault="00000000" w:rsidRPr="00000000" w14:paraId="000005AC">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9. Integration: VPC Flow Logs can be integrated with other AWS services for further analysis and visualization of network traffic patterns.</w:t>
            </w:r>
          </w:p>
          <w:p w:rsidR="00000000" w:rsidDel="00000000" w:rsidP="00000000" w:rsidRDefault="00000000" w:rsidRPr="00000000" w14:paraId="000005AD">
            <w:pPr>
              <w:widowControl w:val="0"/>
              <w:rPr>
                <w:sz w:val="20"/>
                <w:szCs w:val="20"/>
              </w:rPr>
            </w:pPr>
            <w:r w:rsidDel="00000000" w:rsidR="00000000" w:rsidRPr="00000000">
              <w:rPr>
                <w:rFonts w:ascii="Roboto" w:cs="Roboto" w:eastAsia="Roboto" w:hAnsi="Roboto"/>
                <w:color w:val="434343"/>
                <w:sz w:val="20"/>
                <w:szCs w:val="20"/>
                <w:rtl w:val="0"/>
              </w:rPr>
              <w:t xml:space="preserve">When implementing VPC Flow Logs, it's important to consider your specific security and monitoring needs, and to configure the logs according to the principle of least privilege. Always test your configurations in a non-production environment before deploying to production systems.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AE">
            <w:pPr>
              <w:widowControl w:val="0"/>
              <w:rPr>
                <w:sz w:val="20"/>
                <w:szCs w:val="20"/>
              </w:rPr>
            </w:pPr>
            <w:r w:rsidDel="00000000" w:rsidR="00000000" w:rsidRPr="00000000">
              <w:rPr>
                <w:rFonts w:ascii="Roboto" w:cs="Roboto" w:eastAsia="Roboto" w:hAnsi="Roboto"/>
                <w:color w:val="434343"/>
                <w:sz w:val="20"/>
                <w:szCs w:val="20"/>
                <w:rtl w:val="0"/>
              </w:rPr>
              <w:t xml:space="preserve">AWS VPC Flow Logs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AF">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AWS Shield</w:t>
            </w:r>
            <w:r w:rsidDel="00000000" w:rsidR="00000000" w:rsidRPr="00000000">
              <w:rPr>
                <w:rFonts w:ascii="Roboto" w:cs="Roboto" w:eastAsia="Roboto" w:hAnsi="Roboto"/>
                <w:color w:val="434343"/>
                <w:sz w:val="20"/>
                <w:szCs w:val="20"/>
                <w:rtl w:val="0"/>
              </w:rPr>
              <w:t xml:space="preserve"> is a managed DDoS protection service that safeguards applications running on AWS. It comes in two tiers:</w:t>
            </w:r>
          </w:p>
          <w:p w:rsidR="00000000" w:rsidDel="00000000" w:rsidP="00000000" w:rsidRDefault="00000000" w:rsidRPr="00000000" w14:paraId="000005B0">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AWS Shield Standard:</w:t>
            </w:r>
          </w:p>
          <w:p w:rsidR="00000000" w:rsidDel="00000000" w:rsidP="00000000" w:rsidRDefault="00000000" w:rsidRPr="00000000" w14:paraId="000005B1">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Free, automatic protection against common Layer 3 and 4 DDoS attacks</w:t>
            </w:r>
          </w:p>
          <w:p w:rsidR="00000000" w:rsidDel="00000000" w:rsidP="00000000" w:rsidRDefault="00000000" w:rsidRPr="00000000" w14:paraId="000005B2">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Always-on detection and automatic inline mitigations</w:t>
            </w:r>
          </w:p>
          <w:p w:rsidR="00000000" w:rsidDel="00000000" w:rsidP="00000000" w:rsidRDefault="00000000" w:rsidRPr="00000000" w14:paraId="000005B3">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Protects AWS services like CloudFront and Route 53</w:t>
            </w:r>
          </w:p>
          <w:p w:rsidR="00000000" w:rsidDel="00000000" w:rsidP="00000000" w:rsidRDefault="00000000" w:rsidRPr="00000000" w14:paraId="000005B4">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AWS Shield Advanced:</w:t>
            </w:r>
          </w:p>
          <w:p w:rsidR="00000000" w:rsidDel="00000000" w:rsidP="00000000" w:rsidRDefault="00000000" w:rsidRPr="00000000" w14:paraId="000005B5">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Enhanced protection against sophisticated Layer 3-7 attacks</w:t>
            </w:r>
          </w:p>
          <w:p w:rsidR="00000000" w:rsidDel="00000000" w:rsidP="00000000" w:rsidRDefault="00000000" w:rsidRPr="00000000" w14:paraId="000005B6">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Protects EC2, ELB, CloudFront, Global Accelerator, and Route 53</w:t>
            </w:r>
          </w:p>
          <w:p w:rsidR="00000000" w:rsidDel="00000000" w:rsidP="00000000" w:rsidRDefault="00000000" w:rsidRPr="00000000" w14:paraId="000005B7">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Includes 24/7 access to AWS Shield Response Team</w:t>
            </w:r>
          </w:p>
          <w:p w:rsidR="00000000" w:rsidDel="00000000" w:rsidP="00000000" w:rsidRDefault="00000000" w:rsidRPr="00000000" w14:paraId="000005B8">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Provides cost protection against DDoS-related spikes</w:t>
            </w:r>
          </w:p>
          <w:p w:rsidR="00000000" w:rsidDel="00000000" w:rsidP="00000000" w:rsidRDefault="00000000" w:rsidRPr="00000000" w14:paraId="000005B9">
            <w:pPr>
              <w:widowControl w:val="0"/>
              <w:rPr>
                <w:sz w:val="20"/>
                <w:szCs w:val="20"/>
              </w:rPr>
            </w:pPr>
            <w:r w:rsidDel="00000000" w:rsidR="00000000" w:rsidRPr="00000000">
              <w:rPr>
                <w:rFonts w:ascii="Roboto" w:cs="Roboto" w:eastAsia="Roboto" w:hAnsi="Roboto"/>
                <w:color w:val="434343"/>
                <w:sz w:val="20"/>
                <w:szCs w:val="20"/>
                <w:rtl w:val="0"/>
              </w:rPr>
              <w:t xml:space="preserve">Offers real-time attack visibility through </w:t>
            </w:r>
            <w:r w:rsidDel="00000000" w:rsidR="00000000" w:rsidRPr="00000000">
              <w:rPr>
                <w:rFonts w:ascii="Roboto" w:cs="Roboto" w:eastAsia="Roboto" w:hAnsi="Roboto"/>
                <w:b w:val="1"/>
                <w:color w:val="434343"/>
                <w:sz w:val="20"/>
                <w:szCs w:val="20"/>
                <w:rtl w:val="0"/>
              </w:rPr>
              <w:t xml:space="preserve">CloudWatch</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BA">
            <w:pPr>
              <w:widowControl w:val="0"/>
              <w:rPr>
                <w:sz w:val="20"/>
                <w:szCs w:val="20"/>
              </w:rPr>
            </w:pPr>
            <w:r w:rsidDel="00000000" w:rsidR="00000000" w:rsidRPr="00000000">
              <w:rPr>
                <w:rFonts w:ascii="Roboto" w:cs="Roboto" w:eastAsia="Roboto" w:hAnsi="Roboto"/>
                <w:color w:val="434343"/>
                <w:sz w:val="20"/>
                <w:szCs w:val="20"/>
                <w:rtl w:val="0"/>
              </w:rPr>
              <w:t xml:space="preserve">AWS WAF</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BB">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AWS WAF (Web Application Firewall)</w:t>
            </w:r>
            <w:r w:rsidDel="00000000" w:rsidR="00000000" w:rsidRPr="00000000">
              <w:rPr>
                <w:rFonts w:ascii="Roboto" w:cs="Roboto" w:eastAsia="Roboto" w:hAnsi="Roboto"/>
                <w:color w:val="434343"/>
                <w:sz w:val="20"/>
                <w:szCs w:val="20"/>
                <w:rtl w:val="0"/>
              </w:rPr>
              <w:t xml:space="preserve"> helps protect web applications from common exploits. Key features include:</w:t>
            </w:r>
          </w:p>
          <w:p w:rsidR="00000000" w:rsidDel="00000000" w:rsidP="00000000" w:rsidRDefault="00000000" w:rsidRPr="00000000" w14:paraId="000005BC">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ab/>
              <w:t xml:space="preserve">• Web traffic filtering based on:</w:t>
            </w:r>
          </w:p>
          <w:p w:rsidR="00000000" w:rsidDel="00000000" w:rsidP="00000000" w:rsidRDefault="00000000" w:rsidRPr="00000000" w14:paraId="000005BD">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IP addresses</w:t>
            </w:r>
          </w:p>
          <w:p w:rsidR="00000000" w:rsidDel="00000000" w:rsidP="00000000" w:rsidRDefault="00000000" w:rsidRPr="00000000" w14:paraId="000005BE">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HTTP headers and body</w:t>
            </w:r>
          </w:p>
          <w:p w:rsidR="00000000" w:rsidDel="00000000" w:rsidP="00000000" w:rsidRDefault="00000000" w:rsidRPr="00000000" w14:paraId="000005BF">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Custom URIs</w:t>
            </w:r>
          </w:p>
          <w:p w:rsidR="00000000" w:rsidDel="00000000" w:rsidP="00000000" w:rsidRDefault="00000000" w:rsidRPr="00000000" w14:paraId="000005C0">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SQL injection patterns</w:t>
            </w:r>
          </w:p>
          <w:p w:rsidR="00000000" w:rsidDel="00000000" w:rsidP="00000000" w:rsidRDefault="00000000" w:rsidRPr="00000000" w14:paraId="000005C1">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Cross-site scripting</w:t>
            </w:r>
          </w:p>
          <w:p w:rsidR="00000000" w:rsidDel="00000000" w:rsidP="00000000" w:rsidRDefault="00000000" w:rsidRPr="00000000" w14:paraId="000005C2">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ab/>
              <w:t xml:space="preserve">• Can be deployed on:</w:t>
            </w:r>
          </w:p>
          <w:p w:rsidR="00000000" w:rsidDel="00000000" w:rsidP="00000000" w:rsidRDefault="00000000" w:rsidRPr="00000000" w14:paraId="000005C3">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Application Load Balancer</w:t>
            </w:r>
          </w:p>
          <w:p w:rsidR="00000000" w:rsidDel="00000000" w:rsidP="00000000" w:rsidRDefault="00000000" w:rsidRPr="00000000" w14:paraId="000005C4">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Amazon API Gateway</w:t>
            </w:r>
          </w:p>
          <w:p w:rsidR="00000000" w:rsidDel="00000000" w:rsidP="00000000" w:rsidRDefault="00000000" w:rsidRPr="00000000" w14:paraId="000005C5">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CloudFront</w:t>
            </w:r>
          </w:p>
          <w:p w:rsidR="00000000" w:rsidDel="00000000" w:rsidP="00000000" w:rsidRDefault="00000000" w:rsidRPr="00000000" w14:paraId="000005C6">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AppSync for GraphQL APIs</w:t>
            </w:r>
          </w:p>
          <w:p w:rsidR="00000000" w:rsidDel="00000000" w:rsidP="00000000" w:rsidRDefault="00000000" w:rsidRPr="00000000" w14:paraId="000005C7">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ab/>
              <w:t xml:space="preserve">• Includes Bot Control to manage bot traffic</w:t>
            </w:r>
          </w:p>
          <w:p w:rsidR="00000000" w:rsidDel="00000000" w:rsidP="00000000" w:rsidRDefault="00000000" w:rsidRPr="00000000" w14:paraId="000005C8">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ab/>
              <w:t xml:space="preserve">• Offers managed rules that are automatically updated</w:t>
            </w:r>
          </w:p>
          <w:p w:rsidR="00000000" w:rsidDel="00000000" w:rsidP="00000000" w:rsidRDefault="00000000" w:rsidRPr="00000000" w14:paraId="000005C9">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ab/>
              <w:t xml:space="preserve">• Allows creation of custom security rules</w:t>
            </w:r>
          </w:p>
          <w:p w:rsidR="00000000" w:rsidDel="00000000" w:rsidP="00000000" w:rsidRDefault="00000000" w:rsidRPr="00000000" w14:paraId="000005CA">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ab/>
              <w:t xml:space="preserve">• Enables centralized rule management across multiple websites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CB">
            <w:pPr>
              <w:widowControl w:val="0"/>
              <w:rPr>
                <w:sz w:val="20"/>
                <w:szCs w:val="20"/>
              </w:rPr>
            </w:pPr>
            <w:r w:rsidDel="00000000" w:rsidR="00000000" w:rsidRPr="00000000">
              <w:rPr>
                <w:rFonts w:ascii="Roboto" w:cs="Roboto" w:eastAsia="Roboto" w:hAnsi="Roboto"/>
                <w:color w:val="434343"/>
                <w:sz w:val="20"/>
                <w:szCs w:val="20"/>
                <w:rtl w:val="0"/>
              </w:rPr>
              <w:t xml:space="preserve">AWS GuardDuty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CC">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Amazon GuardDuty</w:t>
            </w:r>
            <w:r w:rsidDel="00000000" w:rsidR="00000000" w:rsidRPr="00000000">
              <w:rPr>
                <w:rFonts w:ascii="Roboto" w:cs="Roboto" w:eastAsia="Roboto" w:hAnsi="Roboto"/>
                <w:color w:val="434343"/>
                <w:sz w:val="20"/>
                <w:szCs w:val="20"/>
                <w:rtl w:val="0"/>
              </w:rPr>
              <w:t xml:space="preserve"> is a threat detection service that continuously monitors your AWS environment for:</w:t>
            </w:r>
          </w:p>
          <w:p w:rsidR="00000000" w:rsidDel="00000000" w:rsidP="00000000" w:rsidRDefault="00000000" w:rsidRPr="00000000" w14:paraId="000005CD">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Malicious activity and unauthorized behavior</w:t>
            </w:r>
          </w:p>
          <w:p w:rsidR="00000000" w:rsidDel="00000000" w:rsidP="00000000" w:rsidRDefault="00000000" w:rsidRPr="00000000" w14:paraId="000005CE">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Account compromise and credential theft attempts</w:t>
            </w:r>
          </w:p>
          <w:p w:rsidR="00000000" w:rsidDel="00000000" w:rsidP="00000000" w:rsidRDefault="00000000" w:rsidRPr="00000000" w14:paraId="000005CF">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Data exfiltration and potential ransomware events</w:t>
            </w:r>
          </w:p>
          <w:p w:rsidR="00000000" w:rsidDel="00000000" w:rsidP="00000000" w:rsidRDefault="00000000" w:rsidRPr="00000000" w14:paraId="000005D0">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Unauthorized cryptomining* Malware in EC2 instances and container workloads</w:t>
            </w:r>
          </w:p>
          <w:p w:rsidR="00000000" w:rsidDel="00000000" w:rsidP="00000000" w:rsidRDefault="00000000" w:rsidRPr="00000000" w14:paraId="000005D1">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Suspicious database login patterns</w:t>
            </w:r>
          </w:p>
          <w:p w:rsidR="00000000" w:rsidDel="00000000" w:rsidP="00000000" w:rsidRDefault="00000000" w:rsidRPr="00000000" w14:paraId="000005D2">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Malicious files in S3 buckets</w:t>
            </w:r>
          </w:p>
          <w:p w:rsidR="00000000" w:rsidDel="00000000" w:rsidP="00000000" w:rsidRDefault="00000000" w:rsidRPr="00000000" w14:paraId="000005D3">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Key features:</w:t>
            </w:r>
          </w:p>
          <w:p w:rsidR="00000000" w:rsidDel="00000000" w:rsidP="00000000" w:rsidRDefault="00000000" w:rsidRPr="00000000" w14:paraId="000005D4">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Uses AI/ML and threat intelligence</w:t>
            </w:r>
          </w:p>
          <w:p w:rsidR="00000000" w:rsidDel="00000000" w:rsidP="00000000" w:rsidRDefault="00000000" w:rsidRPr="00000000" w14:paraId="000005D5">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Analyzes AWS CloudTrail, VPC Flow Logs, and DNS logs</w:t>
            </w:r>
          </w:p>
          <w:p w:rsidR="00000000" w:rsidDel="00000000" w:rsidP="00000000" w:rsidRDefault="00000000" w:rsidRPr="00000000" w14:paraId="000005D6">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Integrates with AWS Organizations for multi-account monitoring</w:t>
            </w:r>
          </w:p>
          <w:p w:rsidR="00000000" w:rsidDel="00000000" w:rsidP="00000000" w:rsidRDefault="00000000" w:rsidRPr="00000000" w14:paraId="000005D7">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No additional security software needed</w:t>
            </w:r>
          </w:p>
          <w:p w:rsidR="00000000" w:rsidDel="00000000" w:rsidP="00000000" w:rsidRDefault="00000000" w:rsidRPr="00000000" w14:paraId="000005D8">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Continuous monitoring without performance impact</w:t>
            </w:r>
          </w:p>
          <w:p w:rsidR="00000000" w:rsidDel="00000000" w:rsidP="00000000" w:rsidRDefault="00000000" w:rsidRPr="00000000" w14:paraId="000005D9">
            <w:pPr>
              <w:widowControl w:val="0"/>
              <w:rPr>
                <w:sz w:val="20"/>
                <w:szCs w:val="20"/>
              </w:rPr>
            </w:pPr>
            <w:r w:rsidDel="00000000" w:rsidR="00000000" w:rsidRPr="00000000">
              <w:rPr>
                <w:rFonts w:ascii="Roboto" w:cs="Roboto" w:eastAsia="Roboto" w:hAnsi="Roboto"/>
                <w:color w:val="434343"/>
                <w:sz w:val="20"/>
                <w:szCs w:val="20"/>
                <w:rtl w:val="0"/>
              </w:rPr>
              <w:t xml:space="preserve">Accurate account-level threat detection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DA">
            <w:pPr>
              <w:widowControl w:val="0"/>
              <w:rPr>
                <w:sz w:val="20"/>
                <w:szCs w:val="20"/>
              </w:rPr>
            </w:pPr>
            <w:r w:rsidDel="00000000" w:rsidR="00000000" w:rsidRPr="00000000">
              <w:rPr>
                <w:rFonts w:ascii="Roboto" w:cs="Roboto" w:eastAsia="Roboto" w:hAnsi="Roboto"/>
                <w:color w:val="434343"/>
                <w:sz w:val="20"/>
                <w:szCs w:val="20"/>
                <w:rtl w:val="0"/>
              </w:rPr>
              <w:t xml:space="preserve">AWS Detective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DB">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Amazon Detective</w:t>
            </w:r>
            <w:r w:rsidDel="00000000" w:rsidR="00000000" w:rsidRPr="00000000">
              <w:rPr>
                <w:rFonts w:ascii="Roboto" w:cs="Roboto" w:eastAsia="Roboto" w:hAnsi="Roboto"/>
                <w:color w:val="434343"/>
                <w:sz w:val="20"/>
                <w:szCs w:val="20"/>
                <w:rtl w:val="0"/>
              </w:rPr>
              <w:t xml:space="preserve"> automatically collects log data from your AWS resources and uses machine learning (ML), statistical analysis, and graph theory to build a dataset that you can use to conduct more efficient security investigations.</w:t>
            </w:r>
          </w:p>
          <w:p w:rsidR="00000000" w:rsidDel="00000000" w:rsidP="00000000" w:rsidRDefault="00000000" w:rsidRPr="00000000" w14:paraId="000005DC">
            <w:pPr>
              <w:widowControl w:val="0"/>
              <w:rPr>
                <w:rFonts w:ascii="Roboto" w:cs="Roboto" w:eastAsia="Roboto" w:hAnsi="Roboto"/>
                <w:color w:val="434343"/>
                <w:sz w:val="20"/>
                <w:szCs w:val="20"/>
              </w:rPr>
            </w:pPr>
            <w:r w:rsidDel="00000000" w:rsidR="00000000" w:rsidRPr="00000000">
              <w:rPr>
                <w:rtl w:val="0"/>
              </w:rPr>
            </w:r>
          </w:p>
          <w:p w:rsidR="00000000" w:rsidDel="00000000" w:rsidP="00000000" w:rsidRDefault="00000000" w:rsidRPr="00000000" w14:paraId="000005DD">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Key features:</w:t>
            </w:r>
          </w:p>
          <w:p w:rsidR="00000000" w:rsidDel="00000000" w:rsidP="00000000" w:rsidRDefault="00000000" w:rsidRPr="00000000" w14:paraId="000005DE">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Determine potential security issues through a unified view of user and resource interactions.</w:t>
            </w:r>
          </w:p>
          <w:p w:rsidR="00000000" w:rsidDel="00000000" w:rsidP="00000000" w:rsidRDefault="00000000" w:rsidRPr="00000000" w14:paraId="000005DF">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Save time and effort with graph models that automatically summarize security-related relationships running on AWS.</w:t>
            </w:r>
          </w:p>
          <w:p w:rsidR="00000000" w:rsidDel="00000000" w:rsidP="00000000" w:rsidRDefault="00000000" w:rsidRPr="00000000" w14:paraId="000005E0">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Investigate and respond to security findings with streamlined visualizations.</w:t>
            </w:r>
          </w:p>
          <w:p w:rsidR="00000000" w:rsidDel="00000000" w:rsidP="00000000" w:rsidRDefault="00000000" w:rsidRPr="00000000" w14:paraId="000005E1">
            <w:pPr>
              <w:widowControl w:val="0"/>
              <w:rPr>
                <w:sz w:val="20"/>
                <w:szCs w:val="20"/>
              </w:rPr>
            </w:pPr>
            <w:r w:rsidDel="00000000" w:rsidR="00000000" w:rsidRPr="00000000">
              <w:rPr>
                <w:rFonts w:ascii="Roboto" w:cs="Roboto" w:eastAsia="Roboto" w:hAnsi="Roboto"/>
                <w:color w:val="434343"/>
                <w:sz w:val="20"/>
                <w:szCs w:val="20"/>
                <w:rtl w:val="0"/>
              </w:rPr>
              <w:t xml:space="preserve">• Accelerate security investigations with generative AI insights to more quickly comprehend threats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E2">
            <w:pPr>
              <w:widowControl w:val="0"/>
              <w:rPr>
                <w:sz w:val="20"/>
                <w:szCs w:val="20"/>
              </w:rPr>
            </w:pPr>
            <w:r w:rsidDel="00000000" w:rsidR="00000000" w:rsidRPr="00000000">
              <w:rPr>
                <w:rFonts w:ascii="Roboto" w:cs="Roboto" w:eastAsia="Roboto" w:hAnsi="Roboto"/>
                <w:color w:val="434343"/>
                <w:sz w:val="20"/>
                <w:szCs w:val="20"/>
                <w:rtl w:val="0"/>
              </w:rPr>
              <w:t xml:space="preserve">AWS Event Bridge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E3">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Amazon EventBridge</w:t>
            </w:r>
            <w:r w:rsidDel="00000000" w:rsidR="00000000" w:rsidRPr="00000000">
              <w:rPr>
                <w:rFonts w:ascii="Roboto" w:cs="Roboto" w:eastAsia="Roboto" w:hAnsi="Roboto"/>
                <w:color w:val="434343"/>
                <w:sz w:val="20"/>
                <w:szCs w:val="20"/>
                <w:rtl w:val="0"/>
              </w:rPr>
              <w:t xml:space="preserve"> is a serverless event bus service that helps you build event-driven applications. Key features include:</w:t>
            </w:r>
          </w:p>
          <w:p w:rsidR="00000000" w:rsidDel="00000000" w:rsidP="00000000" w:rsidRDefault="00000000" w:rsidRPr="00000000" w14:paraId="000005E4">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Integration with 200+ AWS services and SaaS providers</w:t>
            </w:r>
          </w:p>
          <w:p w:rsidR="00000000" w:rsidDel="00000000" w:rsidP="00000000" w:rsidRDefault="00000000" w:rsidRPr="00000000" w14:paraId="000005E5">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EventBridge Pipes for point-to-point integrations</w:t>
            </w:r>
          </w:p>
          <w:p w:rsidR="00000000" w:rsidDel="00000000" w:rsidP="00000000" w:rsidRDefault="00000000" w:rsidRPr="00000000" w14:paraId="000005E6">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EventBridge Scheduler for task automation</w:t>
            </w:r>
          </w:p>
          <w:p w:rsidR="00000000" w:rsidDel="00000000" w:rsidP="00000000" w:rsidRDefault="00000000" w:rsidRPr="00000000" w14:paraId="000005E7">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Built-in filtering and transformation capabilities</w:t>
            </w:r>
          </w:p>
          <w:p w:rsidR="00000000" w:rsidDel="00000000" w:rsidP="00000000" w:rsidRDefault="00000000" w:rsidRPr="00000000" w14:paraId="000005E8">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JSON-based event structure</w:t>
            </w:r>
          </w:p>
          <w:p w:rsidR="00000000" w:rsidDel="00000000" w:rsidP="00000000" w:rsidRDefault="00000000" w:rsidRPr="00000000" w14:paraId="000005E9">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Multiple targets including Lambda, SQS, SNS, Kinesis</w:t>
            </w:r>
          </w:p>
          <w:p w:rsidR="00000000" w:rsidDel="00000000" w:rsidP="00000000" w:rsidRDefault="00000000" w:rsidRPr="00000000" w14:paraId="000005EA">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Support for event-driven architecture</w:t>
            </w:r>
          </w:p>
          <w:p w:rsidR="00000000" w:rsidDel="00000000" w:rsidP="00000000" w:rsidRDefault="00000000" w:rsidRPr="00000000" w14:paraId="000005EB">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SaaS provider integration over private AWS network* Pay-per-use pricing model</w:t>
            </w:r>
          </w:p>
          <w:p w:rsidR="00000000" w:rsidDel="00000000" w:rsidP="00000000" w:rsidRDefault="00000000" w:rsidRPr="00000000" w14:paraId="000005EC">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Real-time event routing and delivery</w:t>
            </w:r>
          </w:p>
          <w:p w:rsidR="00000000" w:rsidDel="00000000" w:rsidP="00000000" w:rsidRDefault="00000000" w:rsidRPr="00000000" w14:paraId="000005ED">
            <w:pPr>
              <w:widowControl w:val="0"/>
              <w:rPr>
                <w:sz w:val="20"/>
                <w:szCs w:val="20"/>
              </w:rPr>
            </w:pPr>
            <w:r w:rsidDel="00000000" w:rsidR="00000000" w:rsidRPr="00000000">
              <w:rPr>
                <w:rFonts w:ascii="Roboto" w:cs="Roboto" w:eastAsia="Roboto" w:hAnsi="Roboto"/>
                <w:color w:val="434343"/>
                <w:sz w:val="20"/>
                <w:szCs w:val="20"/>
                <w:rtl w:val="0"/>
              </w:rPr>
              <w:t xml:space="preserve">EventBridge extends beyond AWS services to bring external SaaS data into your AWS environment, eliminating the need for polling or custom webhooks.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EE">
            <w:pPr>
              <w:widowControl w:val="0"/>
              <w:rPr>
                <w:sz w:val="20"/>
                <w:szCs w:val="20"/>
              </w:rPr>
            </w:pPr>
            <w:r w:rsidDel="00000000" w:rsidR="00000000" w:rsidRPr="00000000">
              <w:rPr>
                <w:rFonts w:ascii="Roboto" w:cs="Roboto" w:eastAsia="Roboto" w:hAnsi="Roboto"/>
                <w:color w:val="434343"/>
                <w:sz w:val="20"/>
                <w:szCs w:val="20"/>
                <w:rtl w:val="0"/>
              </w:rPr>
              <w:t xml:space="preserve">Amazon Simple Notification Service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EF">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Amazon SNS</w:t>
            </w:r>
            <w:r w:rsidDel="00000000" w:rsidR="00000000" w:rsidRPr="00000000">
              <w:rPr>
                <w:rFonts w:ascii="Roboto" w:cs="Roboto" w:eastAsia="Roboto" w:hAnsi="Roboto"/>
                <w:color w:val="434343"/>
                <w:sz w:val="20"/>
                <w:szCs w:val="20"/>
                <w:rtl w:val="0"/>
              </w:rPr>
              <w:t xml:space="preserve"> is a fully managed pub/sub messaging service that enables:</w:t>
            </w:r>
          </w:p>
          <w:p w:rsidR="00000000" w:rsidDel="00000000" w:rsidP="00000000" w:rsidRDefault="00000000" w:rsidRPr="00000000" w14:paraId="000005F0">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Application-to-application messaging</w:t>
            </w:r>
          </w:p>
          <w:p w:rsidR="00000000" w:rsidDel="00000000" w:rsidP="00000000" w:rsidRDefault="00000000" w:rsidRPr="00000000" w14:paraId="000005F1">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Application-to-person notifications via:</w:t>
            </w:r>
          </w:p>
          <w:p w:rsidR="00000000" w:rsidDel="00000000" w:rsidP="00000000" w:rsidRDefault="00000000" w:rsidRPr="00000000" w14:paraId="000005F2">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Mobile push notifications</w:t>
            </w:r>
          </w:p>
          <w:p w:rsidR="00000000" w:rsidDel="00000000" w:rsidP="00000000" w:rsidRDefault="00000000" w:rsidRPr="00000000" w14:paraId="000005F3">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SMS</w:t>
            </w:r>
          </w:p>
          <w:p w:rsidR="00000000" w:rsidDel="00000000" w:rsidP="00000000" w:rsidRDefault="00000000" w:rsidRPr="00000000" w14:paraId="000005F4">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Email</w:t>
            </w:r>
          </w:p>
          <w:p w:rsidR="00000000" w:rsidDel="00000000" w:rsidP="00000000" w:rsidRDefault="00000000" w:rsidRPr="00000000" w14:paraId="000005F5">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HTTP/HTTPS endpoints</w:t>
            </w:r>
          </w:p>
          <w:p w:rsidR="00000000" w:rsidDel="00000000" w:rsidP="00000000" w:rsidRDefault="00000000" w:rsidRPr="00000000" w14:paraId="000005F6">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Integration with AWS services like SQS, Lambda, and CloudWatch</w:t>
            </w:r>
          </w:p>
          <w:p w:rsidR="00000000" w:rsidDel="00000000" w:rsidP="00000000" w:rsidRDefault="00000000" w:rsidRPr="00000000" w14:paraId="000005F7">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Standard and FIFO topic types</w:t>
            </w:r>
          </w:p>
          <w:p w:rsidR="00000000" w:rsidDel="00000000" w:rsidP="00000000" w:rsidRDefault="00000000" w:rsidRPr="00000000" w14:paraId="000005F8">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Message filtering and data protection* Pay-as-you-go pricing with no upfront costs</w:t>
            </w:r>
          </w:p>
          <w:p w:rsidR="00000000" w:rsidDel="00000000" w:rsidP="00000000" w:rsidRDefault="00000000" w:rsidRPr="00000000" w14:paraId="000005F9">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Secure message delivery using access control and encryption</w:t>
            </w:r>
          </w:p>
          <w:p w:rsidR="00000000" w:rsidDel="00000000" w:rsidP="00000000" w:rsidRDefault="00000000" w:rsidRPr="00000000" w14:paraId="000005FA">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High availability and durability across multiple AZs</w:t>
            </w:r>
          </w:p>
          <w:p w:rsidR="00000000" w:rsidDel="00000000" w:rsidP="00000000" w:rsidRDefault="00000000" w:rsidRPr="00000000" w14:paraId="000005FB">
            <w:pPr>
              <w:widowControl w:val="0"/>
              <w:rPr>
                <w:sz w:val="20"/>
                <w:szCs w:val="20"/>
              </w:rPr>
            </w:pPr>
            <w:r w:rsidDel="00000000" w:rsidR="00000000" w:rsidRPr="00000000">
              <w:rPr>
                <w:rFonts w:ascii="Roboto" w:cs="Roboto" w:eastAsia="Roboto" w:hAnsi="Roboto"/>
                <w:color w:val="434343"/>
                <w:sz w:val="20"/>
                <w:szCs w:val="20"/>
                <w:rtl w:val="0"/>
              </w:rPr>
              <w:t xml:space="preserve">SNS helps build distributed applications and microservices architectures while 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FC">
            <w:pPr>
              <w:widowControl w:val="0"/>
              <w:rPr>
                <w:sz w:val="20"/>
                <w:szCs w:val="20"/>
              </w:rPr>
            </w:pPr>
            <w:r w:rsidDel="00000000" w:rsidR="00000000" w:rsidRPr="00000000">
              <w:rPr>
                <w:rFonts w:ascii="Roboto" w:cs="Roboto" w:eastAsia="Roboto" w:hAnsi="Roboto"/>
                <w:color w:val="434343"/>
                <w:sz w:val="20"/>
                <w:szCs w:val="20"/>
                <w:rtl w:val="0"/>
              </w:rPr>
              <w:t xml:space="preserve">AWS Secret Manager Data Encryption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FD">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AWS Secret Manager</w:t>
            </w:r>
            <w:r w:rsidDel="00000000" w:rsidR="00000000" w:rsidRPr="00000000">
              <w:rPr>
                <w:rFonts w:ascii="Roboto" w:cs="Roboto" w:eastAsia="Roboto" w:hAnsi="Roboto"/>
                <w:color w:val="434343"/>
                <w:sz w:val="20"/>
                <w:szCs w:val="20"/>
                <w:rtl w:val="0"/>
              </w:rPr>
              <w:t xml:space="preserve"> encrypts data using:</w:t>
            </w:r>
          </w:p>
          <w:p w:rsidR="00000000" w:rsidDel="00000000" w:rsidP="00000000" w:rsidRDefault="00000000" w:rsidRPr="00000000" w14:paraId="000005FE">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Encryption in transit:</w:t>
            </w:r>
          </w:p>
          <w:p w:rsidR="00000000" w:rsidDel="00000000" w:rsidP="00000000" w:rsidRDefault="00000000" w:rsidRPr="00000000" w14:paraId="000005FF">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TLS-protected channels between AWS internal systems</w:t>
            </w:r>
          </w:p>
          <w:p w:rsidR="00000000" w:rsidDel="00000000" w:rsidP="00000000" w:rsidRDefault="00000000" w:rsidRPr="00000000" w14:paraId="00000600">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Secure data transfer from EC2 instances to AWS</w:t>
            </w:r>
          </w:p>
          <w:p w:rsidR="00000000" w:rsidDel="00000000" w:rsidP="00000000" w:rsidRDefault="00000000" w:rsidRPr="00000000" w14:paraId="00000601">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Protected telemetry data collection</w:t>
            </w:r>
          </w:p>
          <w:p w:rsidR="00000000" w:rsidDel="00000000" w:rsidP="00000000" w:rsidRDefault="00000000" w:rsidRPr="00000000" w14:paraId="00000602">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Encryption at rest options:</w:t>
            </w:r>
          </w:p>
          <w:p w:rsidR="00000000" w:rsidDel="00000000" w:rsidP="00000000" w:rsidRDefault="00000000" w:rsidRPr="00000000" w14:paraId="00000603">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AWS owned CMK (default)</w:t>
            </w:r>
          </w:p>
          <w:p w:rsidR="00000000" w:rsidDel="00000000" w:rsidP="00000000" w:rsidRDefault="00000000" w:rsidRPr="00000000" w14:paraId="00000604">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Customer managed CMK</w:t>
            </w:r>
          </w:p>
          <w:p w:rsidR="00000000" w:rsidDel="00000000" w:rsidP="00000000" w:rsidRDefault="00000000" w:rsidRPr="00000000" w14:paraId="00000605">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AWS KMS keys for customized encryption</w:t>
            </w:r>
          </w:p>
          <w:p w:rsidR="00000000" w:rsidDel="00000000" w:rsidP="00000000" w:rsidRDefault="00000000" w:rsidRPr="00000000" w14:paraId="00000606">
            <w:pPr>
              <w:widowControl w:val="0"/>
              <w:rPr>
                <w:sz w:val="20"/>
                <w:szCs w:val="20"/>
              </w:rPr>
            </w:pPr>
            <w:r w:rsidDel="00000000" w:rsidR="00000000" w:rsidRPr="00000000">
              <w:rPr>
                <w:rFonts w:ascii="Roboto" w:cs="Roboto" w:eastAsia="Roboto" w:hAnsi="Roboto"/>
                <w:color w:val="434343"/>
                <w:sz w:val="20"/>
                <w:szCs w:val="20"/>
                <w:rtl w:val="0"/>
              </w:rPr>
              <w:t xml:space="preserve">Systems Manager integrates with AWS KMS for key management and uses envelope encryption to protect sensitive data. All communication between components is encrypted using TLS to ensure data security during transmission.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07">
            <w:pPr>
              <w:widowControl w:val="0"/>
              <w:rPr>
                <w:sz w:val="20"/>
                <w:szCs w:val="20"/>
              </w:rPr>
            </w:pPr>
            <w:r w:rsidDel="00000000" w:rsidR="00000000" w:rsidRPr="00000000">
              <w:rPr>
                <w:rFonts w:ascii="Roboto" w:cs="Roboto" w:eastAsia="Roboto" w:hAnsi="Roboto"/>
                <w:color w:val="434343"/>
                <w:sz w:val="20"/>
                <w:szCs w:val="20"/>
                <w:rtl w:val="0"/>
              </w:rPr>
              <w:t xml:space="preserve">React utilizing JS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08">
            <w:pPr>
              <w:widowControl w:val="0"/>
              <w:rPr>
                <w:sz w:val="20"/>
                <w:szCs w:val="20"/>
              </w:rPr>
            </w:pPr>
            <w:r w:rsidDel="00000000" w:rsidR="00000000" w:rsidRPr="00000000">
              <w:rPr>
                <w:rFonts w:ascii="Roboto" w:cs="Roboto" w:eastAsia="Roboto" w:hAnsi="Roboto"/>
                <w:b w:val="1"/>
                <w:color w:val="434343"/>
                <w:sz w:val="20"/>
                <w:szCs w:val="20"/>
                <w:rtl w:val="0"/>
              </w:rPr>
              <w:t xml:space="preserve">React</w:t>
            </w:r>
            <w:r w:rsidDel="00000000" w:rsidR="00000000" w:rsidRPr="00000000">
              <w:rPr>
                <w:rFonts w:ascii="Roboto" w:cs="Roboto" w:eastAsia="Roboto" w:hAnsi="Roboto"/>
                <w:color w:val="434343"/>
                <w:sz w:val="20"/>
                <w:szCs w:val="20"/>
                <w:rtl w:val="0"/>
              </w:rPr>
              <w:t xml:space="preserve"> is a JavaScript library for building user interfaces, particularly for web applications, that uses a component-based architecture to create interactive and dynamic UIs efficiently</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09">
            <w:pPr>
              <w:widowControl w:val="0"/>
              <w:rPr>
                <w:sz w:val="20"/>
                <w:szCs w:val="20"/>
              </w:rPr>
            </w:pPr>
            <w:r w:rsidDel="00000000" w:rsidR="00000000" w:rsidRPr="00000000">
              <w:rPr>
                <w:rFonts w:ascii="Roboto" w:cs="Roboto" w:eastAsia="Roboto" w:hAnsi="Roboto"/>
                <w:color w:val="434343"/>
                <w:sz w:val="20"/>
                <w:szCs w:val="20"/>
                <w:rtl w:val="0"/>
              </w:rPr>
              <w:t xml:space="preserve">Next.js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0A">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Next.js </w:t>
            </w:r>
            <w:r w:rsidDel="00000000" w:rsidR="00000000" w:rsidRPr="00000000">
              <w:rPr>
                <w:rFonts w:ascii="Roboto" w:cs="Roboto" w:eastAsia="Roboto" w:hAnsi="Roboto"/>
                <w:color w:val="434343"/>
                <w:sz w:val="20"/>
                <w:szCs w:val="20"/>
                <w:rtl w:val="0"/>
              </w:rPr>
              <w:t xml:space="preserve">is a Web Framework built on React. It allows for seamless integration between the API End and the Frontend Webpage. NextJS is one of the most used React Web Frames, and provide optimizations and many useful Utilities for building Web Pages of all sizes and complexities</w:t>
            </w:r>
          </w:p>
          <w:p w:rsidR="00000000" w:rsidDel="00000000" w:rsidP="00000000" w:rsidRDefault="00000000" w:rsidRPr="00000000" w14:paraId="0000060B">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Server Side Render</w:t>
            </w:r>
            <w:r w:rsidDel="00000000" w:rsidR="00000000" w:rsidRPr="00000000">
              <w:rPr>
                <w:rFonts w:ascii="Roboto" w:cs="Roboto" w:eastAsia="Roboto" w:hAnsi="Roboto"/>
                <w:color w:val="434343"/>
                <w:sz w:val="20"/>
                <w:szCs w:val="20"/>
                <w:rtl w:val="0"/>
              </w:rPr>
              <w:t xml:space="preserve"> and </w:t>
            </w:r>
            <w:r w:rsidDel="00000000" w:rsidR="00000000" w:rsidRPr="00000000">
              <w:rPr>
                <w:rFonts w:ascii="Roboto" w:cs="Roboto" w:eastAsia="Roboto" w:hAnsi="Roboto"/>
                <w:b w:val="1"/>
                <w:color w:val="434343"/>
                <w:sz w:val="20"/>
                <w:szCs w:val="20"/>
                <w:rtl w:val="0"/>
              </w:rPr>
              <w:t xml:space="preserve">HTML streaming</w:t>
            </w:r>
            <w:r w:rsidDel="00000000" w:rsidR="00000000" w:rsidRPr="00000000">
              <w:rPr>
                <w:rFonts w:ascii="Roboto" w:cs="Roboto" w:eastAsia="Roboto" w:hAnsi="Roboto"/>
                <w:color w:val="434343"/>
                <w:sz w:val="20"/>
                <w:szCs w:val="20"/>
                <w:rtl w:val="0"/>
              </w:rPr>
              <w:t xml:space="preserve"> provides substantial performance gains</w:t>
            </w:r>
          </w:p>
          <w:p w:rsidR="00000000" w:rsidDel="00000000" w:rsidP="00000000" w:rsidRDefault="00000000" w:rsidRPr="00000000" w14:paraId="0000060C">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Static Site Generation</w:t>
            </w:r>
            <w:r w:rsidDel="00000000" w:rsidR="00000000" w:rsidRPr="00000000">
              <w:rPr>
                <w:rFonts w:ascii="Roboto" w:cs="Roboto" w:eastAsia="Roboto" w:hAnsi="Roboto"/>
                <w:color w:val="434343"/>
                <w:sz w:val="20"/>
                <w:szCs w:val="20"/>
                <w:rtl w:val="0"/>
              </w:rPr>
              <w:t xml:space="preserve"> allows for Prebuilding of pages to make simple pages load near instantly</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0D">
            <w:pPr>
              <w:widowControl w:val="0"/>
              <w:rPr>
                <w:sz w:val="20"/>
                <w:szCs w:val="20"/>
              </w:rPr>
            </w:pPr>
            <w:r w:rsidDel="00000000" w:rsidR="00000000" w:rsidRPr="00000000">
              <w:rPr>
                <w:rFonts w:ascii="Roboto" w:cs="Roboto" w:eastAsia="Roboto" w:hAnsi="Roboto"/>
                <w:color w:val="434343"/>
                <w:sz w:val="20"/>
                <w:szCs w:val="20"/>
                <w:rtl w:val="0"/>
              </w:rPr>
              <w:t xml:space="preserve">SpringBoot / Java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0E">
            <w:pPr>
              <w:widowControl w:val="0"/>
              <w:rPr>
                <w:sz w:val="20"/>
                <w:szCs w:val="20"/>
              </w:rPr>
            </w:pPr>
            <w:r w:rsidDel="00000000" w:rsidR="00000000" w:rsidRPr="00000000">
              <w:rPr>
                <w:rFonts w:ascii="Roboto" w:cs="Roboto" w:eastAsia="Roboto" w:hAnsi="Roboto"/>
                <w:color w:val="434343"/>
                <w:sz w:val="20"/>
                <w:szCs w:val="20"/>
                <w:rtl w:val="0"/>
              </w:rPr>
              <w:t xml:space="preserve">Java Backend Framework known for its ability to streamline the development of robust applications through simplified Configuration, Increased productivity, microservice support, large ecosystem and community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0F">
            <w:pPr>
              <w:widowControl w:val="0"/>
              <w:rPr>
                <w:sz w:val="20"/>
                <w:szCs w:val="20"/>
              </w:rPr>
            </w:pPr>
            <w:r w:rsidDel="00000000" w:rsidR="00000000" w:rsidRPr="00000000">
              <w:rPr>
                <w:rFonts w:ascii="Roboto" w:cs="Roboto" w:eastAsia="Roboto" w:hAnsi="Roboto"/>
                <w:color w:val="434343"/>
                <w:sz w:val="20"/>
                <w:szCs w:val="20"/>
                <w:rtl w:val="0"/>
              </w:rPr>
              <w:t xml:space="preserve">Apache HTTP Server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10">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Apache HTTP Server</w:t>
            </w:r>
            <w:r w:rsidDel="00000000" w:rsidR="00000000" w:rsidRPr="00000000">
              <w:rPr>
                <w:rFonts w:ascii="Roboto" w:cs="Roboto" w:eastAsia="Roboto" w:hAnsi="Roboto"/>
                <w:color w:val="434343"/>
                <w:sz w:val="20"/>
                <w:szCs w:val="20"/>
                <w:rtl w:val="0"/>
              </w:rPr>
              <w:t xml:space="preserve"> is a Free open source Cross-platform web server</w:t>
            </w:r>
          </w:p>
          <w:p w:rsidR="00000000" w:rsidDel="00000000" w:rsidP="00000000" w:rsidRDefault="00000000" w:rsidRPr="00000000" w14:paraId="00000611">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Can support Various Languages</w:t>
            </w:r>
          </w:p>
          <w:p w:rsidR="00000000" w:rsidDel="00000000" w:rsidP="00000000" w:rsidRDefault="00000000" w:rsidRPr="00000000" w14:paraId="00000612">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Most Popular Web Servers in the world</w:t>
            </w:r>
          </w:p>
          <w:p w:rsidR="00000000" w:rsidDel="00000000" w:rsidP="00000000" w:rsidRDefault="00000000" w:rsidRPr="00000000" w14:paraId="00000613">
            <w:pPr>
              <w:widowControl w:val="0"/>
              <w:rPr>
                <w:sz w:val="20"/>
                <w:szCs w:val="20"/>
              </w:rPr>
            </w:pPr>
            <w:r w:rsidDel="00000000" w:rsidR="00000000" w:rsidRPr="00000000">
              <w:rPr>
                <w:rFonts w:ascii="Roboto" w:cs="Roboto" w:eastAsia="Roboto" w:hAnsi="Roboto"/>
                <w:color w:val="434343"/>
                <w:sz w:val="20"/>
                <w:szCs w:val="20"/>
                <w:rtl w:val="0"/>
              </w:rPr>
              <w:t xml:space="preserve">Known for its Security Features and large community that work to improve security</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14">
            <w:pPr>
              <w:widowControl w:val="0"/>
              <w:rPr>
                <w:sz w:val="20"/>
                <w:szCs w:val="20"/>
              </w:rPr>
            </w:pPr>
            <w:r w:rsidDel="00000000" w:rsidR="00000000" w:rsidRPr="00000000">
              <w:rPr>
                <w:rFonts w:ascii="Roboto" w:cs="Roboto" w:eastAsia="Roboto" w:hAnsi="Roboto"/>
                <w:color w:val="434343"/>
                <w:sz w:val="20"/>
                <w:szCs w:val="20"/>
                <w:rtl w:val="0"/>
              </w:rPr>
              <w:t xml:space="preserve">React-Native / JS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15">
            <w:pPr>
              <w:widowControl w:val="0"/>
              <w:rPr>
                <w:sz w:val="20"/>
                <w:szCs w:val="20"/>
              </w:rPr>
            </w:pPr>
            <w:r w:rsidDel="00000000" w:rsidR="00000000" w:rsidRPr="00000000">
              <w:rPr>
                <w:rFonts w:ascii="Roboto" w:cs="Roboto" w:eastAsia="Roboto" w:hAnsi="Roboto"/>
                <w:b w:val="1"/>
                <w:color w:val="434343"/>
                <w:sz w:val="20"/>
                <w:szCs w:val="20"/>
                <w:rtl w:val="0"/>
              </w:rPr>
              <w:t xml:space="preserve">React-Native </w:t>
            </w:r>
            <w:r w:rsidDel="00000000" w:rsidR="00000000" w:rsidRPr="00000000">
              <w:rPr>
                <w:rFonts w:ascii="Roboto" w:cs="Roboto" w:eastAsia="Roboto" w:hAnsi="Roboto"/>
                <w:color w:val="434343"/>
                <w:sz w:val="20"/>
                <w:szCs w:val="20"/>
                <w:rtl w:val="0"/>
              </w:rPr>
              <w:t xml:space="preserve">is</w:t>
            </w:r>
            <w:r w:rsidDel="00000000" w:rsidR="00000000" w:rsidRPr="00000000">
              <w:rPr>
                <w:rFonts w:ascii="Roboto" w:cs="Roboto" w:eastAsia="Roboto" w:hAnsi="Roboto"/>
                <w:b w:val="1"/>
                <w:color w:val="434343"/>
                <w:sz w:val="20"/>
                <w:szCs w:val="20"/>
                <w:rtl w:val="0"/>
              </w:rPr>
              <w:t xml:space="preserve"> </w:t>
            </w:r>
            <w:r w:rsidDel="00000000" w:rsidR="00000000" w:rsidRPr="00000000">
              <w:rPr>
                <w:rFonts w:ascii="Roboto" w:cs="Roboto" w:eastAsia="Roboto" w:hAnsi="Roboto"/>
                <w:color w:val="434343"/>
                <w:sz w:val="20"/>
                <w:szCs w:val="20"/>
                <w:rtl w:val="0"/>
              </w:rPr>
              <w:t xml:space="preserve">a JavaScript framework developed by Meta Platforms (formerly Facebook Inc.) that enables developers to build native mobile apps for Android and iOS using a single codebase, leveraging the React framework and native platform capabilities</w:t>
            </w:r>
            <w:r w:rsidDel="00000000" w:rsidR="00000000" w:rsidRPr="00000000">
              <w:rPr>
                <w:rtl w:val="0"/>
              </w:rPr>
            </w:r>
          </w:p>
        </w:tc>
      </w:tr>
    </w:tbl>
    <w:p w:rsidR="00000000" w:rsidDel="00000000" w:rsidP="00000000" w:rsidRDefault="00000000" w:rsidRPr="00000000" w14:paraId="00000616">
      <w:pPr>
        <w:rPr/>
      </w:pPr>
      <w:r w:rsidDel="00000000" w:rsidR="00000000" w:rsidRPr="00000000">
        <w:rPr>
          <w:rtl w:val="0"/>
        </w:rPr>
      </w:r>
    </w:p>
    <w:p w:rsidR="00000000" w:rsidDel="00000000" w:rsidP="00000000" w:rsidRDefault="00000000" w:rsidRPr="00000000" w14:paraId="00000617">
      <w:pPr>
        <w:spacing w:after="240" w:before="240" w:lineRule="auto"/>
        <w:rPr/>
      </w:pPr>
      <w:r w:rsidDel="00000000" w:rsidR="00000000" w:rsidRPr="00000000">
        <w:rPr>
          <w:rtl w:val="0"/>
        </w:rPr>
      </w:r>
    </w:p>
    <w:p w:rsidR="00000000" w:rsidDel="00000000" w:rsidP="00000000" w:rsidRDefault="00000000" w:rsidRPr="00000000" w14:paraId="0000061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9">
      <w:pPr>
        <w:rPr/>
      </w:pPr>
      <w:r w:rsidDel="00000000" w:rsidR="00000000" w:rsidRPr="00000000">
        <w:rPr>
          <w:rtl w:val="0"/>
        </w:rPr>
      </w:r>
    </w:p>
    <w:p w:rsidR="00000000" w:rsidDel="00000000" w:rsidP="00000000" w:rsidRDefault="00000000" w:rsidRPr="00000000" w14:paraId="0000061A">
      <w:pPr>
        <w:rPr>
          <w:ins w:author="harsha.sai" w:id="0" w:date="2025-04-08T14:34:03Z"/>
        </w:rPr>
      </w:pPr>
      <w:ins w:author="harsha.sai" w:id="0" w:date="2025-04-08T14:34:03Z">
        <w:r w:rsidDel="00000000" w:rsidR="00000000" w:rsidRPr="00000000">
          <w:rPr>
            <w:rtl w:val="0"/>
          </w:rPr>
          <w:t xml:space="preserve">3.1.1 Program Plan</w:t>
        </w:r>
      </w:ins>
    </w:p>
    <w:p w:rsidR="00000000" w:rsidDel="00000000" w:rsidP="00000000" w:rsidRDefault="00000000" w:rsidRPr="00000000" w14:paraId="0000061B">
      <w:pPr>
        <w:rPr>
          <w:ins w:author="harsha.sai" w:id="0" w:date="2025-04-08T14:34:03Z"/>
        </w:rPr>
      </w:pPr>
      <w:ins w:author="harsha.sai" w:id="0" w:date="2025-04-08T14:34:03Z">
        <w:r w:rsidDel="00000000" w:rsidR="00000000" w:rsidRPr="00000000">
          <w:rPr>
            <w:rtl w:val="0"/>
          </w:rPr>
        </w:r>
      </w:ins>
    </w:p>
    <w:p w:rsidR="00000000" w:rsidDel="00000000" w:rsidP="00000000" w:rsidRDefault="00000000" w:rsidRPr="00000000" w14:paraId="0000061C">
      <w:pPr>
        <w:rPr/>
      </w:pPr>
      <w:r w:rsidDel="00000000" w:rsidR="00000000" w:rsidRPr="00000000">
        <w:rPr>
          <w:rtl w:val="0"/>
        </w:rPr>
      </w:r>
    </w:p>
    <w:p w:rsidR="00000000" w:rsidDel="00000000" w:rsidP="00000000" w:rsidRDefault="00000000" w:rsidRPr="00000000" w14:paraId="0000061D">
      <w:pPr>
        <w:pStyle w:val="Heading2"/>
        <w:keepNext w:val="0"/>
        <w:keepLines w:val="0"/>
        <w:pBdr>
          <w:bottom w:color="999999" w:space="2" w:sz="6" w:val="single"/>
        </w:pBdr>
        <w:spacing w:after="180" w:before="400" w:lineRule="auto"/>
        <w:rPr>
          <w:b w:val="1"/>
          <w:color w:val="003366"/>
          <w:sz w:val="34"/>
          <w:szCs w:val="34"/>
        </w:rPr>
      </w:pPr>
      <w:bookmarkStart w:colFirst="0" w:colLast="0" w:name="_53ufp3oez3vo" w:id="105"/>
      <w:bookmarkEnd w:id="105"/>
      <w:r w:rsidDel="00000000" w:rsidR="00000000" w:rsidRPr="00000000">
        <w:rPr>
          <w:b w:val="1"/>
          <w:color w:val="003366"/>
          <w:sz w:val="34"/>
          <w:szCs w:val="34"/>
          <w:rtl w:val="0"/>
        </w:rPr>
        <w:t xml:space="preserve">3.2 GPS Solution</w:t>
      </w:r>
    </w:p>
    <w:p w:rsidR="00000000" w:rsidDel="00000000" w:rsidP="00000000" w:rsidRDefault="00000000" w:rsidRPr="00000000" w14:paraId="0000061E">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Our GPS solution provides the foundation for near real-time location tracking and data collection required by RFP R1804. We propose utilizing rugged, portable mobile devices (tablets/smartphones) equipped with high-sensitivity GPS, long battery life supplemented by vehicle power, and robust security features. These devices support mandatory turn-by-turn navigation, seamless data transmission meeting stringent latency and availability SLAs, detailed motion logging, offline data buffering, geofencing capabilities, and integration with NYC's LION street data. The solution includes comprehensive hardware lifecycle management, encompassing procurement, installation adhering to safety regulations, proactive monitoring, maintenance via a NYC-based ground support team, warranty, and a defined replacement strategy, ensuring high operational availability.</w:t>
      </w:r>
    </w:p>
    <w:p w:rsidR="00000000" w:rsidDel="00000000" w:rsidP="00000000" w:rsidRDefault="00000000" w:rsidRPr="00000000" w14:paraId="0000061F">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620">
      <w:pPr>
        <w:pStyle w:val="Heading3"/>
        <w:keepNext w:val="0"/>
        <w:keepLines w:val="0"/>
        <w:spacing w:after="140" w:lineRule="auto"/>
        <w:rPr>
          <w:b w:val="1"/>
          <w:color w:val="003366"/>
          <w:sz w:val="26"/>
          <w:szCs w:val="26"/>
        </w:rPr>
      </w:pPr>
      <w:bookmarkStart w:colFirst="0" w:colLast="0" w:name="_7sbxygedv6ye" w:id="106"/>
      <w:bookmarkEnd w:id="106"/>
      <w:r w:rsidDel="00000000" w:rsidR="00000000" w:rsidRPr="00000000">
        <w:rPr>
          <w:b w:val="1"/>
          <w:color w:val="003366"/>
          <w:sz w:val="26"/>
          <w:szCs w:val="26"/>
          <w:rtl w:val="0"/>
        </w:rPr>
        <w:t xml:space="preserve">3.2.1 Hardware Proposed:</w:t>
      </w:r>
    </w:p>
    <w:p w:rsidR="00000000" w:rsidDel="00000000" w:rsidP="00000000" w:rsidRDefault="00000000" w:rsidRPr="00000000" w14:paraId="00000621">
      <w:pPr>
        <w:spacing w:after="240" w:before="240" w:lineRule="auto"/>
        <w:rPr/>
      </w:pPr>
      <w:r w:rsidDel="00000000" w:rsidR="00000000" w:rsidRPr="00000000">
        <w:rPr>
          <w:rtl w:val="0"/>
        </w:rPr>
        <w:t xml:space="preserve">In alignment with OPT's preference expressed in the RFP (Sec 3.2.1) and confirmed flexibility (Q36-39 etc.), our primary solution utilizes rugged, portable Android/iOS devices assigned to drivers, allowing use across different vehicles. These devices meet IP-rated ruggedness standards suitable for NYC weather (RFP Sec 3.19.2) and are equipped with protective cases (RFP Sec 3.19.12). While portable is preferred, we can support fixed "On-Bus" installations with secure, locking mounts if required for specific use cases, utilizing either vendor-supplied or existing RAM X-Grip mounts where compatible and serviceable (Q69/Q97/Q115, RFP Sec 3.19.3/5). All installations, whether fixed or mount-only for portable devices, will strictly adhere to NYDMV/DOT safety regulations (no line-of-sight obstruction, Q221/Q222) and vehicle manufacturer guidelines (RFP Sec 3.19.6/7). Power is primarily provided by the device's battery, specified to exceed typical shift duration (RFP Sec 3.19.13), supplemented by reliable vehicle power via standard connections (e.g., C-type USB to fuse box, Q40, Q69) ensuring operation during required hours without mid-shift charging. We further propose a [Specify secondary/tertiary power solution, e.g., integrated backup battery or managed portable chargers] to meet the triple redundancy requirement (RFP Sec 3.4.7 / 3.2.16). Each device possesses a unique traceable identifier independent of bus/route (RFP Sec 3.2.1). We will procure and manage all hardware (Q14), providing an initial deployment covering ~10,500 vehicles plus a minimum 5% buffer (~525 units) for immediate replacements (RFP Sec 3.19.9/10). Our comprehensive warranty (RFP Sec 3.21.2) covers defects and failures, coupled with a commitment to manage OS updates (N-1 policy, RFP Sec 3.21.1) and replace units as needed (up to 20% annually negotiable, RFP Sec 3.19.11, Q224).</w:t>
      </w:r>
    </w:p>
    <w:p w:rsidR="00000000" w:rsidDel="00000000" w:rsidP="00000000" w:rsidRDefault="00000000" w:rsidRPr="00000000" w14:paraId="00000622">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U.2 - Hardware Lifecycle and Logistics Management.pdf</w:t>
      </w:r>
      <w:r w:rsidDel="00000000" w:rsidR="00000000" w:rsidRPr="00000000">
        <w:rPr>
          <w:i w:val="1"/>
          <w:color w:val="777777"/>
          <w:sz w:val="20"/>
          <w:szCs w:val="20"/>
          <w:rtl w:val="0"/>
        </w:rPr>
        <w:t xml:space="preserve"> (Device Specs, Procurement, Installation, Maintenance, Spares, Warranty, Power, Mounting), </w:t>
      </w:r>
      <w:r w:rsidDel="00000000" w:rsidR="00000000" w:rsidRPr="00000000">
        <w:rPr>
          <w:rFonts w:ascii="Roboto Mono" w:cs="Roboto Mono" w:eastAsia="Roboto Mono" w:hAnsi="Roboto Mono"/>
          <w:i w:val="1"/>
          <w:color w:val="777777"/>
          <w:sz w:val="20"/>
          <w:szCs w:val="20"/>
          <w:shd w:fill="f0f0f0" w:val="clear"/>
          <w:rtl w:val="0"/>
        </w:rPr>
        <w:t xml:space="preserve">Appendix M.2 - Solution Design Functional and Non Functional Requirements.pdf</w:t>
      </w:r>
      <w:r w:rsidDel="00000000" w:rsidR="00000000" w:rsidRPr="00000000">
        <w:rPr>
          <w:i w:val="1"/>
          <w:color w:val="777777"/>
          <w:sz w:val="20"/>
          <w:szCs w:val="20"/>
          <w:rtl w:val="0"/>
        </w:rPr>
        <w:t xml:space="preserve"> (NFRs: Reliability, Usability, Hardware Req sections), </w:t>
      </w:r>
      <w:r w:rsidDel="00000000" w:rsidR="00000000" w:rsidRPr="00000000">
        <w:rPr>
          <w:rFonts w:ascii="Roboto Mono" w:cs="Roboto Mono" w:eastAsia="Roboto Mono" w:hAnsi="Roboto Mono"/>
          <w:i w:val="1"/>
          <w:color w:val="777777"/>
          <w:sz w:val="20"/>
          <w:szCs w:val="20"/>
          <w:shd w:fill="f0f0f0" w:val="clear"/>
          <w:rtl w:val="0"/>
        </w:rPr>
        <w:t xml:space="preserve">Appendix P.3 - Audit Framework.pdf</w:t>
      </w:r>
      <w:r w:rsidDel="00000000" w:rsidR="00000000" w:rsidRPr="00000000">
        <w:rPr>
          <w:i w:val="1"/>
          <w:color w:val="777777"/>
          <w:sz w:val="20"/>
          <w:szCs w:val="20"/>
          <w:rtl w:val="0"/>
        </w:rPr>
        <w:t xml:space="preserve"> (Regulatory Compliance), </w:t>
      </w:r>
      <w:r w:rsidDel="00000000" w:rsidR="00000000" w:rsidRPr="00000000">
        <w:rPr>
          <w:rFonts w:ascii="Roboto Mono" w:cs="Roboto Mono" w:eastAsia="Roboto Mono" w:hAnsi="Roboto Mono"/>
          <w:i w:val="1"/>
          <w:color w:val="777777"/>
          <w:sz w:val="20"/>
          <w:szCs w:val="20"/>
          <w:shd w:fill="f0f0f0" w:val="clear"/>
          <w:rtl w:val="0"/>
        </w:rPr>
        <w:t xml:space="preserve">Appendix P.1 - Security Strategy.pdf</w:t>
      </w:r>
      <w:r w:rsidDel="00000000" w:rsidR="00000000" w:rsidRPr="00000000">
        <w:rPr>
          <w:i w:val="1"/>
          <w:color w:val="777777"/>
          <w:sz w:val="20"/>
          <w:szCs w:val="20"/>
          <w:rtl w:val="0"/>
        </w:rPr>
        <w:t xml:space="preserve"> (Device Security), </w:t>
      </w:r>
      <w:r w:rsidDel="00000000" w:rsidR="00000000" w:rsidRPr="00000000">
        <w:rPr>
          <w:rFonts w:ascii="Roboto Mono" w:cs="Roboto Mono" w:eastAsia="Roboto Mono" w:hAnsi="Roboto Mono"/>
          <w:i w:val="1"/>
          <w:color w:val="777777"/>
          <w:sz w:val="20"/>
          <w:szCs w:val="20"/>
          <w:shd w:fill="f0f0f0" w:val="clear"/>
          <w:rtl w:val="0"/>
        </w:rPr>
        <w:t xml:space="preserve">Appendix U.1 - Vendor and Third Party Management.pdf</w:t>
      </w:r>
      <w:r w:rsidDel="00000000" w:rsidR="00000000" w:rsidRPr="00000000">
        <w:rPr>
          <w:i w:val="1"/>
          <w:color w:val="777777"/>
          <w:sz w:val="20"/>
          <w:szCs w:val="20"/>
          <w:rtl w:val="0"/>
        </w:rPr>
        <w:t xml:space="preserve"> (Warranty, Replacement Negotiation)</w:t>
      </w:r>
    </w:p>
    <w:p w:rsidR="00000000" w:rsidDel="00000000" w:rsidP="00000000" w:rsidRDefault="00000000" w:rsidRPr="00000000" w14:paraId="00000623">
      <w:pPr>
        <w:pStyle w:val="Heading3"/>
        <w:keepNext w:val="0"/>
        <w:keepLines w:val="0"/>
        <w:spacing w:after="140" w:lineRule="auto"/>
        <w:rPr>
          <w:b w:val="1"/>
          <w:color w:val="003366"/>
          <w:sz w:val="26"/>
          <w:szCs w:val="26"/>
        </w:rPr>
      </w:pPr>
      <w:bookmarkStart w:colFirst="0" w:colLast="0" w:name="_ljy7kvd3xju2" w:id="107"/>
      <w:bookmarkEnd w:id="107"/>
      <w:r w:rsidDel="00000000" w:rsidR="00000000" w:rsidRPr="00000000">
        <w:rPr>
          <w:b w:val="1"/>
          <w:color w:val="003366"/>
          <w:sz w:val="26"/>
          <w:szCs w:val="26"/>
          <w:rtl w:val="0"/>
        </w:rPr>
        <w:t xml:space="preserve">3.2.2 GPS Functionality:</w:t>
      </w:r>
    </w:p>
    <w:p w:rsidR="00000000" w:rsidDel="00000000" w:rsidP="00000000" w:rsidRDefault="00000000" w:rsidRPr="00000000" w14:paraId="00000624">
      <w:pPr>
        <w:spacing w:after="240" w:before="240" w:lineRule="auto"/>
        <w:rPr/>
      </w:pPr>
      <w:r w:rsidDel="00000000" w:rsidR="00000000" w:rsidRPr="00000000">
        <w:rPr>
          <w:rtl w:val="0"/>
        </w:rPr>
        <w:t xml:space="preserve">The core GPS functionality ensures accurate, near real-time location (&lt;1 min transmission interval, target &lt;10 sec latency to platform, RFP Sec 3.2.6, 3.2.7, 3.25.7.6, 3.25.26.3) available to all integrated system components (RFP Sec 3.2.3). Our platform calculates and provides dynamic ETAs to all stops/destinations (RFP Sec 3.2.8, Q5). The solution includes an intelligent device inventory and monitoring system accessible to OPT, tracking device ID, assignment (SBC, yard), status (active, repair, etc.), and maintenance history (RFP Sec 3.2.11, 3.2.12, Q195). Device association is simplified for drivers using portable units via pre-population or prioritized lists (RFP Sec 3.2.10, Q21). Detailed motion history (start, stop, speed, idle, hard braking/accel/cornering - leveraging GeoTab feed Q169 or device sensors if needed) is logged for analysis and reporting (RFP Sec 3.2.15). Devices feature high-visibility touch screens with adjustable brightness (RFP Sec 3.19.14/17). Crucially, if cellular connectivity is lost, the devices buffer all critical operational data (GPS, ridership scans) internally for at least 3 days (RFP Sec 3.19.16) and provide a mechanism for secure data download if transmission cannot be re-established (RFP Sec 3.19.15, Q223), ensuring no data loss. SIM card management and related cellular issues are handled exclusively by our team (RFP Sec 3.2.26).</w:t>
      </w:r>
    </w:p>
    <w:p w:rsidR="00000000" w:rsidDel="00000000" w:rsidP="00000000" w:rsidRDefault="00000000" w:rsidRPr="00000000" w14:paraId="00000625">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M.2 - Solution Design Functional and Non Functional Requirements.pdf</w:t>
      </w:r>
      <w:r w:rsidDel="00000000" w:rsidR="00000000" w:rsidRPr="00000000">
        <w:rPr>
          <w:i w:val="1"/>
          <w:color w:val="777777"/>
          <w:sz w:val="20"/>
          <w:szCs w:val="20"/>
          <w:rtl w:val="0"/>
        </w:rPr>
        <w:t xml:space="preserve"> (GPS Features, ETA, Offline Mode, NFRs), </w:t>
      </w:r>
      <w:r w:rsidDel="00000000" w:rsidR="00000000" w:rsidRPr="00000000">
        <w:rPr>
          <w:rFonts w:ascii="Roboto Mono" w:cs="Roboto Mono" w:eastAsia="Roboto Mono" w:hAnsi="Roboto Mono"/>
          <w:i w:val="1"/>
          <w:color w:val="777777"/>
          <w:sz w:val="20"/>
          <w:szCs w:val="20"/>
          <w:shd w:fill="f0f0f0" w:val="clear"/>
          <w:rtl w:val="0"/>
        </w:rPr>
        <w:t xml:space="preserve">Appendix M.1 - System Architecture.pdf</w:t>
      </w:r>
      <w:r w:rsidDel="00000000" w:rsidR="00000000" w:rsidRPr="00000000">
        <w:rPr>
          <w:i w:val="1"/>
          <w:color w:val="777777"/>
          <w:sz w:val="20"/>
          <w:szCs w:val="20"/>
          <w:rtl w:val="0"/>
        </w:rPr>
        <w:t xml:space="preserve"> (Data Flow, ETA Service, Asset Management, Monitoring), </w:t>
      </w:r>
      <w:r w:rsidDel="00000000" w:rsidR="00000000" w:rsidRPr="00000000">
        <w:rPr>
          <w:rFonts w:ascii="Roboto Mono" w:cs="Roboto Mono" w:eastAsia="Roboto Mono" w:hAnsi="Roboto Mono"/>
          <w:i w:val="1"/>
          <w:color w:val="777777"/>
          <w:sz w:val="20"/>
          <w:szCs w:val="20"/>
          <w:shd w:fill="f0f0f0" w:val="clear"/>
          <w:rtl w:val="0"/>
        </w:rPr>
        <w:t xml:space="preserve">Appendix U.2 - Hardware Lifecycle and Logistics Management.pdf</w:t>
      </w:r>
      <w:r w:rsidDel="00000000" w:rsidR="00000000" w:rsidRPr="00000000">
        <w:rPr>
          <w:i w:val="1"/>
          <w:color w:val="777777"/>
          <w:sz w:val="20"/>
          <w:szCs w:val="20"/>
          <w:rtl w:val="0"/>
        </w:rPr>
        <w:t xml:space="preserve"> (Device ID, SIM Management), </w:t>
      </w:r>
      <w:r w:rsidDel="00000000" w:rsidR="00000000" w:rsidRPr="00000000">
        <w:rPr>
          <w:rFonts w:ascii="Roboto Mono" w:cs="Roboto Mono" w:eastAsia="Roboto Mono" w:hAnsi="Roboto Mono"/>
          <w:i w:val="1"/>
          <w:color w:val="777777"/>
          <w:sz w:val="20"/>
          <w:szCs w:val="20"/>
          <w:shd w:fill="f0f0f0" w:val="clear"/>
          <w:rtl w:val="0"/>
        </w:rPr>
        <w:t xml:space="preserve">Appendix S.3 - Data Engineering and Analytics Capabilities.pdf</w:t>
      </w:r>
      <w:r w:rsidDel="00000000" w:rsidR="00000000" w:rsidRPr="00000000">
        <w:rPr>
          <w:i w:val="1"/>
          <w:color w:val="777777"/>
          <w:sz w:val="20"/>
          <w:szCs w:val="20"/>
          <w:rtl w:val="0"/>
        </w:rPr>
        <w:t xml:space="preserve"> (Motion History Logging/Reporting), </w:t>
      </w:r>
      <w:r w:rsidDel="00000000" w:rsidR="00000000" w:rsidRPr="00000000">
        <w:rPr>
          <w:rFonts w:ascii="Roboto Mono" w:cs="Roboto Mono" w:eastAsia="Roboto Mono" w:hAnsi="Roboto Mono"/>
          <w:i w:val="1"/>
          <w:color w:val="777777"/>
          <w:sz w:val="20"/>
          <w:szCs w:val="20"/>
          <w:shd w:fill="f0f0f0" w:val="clear"/>
          <w:rtl w:val="0"/>
        </w:rPr>
        <w:t xml:space="preserve">Appendix T.1 - User Onboarding and Training Strategy.pdf</w:t>
      </w:r>
      <w:r w:rsidDel="00000000" w:rsidR="00000000" w:rsidRPr="00000000">
        <w:rPr>
          <w:i w:val="1"/>
          <w:color w:val="777777"/>
          <w:sz w:val="20"/>
          <w:szCs w:val="20"/>
          <w:rtl w:val="0"/>
        </w:rPr>
        <w:t xml:space="preserve"> (Driver UI/Association)</w:t>
      </w:r>
    </w:p>
    <w:p w:rsidR="00000000" w:rsidDel="00000000" w:rsidP="00000000" w:rsidRDefault="00000000" w:rsidRPr="00000000" w14:paraId="00000626">
      <w:pPr>
        <w:pStyle w:val="Heading3"/>
        <w:keepNext w:val="0"/>
        <w:keepLines w:val="0"/>
        <w:spacing w:after="140" w:lineRule="auto"/>
        <w:rPr>
          <w:b w:val="1"/>
          <w:color w:val="003366"/>
          <w:sz w:val="26"/>
          <w:szCs w:val="26"/>
        </w:rPr>
      </w:pPr>
      <w:bookmarkStart w:colFirst="0" w:colLast="0" w:name="_qrfswu6aynjs" w:id="108"/>
      <w:bookmarkEnd w:id="108"/>
      <w:r w:rsidDel="00000000" w:rsidR="00000000" w:rsidRPr="00000000">
        <w:rPr>
          <w:b w:val="1"/>
          <w:color w:val="003366"/>
          <w:sz w:val="26"/>
          <w:szCs w:val="26"/>
          <w:rtl w:val="0"/>
        </w:rPr>
        <w:t xml:space="preserve">3.2.3 Mapping &amp; Navigation:</w:t>
      </w:r>
    </w:p>
    <w:p w:rsidR="00000000" w:rsidDel="00000000" w:rsidP="00000000" w:rsidRDefault="00000000" w:rsidRPr="00000000" w14:paraId="00000627">
      <w:pPr>
        <w:spacing w:after="240" w:before="240" w:lineRule="auto"/>
        <w:rPr/>
      </w:pPr>
      <w:r w:rsidDel="00000000" w:rsidR="00000000" w:rsidRPr="00000000">
        <w:rPr>
          <w:rtl w:val="0"/>
        </w:rPr>
        <w:t xml:space="preserve">Our solution provides drivers with clear, up-to-date mapping and dynamic turn-by-turn navigation (audio/visual) via the mobile device (RFP Sec 3.2.4, Q3). The system mandatorily utilizes NYC's LION file for base street geometry and addressing (RFP Sec 3.2.5, Q4), integrated with our continuously updated commercial map data covering NY, NJ, and CT (RFP Sec 3.12.1.b.xi). Routes are dynamically optimized based on real-time traffic and incidents (Q181). The administrative and driver modules support map overlays comparing planned vs. actual routes, with visual indicators for deviations (RFP Sec 3.2.4a-c), though specific severity thresholds are TBD (Q183). Authorized users can display various configurable data layers on maps (district lines, OPT codes, schools, hospitals, alerts, student codes like ambulatory/medical Q31, RFP Sec 3.2.27, 3.12.1.b.v/vii). The system accepts GIS configuration changes (e.g., speed limits, road closures via Admin UI Q3.10.13) to improve route planning and ETA accuracy (RFP Sec 3.2.24, 3.2.25, Q6).</w:t>
      </w:r>
    </w:p>
    <w:p w:rsidR="00000000" w:rsidDel="00000000" w:rsidP="00000000" w:rsidRDefault="00000000" w:rsidRPr="00000000" w14:paraId="00000628">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S.2 - GIS Integration.pdf</w:t>
      </w:r>
      <w:r w:rsidDel="00000000" w:rsidR="00000000" w:rsidRPr="00000000">
        <w:rPr>
          <w:i w:val="1"/>
          <w:color w:val="777777"/>
          <w:sz w:val="20"/>
          <w:szCs w:val="20"/>
          <w:rtl w:val="0"/>
        </w:rPr>
        <w:t xml:space="preserve"> (LION Integration, Map Data, Layers, Config Changes), </w:t>
      </w:r>
      <w:r w:rsidDel="00000000" w:rsidR="00000000" w:rsidRPr="00000000">
        <w:rPr>
          <w:rFonts w:ascii="Roboto Mono" w:cs="Roboto Mono" w:eastAsia="Roboto Mono" w:hAnsi="Roboto Mono"/>
          <w:i w:val="1"/>
          <w:color w:val="777777"/>
          <w:sz w:val="20"/>
          <w:szCs w:val="20"/>
          <w:shd w:fill="f0f0f0" w:val="clear"/>
          <w:rtl w:val="0"/>
        </w:rPr>
        <w:t xml:space="preserve">Appendix M.2 - Solution Design Functional and Non Functional Requirements.pdf</w:t>
      </w:r>
      <w:r w:rsidDel="00000000" w:rsidR="00000000" w:rsidRPr="00000000">
        <w:rPr>
          <w:i w:val="1"/>
          <w:color w:val="777777"/>
          <w:sz w:val="20"/>
          <w:szCs w:val="20"/>
          <w:rtl w:val="0"/>
        </w:rPr>
        <w:t xml:space="preserve"> (Mapping Features, Navigation, UI), </w:t>
      </w:r>
      <w:r w:rsidDel="00000000" w:rsidR="00000000" w:rsidRPr="00000000">
        <w:rPr>
          <w:rFonts w:ascii="Roboto Mono" w:cs="Roboto Mono" w:eastAsia="Roboto Mono" w:hAnsi="Roboto Mono"/>
          <w:i w:val="1"/>
          <w:color w:val="777777"/>
          <w:sz w:val="20"/>
          <w:szCs w:val="20"/>
          <w:shd w:fill="f0f0f0" w:val="clear"/>
          <w:rtl w:val="0"/>
        </w:rPr>
        <w:t xml:space="preserve">Appendix M.1 - System Architecture.pdf</w:t>
      </w:r>
      <w:r w:rsidDel="00000000" w:rsidR="00000000" w:rsidRPr="00000000">
        <w:rPr>
          <w:i w:val="1"/>
          <w:color w:val="777777"/>
          <w:sz w:val="20"/>
          <w:szCs w:val="20"/>
          <w:rtl w:val="0"/>
        </w:rPr>
        <w:t xml:space="preserve"> (Mapping Service, Routing Engine Integration)</w:t>
      </w:r>
    </w:p>
    <w:p w:rsidR="00000000" w:rsidDel="00000000" w:rsidP="00000000" w:rsidRDefault="00000000" w:rsidRPr="00000000" w14:paraId="00000629">
      <w:pPr>
        <w:pStyle w:val="Heading3"/>
        <w:keepNext w:val="0"/>
        <w:keepLines w:val="0"/>
        <w:spacing w:after="140" w:lineRule="auto"/>
        <w:rPr>
          <w:b w:val="1"/>
          <w:color w:val="003366"/>
          <w:sz w:val="26"/>
          <w:szCs w:val="26"/>
        </w:rPr>
      </w:pPr>
      <w:bookmarkStart w:colFirst="0" w:colLast="0" w:name="_3iqrcfmkpxne" w:id="109"/>
      <w:bookmarkEnd w:id="109"/>
      <w:r w:rsidDel="00000000" w:rsidR="00000000" w:rsidRPr="00000000">
        <w:rPr>
          <w:b w:val="1"/>
          <w:color w:val="003366"/>
          <w:sz w:val="26"/>
          <w:szCs w:val="26"/>
          <w:rtl w:val="0"/>
        </w:rPr>
        <w:t xml:space="preserve">3.2.4 Geofencing:</w:t>
      </w:r>
    </w:p>
    <w:p w:rsidR="00000000" w:rsidDel="00000000" w:rsidP="00000000" w:rsidRDefault="00000000" w:rsidRPr="00000000" w14:paraId="0000062A">
      <w:pPr>
        <w:spacing w:after="240" w:before="240" w:lineRule="auto"/>
        <w:rPr/>
      </w:pPr>
      <w:r w:rsidDel="00000000" w:rsidR="00000000" w:rsidRPr="00000000">
        <w:rPr>
          <w:rtl w:val="0"/>
        </w:rPr>
        <w:t xml:space="preserve">The system supports the creation and management of at least 100 geofences per device. It provides near real-time alerts (configurable by administrators) upon device entry/exit of these zones. All geofence boundary crossings (entry/exit time, date, geofence name) are logged regardless of whether real-time alerting is active for that event (RFP Sec 3.2.23). Geofences can be used for various purposes including operational alerts, proximity notifications to parents (RFP Sec 3.6.8), and route analysis (RFP Sec 3.10.14).</w:t>
      </w:r>
    </w:p>
    <w:p w:rsidR="00000000" w:rsidDel="00000000" w:rsidP="00000000" w:rsidRDefault="00000000" w:rsidRPr="00000000" w14:paraId="0000062B">
      <w:pPr>
        <w:spacing w:after="220" w:before="0" w:lineRule="auto"/>
        <w:rPr>
          <w:rFonts w:ascii="Roboto Mono" w:cs="Roboto Mono" w:eastAsia="Roboto Mono" w:hAnsi="Roboto Mono"/>
          <w:i w:val="1"/>
          <w:color w:val="777777"/>
          <w:sz w:val="20"/>
          <w:szCs w:val="20"/>
          <w:shd w:fill="f0f0f0" w:val="clear"/>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M.2 - Solution Design Functional and Non Functional Requirements.pdf</w:t>
      </w:r>
      <w:r w:rsidDel="00000000" w:rsidR="00000000" w:rsidRPr="00000000">
        <w:rPr>
          <w:i w:val="1"/>
          <w:color w:val="777777"/>
          <w:sz w:val="20"/>
          <w:szCs w:val="20"/>
          <w:rtl w:val="0"/>
        </w:rPr>
        <w:t xml:space="preserve"> (Geofencing Features), </w:t>
      </w:r>
      <w:r w:rsidDel="00000000" w:rsidR="00000000" w:rsidRPr="00000000">
        <w:rPr>
          <w:rFonts w:ascii="Roboto Mono" w:cs="Roboto Mono" w:eastAsia="Roboto Mono" w:hAnsi="Roboto Mono"/>
          <w:i w:val="1"/>
          <w:color w:val="777777"/>
          <w:sz w:val="20"/>
          <w:szCs w:val="20"/>
          <w:shd w:fill="f0f0f0" w:val="clear"/>
          <w:rtl w:val="0"/>
        </w:rPr>
        <w:t xml:space="preserve">Appendix M.1 - System Architecture.pdf</w:t>
      </w:r>
      <w:r w:rsidDel="00000000" w:rsidR="00000000" w:rsidRPr="00000000">
        <w:rPr>
          <w:i w:val="1"/>
          <w:color w:val="777777"/>
          <w:sz w:val="20"/>
          <w:szCs w:val="20"/>
          <w:rtl w:val="0"/>
        </w:rPr>
        <w:t xml:space="preserve"> (Geofencing Service, Alerting Service), </w:t>
      </w:r>
      <w:r w:rsidDel="00000000" w:rsidR="00000000" w:rsidRPr="00000000">
        <w:rPr>
          <w:rFonts w:ascii="Roboto Mono" w:cs="Roboto Mono" w:eastAsia="Roboto Mono" w:hAnsi="Roboto Mono"/>
          <w:i w:val="1"/>
          <w:color w:val="777777"/>
          <w:sz w:val="20"/>
          <w:szCs w:val="20"/>
          <w:shd w:fill="f0f0f0" w:val="clear"/>
          <w:rtl w:val="0"/>
        </w:rPr>
        <w:t xml:space="preserve">Appendix S.2 - GIS Integration.pdf</w:t>
      </w:r>
    </w:p>
    <w:p w:rsidR="00000000" w:rsidDel="00000000" w:rsidP="00000000" w:rsidRDefault="00000000" w:rsidRPr="00000000" w14:paraId="0000062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D">
      <w:pPr>
        <w:pStyle w:val="Heading2"/>
        <w:keepNext w:val="0"/>
        <w:keepLines w:val="0"/>
        <w:pBdr>
          <w:bottom w:color="999999" w:space="2" w:sz="6" w:val="single"/>
        </w:pBdr>
        <w:spacing w:after="180" w:before="400" w:lineRule="auto"/>
        <w:rPr>
          <w:b w:val="1"/>
          <w:color w:val="003366"/>
          <w:sz w:val="34"/>
          <w:szCs w:val="34"/>
        </w:rPr>
      </w:pPr>
      <w:bookmarkStart w:colFirst="0" w:colLast="0" w:name="_5zjp1nb1goug" w:id="110"/>
      <w:bookmarkEnd w:id="110"/>
      <w:r w:rsidDel="00000000" w:rsidR="00000000" w:rsidRPr="00000000">
        <w:rPr>
          <w:b w:val="1"/>
          <w:color w:val="003366"/>
          <w:sz w:val="34"/>
          <w:szCs w:val="34"/>
          <w:rtl w:val="0"/>
        </w:rPr>
        <w:t xml:space="preserve">3.3 GPS Ground Support</w:t>
      </w:r>
    </w:p>
    <w:p w:rsidR="00000000" w:rsidDel="00000000" w:rsidP="00000000" w:rsidRDefault="00000000" w:rsidRPr="00000000" w14:paraId="0000062E">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We provide comprehensive, NYC-based ground support operations to ensure the reliability and availability of the GPS hardware solution. Our dedicated, trained technical workforce offers timely remote and on-site assistance, meeting stringent repair SLAs. Support includes a 24/7 multi-channel help desk, robust spare parts logistics, flexible scheduling during off-peak hours, and a clear escalation process, all managed through an integrated ticketing system.</w:t>
      </w:r>
    </w:p>
    <w:p w:rsidR="00000000" w:rsidDel="00000000" w:rsidP="00000000" w:rsidRDefault="00000000" w:rsidRPr="00000000" w14:paraId="0000062F">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630">
      <w:pPr>
        <w:spacing w:after="240" w:before="240" w:lineRule="auto"/>
        <w:rPr/>
      </w:pPr>
      <w:r w:rsidDel="00000000" w:rsidR="00000000" w:rsidRPr="00000000">
        <w:rPr>
          <w:rtl w:val="0"/>
        </w:rPr>
        <w:t xml:space="preserve">Recognizing the critical need for operational hardware, we will establish and maintain a dedicated GPS Ground Support team based within the five boroughs or immediate proximity (within 10 miles) to guarantee timely responses across all required service areas (RFP Sec 3.3.2, Q12/Q17/Q89/Q273). This team will consist of technicians fully trained on all aspects of the proposed hardware (devices, mounts, power, peripherals), installation procedures, software configuration, and troubleshooting (RFP Sec 3.3.1).</w:t>
      </w:r>
    </w:p>
    <w:p w:rsidR="00000000" w:rsidDel="00000000" w:rsidP="00000000" w:rsidRDefault="00000000" w:rsidRPr="00000000" w14:paraId="00000631">
      <w:pPr>
        <w:spacing w:after="240" w:before="240" w:lineRule="auto"/>
        <w:rPr/>
      </w:pPr>
      <w:r w:rsidDel="00000000" w:rsidR="00000000" w:rsidRPr="00000000">
        <w:rPr>
          <w:rtl w:val="0"/>
        </w:rPr>
        <w:t xml:space="preserve">A multi-channel Help Desk facility will serve as the primary point of contact for all support requests (installation, repair, transfer, software issues) from drivers, SBC administrators, mechanics, and OPT staff. The Help Desk will be reachable 24/7/365 via phone, web portal, email, and text message (RFP Sec 3.3.5). Our trained Help Desk staff will provide remote assistance and diagnostics; if an issue cannot be resolved remotely, a trouble ticket will be immediately created in our integrated ticketing system (linked with ServiceNow per Q94/Q187) for dispatching field support (RFP Sec 3.3.1). We commit to meeting remote support response time SLAs: ticket creation within 5 minutes during core school operational hours (5:30 AM - 8:00 PM M-F) and within 15 minutes at all other times (RFP Sec 3.4.4).</w:t>
      </w:r>
    </w:p>
    <w:p w:rsidR="00000000" w:rsidDel="00000000" w:rsidP="00000000" w:rsidRDefault="00000000" w:rsidRPr="00000000" w14:paraId="00000632">
      <w:pPr>
        <w:spacing w:after="240" w:before="240" w:lineRule="auto"/>
        <w:rPr/>
      </w:pPr>
      <w:r w:rsidDel="00000000" w:rsidR="00000000" w:rsidRPr="00000000">
        <w:rPr>
          <w:rtl w:val="0"/>
        </w:rPr>
        <w:t xml:space="preserve">For issues requiring on-site intervention, our NYC-based field workforce will be dispatched. We maintain an ample inventory of spare devices and installation/repair equipment, sufficient to cover at least 10 business days of typical field activity (RFP Sec 3.3.3), ensuring parts availability. We commit to meeting the demanding field repair SLAs outlined in RFP Sec 3.3.4: scheduling next-day repair for up to 30 individual vehicle issues, offering a 3-day appointment window for single-location projects up to 30 vehicles, and a maximum 5-day window for projects involving more than 30 vehicles (interpretation clarified in Q22). We understand the need for flexibility and will offer support scheduling during windows when buses are most likely available, including mid-day (9 AM - 1 PM), after 4 PM on school days, Saturdays, Sundays, and holidays (RFP Sec 3.3.6). Work coordination for multi-unit jobs will occur prior to scheduling to ensure alignment (Q185), and project ticketing features will facilitate efficient scheduling (Q165, RFP Sec 3.5.5).</w:t>
      </w:r>
    </w:p>
    <w:p w:rsidR="00000000" w:rsidDel="00000000" w:rsidP="00000000" w:rsidRDefault="00000000" w:rsidRPr="00000000" w14:paraId="00000633">
      <w:pPr>
        <w:spacing w:after="240" w:before="240" w:lineRule="auto"/>
        <w:rPr/>
      </w:pPr>
      <w:r w:rsidDel="00000000" w:rsidR="00000000" w:rsidRPr="00000000">
        <w:rPr>
          <w:rtl w:val="0"/>
        </w:rPr>
        <w:t xml:space="preserve">A clear escalation process ensures timely resolution. Service-impacting issues not resolved by Tier 1 (Help Desk/Field Tech) will escalate to Tier 2 (Senior Technical Team) within 3 hours, and Tier 3 (Specialist/Engineering) within 6 hours. Critical business-impacting issues will escalate immediately to Tier 3, with executive-level involvement within 6 hours if needed (RFP Sec 3.3.7, 3.3.8).</w:t>
      </w:r>
    </w:p>
    <w:p w:rsidR="00000000" w:rsidDel="00000000" w:rsidP="00000000" w:rsidRDefault="00000000" w:rsidRPr="00000000" w14:paraId="00000634">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U.2 - Hardware Lifecycle and Logistics Management.pdf</w:t>
      </w:r>
      <w:r w:rsidDel="00000000" w:rsidR="00000000" w:rsidRPr="00000000">
        <w:rPr>
          <w:i w:val="1"/>
          <w:color w:val="777777"/>
          <w:sz w:val="20"/>
          <w:szCs w:val="20"/>
          <w:rtl w:val="0"/>
        </w:rPr>
        <w:t xml:space="preserve"> (Staffing, Location, Spares, Scheduling, SLAs), </w:t>
      </w:r>
      <w:r w:rsidDel="00000000" w:rsidR="00000000" w:rsidRPr="00000000">
        <w:rPr>
          <w:rFonts w:ascii="Roboto Mono" w:cs="Roboto Mono" w:eastAsia="Roboto Mono" w:hAnsi="Roboto Mono"/>
          <w:i w:val="1"/>
          <w:color w:val="777777"/>
          <w:sz w:val="20"/>
          <w:szCs w:val="20"/>
          <w:shd w:fill="f0f0f0" w:val="clear"/>
          <w:rtl w:val="0"/>
        </w:rPr>
        <w:t xml:space="preserve">Appendix U.1 - Vendor and Third Party Management.pdf</w:t>
      </w:r>
      <w:r w:rsidDel="00000000" w:rsidR="00000000" w:rsidRPr="00000000">
        <w:rPr>
          <w:i w:val="1"/>
          <w:color w:val="777777"/>
          <w:sz w:val="20"/>
          <w:szCs w:val="20"/>
          <w:rtl w:val="0"/>
        </w:rPr>
        <w:t xml:space="preserve"> (Support Model, SLAs), </w:t>
      </w:r>
      <w:r w:rsidDel="00000000" w:rsidR="00000000" w:rsidRPr="00000000">
        <w:rPr>
          <w:rFonts w:ascii="Roboto Mono" w:cs="Roboto Mono" w:eastAsia="Roboto Mono" w:hAnsi="Roboto Mono"/>
          <w:i w:val="1"/>
          <w:color w:val="777777"/>
          <w:sz w:val="20"/>
          <w:szCs w:val="20"/>
          <w:shd w:fill="f0f0f0" w:val="clear"/>
          <w:rtl w:val="0"/>
        </w:rPr>
        <w:t xml:space="preserve">Appendix X.1 - Team Structure and Processes.pdf</w:t>
      </w:r>
      <w:r w:rsidDel="00000000" w:rsidR="00000000" w:rsidRPr="00000000">
        <w:rPr>
          <w:i w:val="1"/>
          <w:color w:val="777777"/>
          <w:sz w:val="20"/>
          <w:szCs w:val="20"/>
          <w:rtl w:val="0"/>
        </w:rPr>
        <w:t xml:space="preserve"> (Team Roles, Escalation), </w:t>
      </w:r>
      <w:r w:rsidDel="00000000" w:rsidR="00000000" w:rsidRPr="00000000">
        <w:rPr>
          <w:rFonts w:ascii="Roboto Mono" w:cs="Roboto Mono" w:eastAsia="Roboto Mono" w:hAnsi="Roboto Mono"/>
          <w:i w:val="1"/>
          <w:color w:val="777777"/>
          <w:sz w:val="20"/>
          <w:szCs w:val="20"/>
          <w:shd w:fill="f0f0f0" w:val="clear"/>
          <w:rtl w:val="0"/>
        </w:rPr>
        <w:t xml:space="preserve">Appendix Q.2 - Observability and Monitoring Strategy.pdf</w:t>
      </w:r>
      <w:r w:rsidDel="00000000" w:rsidR="00000000" w:rsidRPr="00000000">
        <w:rPr>
          <w:i w:val="1"/>
          <w:color w:val="777777"/>
          <w:sz w:val="20"/>
          <w:szCs w:val="20"/>
          <w:rtl w:val="0"/>
        </w:rPr>
        <w:t xml:space="preserve"> (Help Desk, Ticketing Integration)</w:t>
      </w:r>
    </w:p>
    <w:p w:rsidR="00000000" w:rsidDel="00000000" w:rsidP="00000000" w:rsidRDefault="00000000" w:rsidRPr="00000000" w14:paraId="0000063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6">
      <w:pPr>
        <w:pStyle w:val="Heading2"/>
        <w:keepNext w:val="0"/>
        <w:keepLines w:val="0"/>
        <w:pBdr>
          <w:bottom w:color="999999" w:space="2" w:sz="6" w:val="single"/>
        </w:pBdr>
        <w:spacing w:after="180" w:before="400" w:lineRule="auto"/>
        <w:rPr>
          <w:b w:val="1"/>
          <w:color w:val="003366"/>
          <w:sz w:val="34"/>
          <w:szCs w:val="34"/>
        </w:rPr>
      </w:pPr>
      <w:bookmarkStart w:colFirst="0" w:colLast="0" w:name="_y2v2buj9g4yq" w:id="111"/>
      <w:bookmarkEnd w:id="111"/>
      <w:r w:rsidDel="00000000" w:rsidR="00000000" w:rsidRPr="00000000">
        <w:rPr>
          <w:b w:val="1"/>
          <w:color w:val="003366"/>
          <w:sz w:val="34"/>
          <w:szCs w:val="34"/>
          <w:rtl w:val="0"/>
        </w:rPr>
        <w:t xml:space="preserve">3.4 Service Level Agreements (SLAs)</w:t>
      </w:r>
    </w:p>
    <w:p w:rsidR="00000000" w:rsidDel="00000000" w:rsidP="00000000" w:rsidRDefault="00000000" w:rsidRPr="00000000" w14:paraId="00000637">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We commit to meeting or exceeding all Service Level Agreements mandated or implied within RFP R1804. This includes guaranteeing extremely high system availability ("eight nines" target), rapid support response times, efficient hardware repair turnaround, stringent data latency targets, and providing transparent performance reporting with defined quality verification methodologies and penalties for non-compliance.</w:t>
      </w:r>
    </w:p>
    <w:p w:rsidR="00000000" w:rsidDel="00000000" w:rsidP="00000000" w:rsidRDefault="00000000" w:rsidRPr="00000000" w14:paraId="00000638">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639">
      <w:pPr>
        <w:spacing w:after="240" w:before="240" w:lineRule="auto"/>
        <w:rPr/>
      </w:pPr>
      <w:r w:rsidDel="00000000" w:rsidR="00000000" w:rsidRPr="00000000">
        <w:rPr>
          <w:rtl w:val="0"/>
        </w:rPr>
        <w:t xml:space="preserve">Our solution and operational processes are designed to meet the demanding service levels required by NYCPS OPT. We will formally agree upon and contractually commit to the following SLAs:</w:t>
      </w:r>
    </w:p>
    <w:p w:rsidR="00000000" w:rsidDel="00000000" w:rsidP="00000000" w:rsidRDefault="00000000" w:rsidRPr="00000000" w14:paraId="0000063A">
      <w:pPr>
        <w:numPr>
          <w:ilvl w:val="0"/>
          <w:numId w:val="2"/>
        </w:numPr>
        <w:spacing w:after="0" w:afterAutospacing="0" w:before="120" w:lineRule="auto"/>
        <w:ind w:left="720" w:hanging="360"/>
      </w:pPr>
      <w:r w:rsidDel="00000000" w:rsidR="00000000" w:rsidRPr="00000000">
        <w:rPr>
          <w:b w:val="1"/>
          <w:rtl w:val="0"/>
        </w:rPr>
        <w:t xml:space="preserve">System Availability (RFP Sec 3.4.3, Q160):</w:t>
      </w:r>
      <w:r w:rsidDel="00000000" w:rsidR="00000000" w:rsidRPr="00000000">
        <w:rPr>
          <w:rtl w:val="0"/>
        </w:rPr>
        <w:t xml:space="preserve"> We commit to achieving the mandated Quality Service Level of 99.999999% ("eight nines") uptime for the integrated GPS system function availability during the Peak Business Season (approx. mid-June to mid-Sept, 24x7). During Normal Business Days (approx. 120 days, 16x5), we commit to &gt;=99.9% availability. During other periods (approx. 145 days, 7x5), we commit to &gt;=99% availability (detailed in NFR Sec 3.25.7). Our high-availability architecture, leveraging [mention key HA/DR strategies briefly, e.g., multi-region cloud deployment, automated failover, redundant components], is designed to support these targets (Ref: </w:t>
      </w:r>
      <w:r w:rsidDel="00000000" w:rsidR="00000000" w:rsidRPr="00000000">
        <w:rPr>
          <w:rFonts w:ascii="Roboto Mono" w:cs="Roboto Mono" w:eastAsia="Roboto Mono" w:hAnsi="Roboto Mono"/>
          <w:color w:val="188038"/>
          <w:shd w:fill="f0f0f0" w:val="clear"/>
          <w:rtl w:val="0"/>
        </w:rPr>
        <w:t xml:space="preserve">Appendix M.1 - System Architecture.pdf</w:t>
      </w:r>
      <w:r w:rsidDel="00000000" w:rsidR="00000000" w:rsidRPr="00000000">
        <w:rPr>
          <w:rtl w:val="0"/>
        </w:rPr>
        <w:t xml:space="preserve">, </w:t>
      </w:r>
      <w:r w:rsidDel="00000000" w:rsidR="00000000" w:rsidRPr="00000000">
        <w:rPr>
          <w:rFonts w:ascii="Roboto Mono" w:cs="Roboto Mono" w:eastAsia="Roboto Mono" w:hAnsi="Roboto Mono"/>
          <w:color w:val="188038"/>
          <w:shd w:fill="f0f0f0" w:val="clear"/>
          <w:rtl w:val="0"/>
        </w:rPr>
        <w:t xml:space="preserve">Appendix Q.1 - Business Continuity Plan And Operational Excellence.pdf</w:t>
      </w:r>
      <w:r w:rsidDel="00000000" w:rsidR="00000000" w:rsidRPr="00000000">
        <w:rPr>
          <w:rtl w:val="0"/>
        </w:rPr>
        <w:t xml:space="preserve">).</w:t>
      </w:r>
    </w:p>
    <w:p w:rsidR="00000000" w:rsidDel="00000000" w:rsidP="00000000" w:rsidRDefault="00000000" w:rsidRPr="00000000" w14:paraId="0000063B">
      <w:pPr>
        <w:numPr>
          <w:ilvl w:val="0"/>
          <w:numId w:val="2"/>
        </w:numPr>
        <w:spacing w:after="0" w:afterAutospacing="0" w:before="0" w:beforeAutospacing="0" w:lineRule="auto"/>
        <w:ind w:left="720" w:hanging="360"/>
      </w:pPr>
      <w:r w:rsidDel="00000000" w:rsidR="00000000" w:rsidRPr="00000000">
        <w:rPr>
          <w:b w:val="1"/>
          <w:rtl w:val="0"/>
        </w:rPr>
        <w:t xml:space="preserve">Hardware Functionality (RFP Sec 3.4.6):</w:t>
      </w:r>
      <w:r w:rsidDel="00000000" w:rsidR="00000000" w:rsidRPr="00000000">
        <w:rPr>
          <w:rtl w:val="0"/>
        </w:rPr>
        <w:t xml:space="preserve"> We commit to operational processes (proactive monitoring, efficient repair, sufficient spares) designed to meet the expectation that over 99% of buses in use will have fully functional GPS-enabled devices at any given time.</w:t>
      </w:r>
    </w:p>
    <w:p w:rsidR="00000000" w:rsidDel="00000000" w:rsidP="00000000" w:rsidRDefault="00000000" w:rsidRPr="00000000" w14:paraId="0000063C">
      <w:pPr>
        <w:numPr>
          <w:ilvl w:val="0"/>
          <w:numId w:val="2"/>
        </w:numPr>
        <w:spacing w:after="0" w:afterAutospacing="0" w:before="0" w:beforeAutospacing="0" w:lineRule="auto"/>
        <w:ind w:left="720" w:hanging="360"/>
      </w:pPr>
      <w:r w:rsidDel="00000000" w:rsidR="00000000" w:rsidRPr="00000000">
        <w:rPr>
          <w:b w:val="1"/>
          <w:rtl w:val="0"/>
        </w:rPr>
        <w:t xml:space="preserve">Support Response Time (RFP Sec 3.4.4):</w:t>
      </w:r>
      <w:r w:rsidDel="00000000" w:rsidR="00000000" w:rsidRPr="00000000">
        <w:rPr>
          <w:rtl w:val="0"/>
        </w:rPr>
        <w:t xml:space="preserve"> Our Help Desk will adhere to a remote response time SLA (defined as acknowledging the request and creating a ticket) of less than 5 minutes during core school operational hours (5:30 AM - 8:00 PM M-F school days) and less than 15 minutes at all other times.</w:t>
      </w:r>
    </w:p>
    <w:p w:rsidR="00000000" w:rsidDel="00000000" w:rsidP="00000000" w:rsidRDefault="00000000" w:rsidRPr="00000000" w14:paraId="0000063D">
      <w:pPr>
        <w:numPr>
          <w:ilvl w:val="0"/>
          <w:numId w:val="2"/>
        </w:numPr>
        <w:spacing w:after="0" w:afterAutospacing="0" w:before="0" w:beforeAutospacing="0" w:lineRule="auto"/>
        <w:ind w:left="720" w:hanging="360"/>
      </w:pPr>
      <w:r w:rsidDel="00000000" w:rsidR="00000000" w:rsidRPr="00000000">
        <w:rPr>
          <w:b w:val="1"/>
          <w:rtl w:val="0"/>
        </w:rPr>
        <w:t xml:space="preserve">Hardware Repair Turnaround (RFP Sec 3.3.4, Q22):</w:t>
      </w:r>
      <w:r w:rsidDel="00000000" w:rsidR="00000000" w:rsidRPr="00000000">
        <w:rPr>
          <w:rtl w:val="0"/>
        </w:rPr>
        <w:t xml:space="preserve"> We commit to the field repair appointment SLAs: next-day scheduling for up to 30 individual repairs, 3-day appointment window for single-site projects up to 30 vehicles, and a maximum 5-day window for single-site projects exceeding 30 vehicles.</w:t>
      </w:r>
    </w:p>
    <w:p w:rsidR="00000000" w:rsidDel="00000000" w:rsidP="00000000" w:rsidRDefault="00000000" w:rsidRPr="00000000" w14:paraId="0000063E">
      <w:pPr>
        <w:numPr>
          <w:ilvl w:val="0"/>
          <w:numId w:val="2"/>
        </w:numPr>
        <w:spacing w:after="0" w:afterAutospacing="0" w:before="0" w:beforeAutospacing="0" w:lineRule="auto"/>
        <w:ind w:left="720" w:hanging="360"/>
      </w:pPr>
      <w:r w:rsidDel="00000000" w:rsidR="00000000" w:rsidRPr="00000000">
        <w:rPr>
          <w:b w:val="1"/>
          <w:rtl w:val="0"/>
        </w:rPr>
        <w:t xml:space="preserve">Data Ingestion Latency (RFP Sec 3.25.7.6):</w:t>
      </w:r>
      <w:r w:rsidDel="00000000" w:rsidR="00000000" w:rsidRPr="00000000">
        <w:rPr>
          <w:rtl w:val="0"/>
        </w:rPr>
        <w:t xml:space="preserve"> We commit that 99% of the data stream from device endpoints will reach the hosting environment within 30 seconds, with the remaining 1% arriving within 3 minutes, barring documented and approved exceptions/mitigations.</w:t>
      </w:r>
    </w:p>
    <w:p w:rsidR="00000000" w:rsidDel="00000000" w:rsidP="00000000" w:rsidRDefault="00000000" w:rsidRPr="00000000" w14:paraId="0000063F">
      <w:pPr>
        <w:numPr>
          <w:ilvl w:val="0"/>
          <w:numId w:val="2"/>
        </w:numPr>
        <w:spacing w:after="0" w:afterAutospacing="0" w:before="0" w:beforeAutospacing="0" w:lineRule="auto"/>
        <w:ind w:left="720" w:hanging="360"/>
      </w:pPr>
      <w:r w:rsidDel="00000000" w:rsidR="00000000" w:rsidRPr="00000000">
        <w:rPr>
          <w:b w:val="1"/>
          <w:rtl w:val="0"/>
        </w:rPr>
        <w:t xml:space="preserve">Data Transmission to NYCPS (RFP Sec 3.25.26.3):</w:t>
      </w:r>
      <w:r w:rsidDel="00000000" w:rsidR="00000000" w:rsidRPr="00000000">
        <w:rPr>
          <w:rtl w:val="0"/>
        </w:rPr>
        <w:t xml:space="preserve"> We commit that data transmitted to NYCPS systems will meet near real-time requirements, defined as flowing within 10 seconds of generation or update.</w:t>
      </w:r>
    </w:p>
    <w:p w:rsidR="00000000" w:rsidDel="00000000" w:rsidP="00000000" w:rsidRDefault="00000000" w:rsidRPr="00000000" w14:paraId="00000640">
      <w:pPr>
        <w:numPr>
          <w:ilvl w:val="0"/>
          <w:numId w:val="2"/>
        </w:numPr>
        <w:spacing w:after="0" w:afterAutospacing="0" w:before="0" w:beforeAutospacing="0" w:lineRule="auto"/>
        <w:ind w:left="720" w:hanging="360"/>
      </w:pPr>
      <w:r w:rsidDel="00000000" w:rsidR="00000000" w:rsidRPr="00000000">
        <w:rPr>
          <w:b w:val="1"/>
          <w:rtl w:val="0"/>
        </w:rPr>
        <w:t xml:space="preserve">Incident Reporting (RFP Sec 3.4.5, Q161):</w:t>
      </w:r>
      <w:r w:rsidDel="00000000" w:rsidR="00000000" w:rsidRPr="00000000">
        <w:rPr>
          <w:rtl w:val="0"/>
        </w:rPr>
        <w:t xml:space="preserve"> We commit to providing comprehensive post-mortem reports, including root cause analysis and corrective actions, within 48 hours of resolving any service-impacting fault.</w:t>
      </w:r>
    </w:p>
    <w:p w:rsidR="00000000" w:rsidDel="00000000" w:rsidP="00000000" w:rsidRDefault="00000000" w:rsidRPr="00000000" w14:paraId="00000641">
      <w:pPr>
        <w:numPr>
          <w:ilvl w:val="0"/>
          <w:numId w:val="2"/>
        </w:numPr>
        <w:spacing w:after="0" w:afterAutospacing="0" w:before="0" w:beforeAutospacing="0" w:lineRule="auto"/>
        <w:ind w:left="720" w:hanging="360"/>
      </w:pPr>
      <w:r w:rsidDel="00000000" w:rsidR="00000000" w:rsidRPr="00000000">
        <w:rPr>
          <w:b w:val="1"/>
          <w:rtl w:val="0"/>
        </w:rPr>
        <w:t xml:space="preserve">Quality Verification &amp; Penalties (RFP Sec 3.4.1):</w:t>
      </w:r>
      <w:r w:rsidDel="00000000" w:rsidR="00000000" w:rsidRPr="00000000">
        <w:rPr>
          <w:rtl w:val="0"/>
        </w:rPr>
        <w:t xml:space="preserve"> We will provide clear methodologies for verifying the quality of workmanship (e.g., installations) and system performance against agreed-upon metrics derived from OPT standards (based on NYSDOT/OPT guidelines, Q159). We agree to establish mutually acceptable penalty clauses within the contract for failure to meet key quality verification standards or SLA commitments.</w:t>
      </w:r>
    </w:p>
    <w:p w:rsidR="00000000" w:rsidDel="00000000" w:rsidP="00000000" w:rsidRDefault="00000000" w:rsidRPr="00000000" w14:paraId="00000642">
      <w:pPr>
        <w:numPr>
          <w:ilvl w:val="0"/>
          <w:numId w:val="2"/>
        </w:numPr>
        <w:spacing w:after="360" w:before="0" w:beforeAutospacing="0" w:lineRule="auto"/>
        <w:ind w:left="720" w:hanging="360"/>
      </w:pPr>
      <w:r w:rsidDel="00000000" w:rsidR="00000000" w:rsidRPr="00000000">
        <w:rPr>
          <w:b w:val="1"/>
          <w:rtl w:val="0"/>
        </w:rPr>
        <w:t xml:space="preserve">Support Duration Tracking (RFP Sec 3.4.2):</w:t>
      </w:r>
      <w:r w:rsidDel="00000000" w:rsidR="00000000" w:rsidRPr="00000000">
        <w:rPr>
          <w:rtl w:val="0"/>
        </w:rPr>
        <w:t xml:space="preserve"> Our ticketing system will track and report on key support durations, including receipt-to-assignment, receipt-to-resolution group, and receipt-to-clear (customer notified), enabling verification of maintenance/support SLAs.</w:t>
      </w:r>
    </w:p>
    <w:p w:rsidR="00000000" w:rsidDel="00000000" w:rsidP="00000000" w:rsidRDefault="00000000" w:rsidRPr="00000000" w14:paraId="00000643">
      <w:pPr>
        <w:spacing w:after="240" w:before="240" w:lineRule="auto"/>
        <w:rPr/>
      </w:pPr>
      <w:r w:rsidDel="00000000" w:rsidR="00000000" w:rsidRPr="00000000">
        <w:rPr>
          <w:rtl w:val="0"/>
        </w:rPr>
        <w:t xml:space="preserve">Detailed SLA definitions, measurement methodologies, reporting formats, and penalty structures will be finalized and documented in the formal SLA document submitted with this proposal (as required by RFP Sec 3.24.3 / 3.25.26.1).</w:t>
      </w:r>
    </w:p>
    <w:p w:rsidR="00000000" w:rsidDel="00000000" w:rsidP="00000000" w:rsidRDefault="00000000" w:rsidRPr="00000000" w14:paraId="00000644">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M.2 - Solution Design Functional and Non Functional Requirements.pdf</w:t>
      </w:r>
      <w:r w:rsidDel="00000000" w:rsidR="00000000" w:rsidRPr="00000000">
        <w:rPr>
          <w:i w:val="1"/>
          <w:color w:val="777777"/>
          <w:sz w:val="20"/>
          <w:szCs w:val="20"/>
          <w:rtl w:val="0"/>
        </w:rPr>
        <w:t xml:space="preserve"> (NFR Sections: Availability, Performance, Reliability), </w:t>
      </w:r>
      <w:r w:rsidDel="00000000" w:rsidR="00000000" w:rsidRPr="00000000">
        <w:rPr>
          <w:rFonts w:ascii="Roboto Mono" w:cs="Roboto Mono" w:eastAsia="Roboto Mono" w:hAnsi="Roboto Mono"/>
          <w:i w:val="1"/>
          <w:color w:val="777777"/>
          <w:sz w:val="20"/>
          <w:szCs w:val="20"/>
          <w:shd w:fill="f0f0f0" w:val="clear"/>
          <w:rtl w:val="0"/>
        </w:rPr>
        <w:t xml:space="preserve">Appendix U.2 - Hardware Lifecycle and Logistics Management.pdf</w:t>
      </w:r>
      <w:r w:rsidDel="00000000" w:rsidR="00000000" w:rsidRPr="00000000">
        <w:rPr>
          <w:i w:val="1"/>
          <w:color w:val="777777"/>
          <w:sz w:val="20"/>
          <w:szCs w:val="20"/>
          <w:rtl w:val="0"/>
        </w:rPr>
        <w:t xml:space="preserve"> (Repair SLAs), </w:t>
      </w:r>
      <w:r w:rsidDel="00000000" w:rsidR="00000000" w:rsidRPr="00000000">
        <w:rPr>
          <w:rFonts w:ascii="Roboto Mono" w:cs="Roboto Mono" w:eastAsia="Roboto Mono" w:hAnsi="Roboto Mono"/>
          <w:i w:val="1"/>
          <w:color w:val="777777"/>
          <w:sz w:val="20"/>
          <w:szCs w:val="20"/>
          <w:shd w:fill="f0f0f0" w:val="clear"/>
          <w:rtl w:val="0"/>
        </w:rPr>
        <w:t xml:space="preserve">Appendix U.1 - Vendor and Third Party Management.pdf</w:t>
      </w:r>
      <w:r w:rsidDel="00000000" w:rsidR="00000000" w:rsidRPr="00000000">
        <w:rPr>
          <w:i w:val="1"/>
          <w:color w:val="777777"/>
          <w:sz w:val="20"/>
          <w:szCs w:val="20"/>
          <w:rtl w:val="0"/>
        </w:rPr>
        <w:t xml:space="preserve"> (SLA Commitments, Penalties), </w:t>
      </w:r>
      <w:r w:rsidDel="00000000" w:rsidR="00000000" w:rsidRPr="00000000">
        <w:rPr>
          <w:rFonts w:ascii="Roboto Mono" w:cs="Roboto Mono" w:eastAsia="Roboto Mono" w:hAnsi="Roboto Mono"/>
          <w:i w:val="1"/>
          <w:color w:val="777777"/>
          <w:sz w:val="20"/>
          <w:szCs w:val="20"/>
          <w:shd w:fill="f0f0f0" w:val="clear"/>
          <w:rtl w:val="0"/>
        </w:rPr>
        <w:t xml:space="preserve">Appendix Q.2 - Observability and Monitoring Strategy.pdf</w:t>
      </w:r>
      <w:r w:rsidDel="00000000" w:rsidR="00000000" w:rsidRPr="00000000">
        <w:rPr>
          <w:i w:val="1"/>
          <w:color w:val="777777"/>
          <w:sz w:val="20"/>
          <w:szCs w:val="20"/>
          <w:rtl w:val="0"/>
        </w:rPr>
        <w:t xml:space="preserve"> (Response Time, Duration Tracking, Post-Mortems), </w:t>
      </w:r>
      <w:r w:rsidDel="00000000" w:rsidR="00000000" w:rsidRPr="00000000">
        <w:rPr>
          <w:rFonts w:ascii="Roboto Mono" w:cs="Roboto Mono" w:eastAsia="Roboto Mono" w:hAnsi="Roboto Mono"/>
          <w:i w:val="1"/>
          <w:color w:val="777777"/>
          <w:sz w:val="20"/>
          <w:szCs w:val="20"/>
          <w:shd w:fill="f0f0f0" w:val="clear"/>
          <w:rtl w:val="0"/>
        </w:rPr>
        <w:t xml:space="preserve">Appendix M.1 - System Architecture.pdf</w:t>
      </w:r>
      <w:r w:rsidDel="00000000" w:rsidR="00000000" w:rsidRPr="00000000">
        <w:rPr>
          <w:i w:val="1"/>
          <w:color w:val="777777"/>
          <w:sz w:val="20"/>
          <w:szCs w:val="20"/>
          <w:rtl w:val="0"/>
        </w:rPr>
        <w:t xml:space="preserve"> (HA/DR Design, Data Flow Design), </w:t>
      </w:r>
      <w:r w:rsidDel="00000000" w:rsidR="00000000" w:rsidRPr="00000000">
        <w:rPr>
          <w:rFonts w:ascii="Roboto Mono" w:cs="Roboto Mono" w:eastAsia="Roboto Mono" w:hAnsi="Roboto Mono"/>
          <w:i w:val="1"/>
          <w:color w:val="777777"/>
          <w:sz w:val="20"/>
          <w:szCs w:val="20"/>
          <w:shd w:fill="f0f0f0" w:val="clear"/>
          <w:rtl w:val="0"/>
        </w:rPr>
        <w:t xml:space="preserve">Appendix R - Testing Strategy.pdf</w:t>
      </w:r>
      <w:r w:rsidDel="00000000" w:rsidR="00000000" w:rsidRPr="00000000">
        <w:rPr>
          <w:i w:val="1"/>
          <w:color w:val="777777"/>
          <w:sz w:val="20"/>
          <w:szCs w:val="20"/>
          <w:rtl w:val="0"/>
        </w:rPr>
        <w:t xml:space="preserve"> (Performance Metrics)</w:t>
      </w:r>
    </w:p>
    <w:p w:rsidR="00000000" w:rsidDel="00000000" w:rsidP="00000000" w:rsidRDefault="00000000" w:rsidRPr="00000000" w14:paraId="0000064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6">
      <w:pPr>
        <w:pStyle w:val="Heading2"/>
        <w:keepNext w:val="0"/>
        <w:keepLines w:val="0"/>
        <w:pBdr>
          <w:bottom w:color="999999" w:space="2" w:sz="6" w:val="single"/>
        </w:pBdr>
        <w:spacing w:after="180" w:before="400" w:lineRule="auto"/>
        <w:rPr>
          <w:b w:val="1"/>
          <w:color w:val="003366"/>
          <w:sz w:val="34"/>
          <w:szCs w:val="34"/>
        </w:rPr>
      </w:pPr>
      <w:bookmarkStart w:colFirst="0" w:colLast="0" w:name="_45lh5inqd50m" w:id="112"/>
      <w:bookmarkEnd w:id="112"/>
      <w:r w:rsidDel="00000000" w:rsidR="00000000" w:rsidRPr="00000000">
        <w:rPr>
          <w:b w:val="1"/>
          <w:color w:val="003366"/>
          <w:sz w:val="34"/>
          <w:szCs w:val="34"/>
          <w:rtl w:val="0"/>
        </w:rPr>
        <w:t xml:space="preserve">3.5 GPS Service and System Support Reporting and Ticketing</w:t>
      </w:r>
    </w:p>
    <w:p w:rsidR="00000000" w:rsidDel="00000000" w:rsidP="00000000" w:rsidRDefault="00000000" w:rsidRPr="00000000" w14:paraId="00000647">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We will provide a robust, enterprise-grade ticketing system to manage all GPS service and support inquiries, fully integrated with NYCPS's ServiceNow instance. The system will capture comprehensive details for each request, track its lifecycle including inter-departmental transfers, support project-based ticketing for large requests, provide automated appointment confirmations, generate operational dashboards and analytical reports on SLAs and resolution metrics, and retain all ticket data securely for the required duration.</w:t>
      </w:r>
    </w:p>
    <w:p w:rsidR="00000000" w:rsidDel="00000000" w:rsidP="00000000" w:rsidRDefault="00000000" w:rsidRPr="00000000" w14:paraId="00000648">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649">
      <w:pPr>
        <w:spacing w:after="240" w:before="240" w:lineRule="auto"/>
        <w:rPr/>
      </w:pPr>
      <w:r w:rsidDel="00000000" w:rsidR="00000000" w:rsidRPr="00000000">
        <w:rPr>
          <w:rtl w:val="0"/>
        </w:rPr>
        <w:t xml:space="preserve">To effectively manage the large volume of potential support requests related to GPS hardware, software, and services, we will implement and manage a dedicated, feature-rich ticketing system. This system serves as the central hub for logging, tracking, and resolving all inquiries, including device installations, repairs, removals, transfers, maintenance, and system support questions (RFP Sec 3.5.1).</w:t>
      </w:r>
    </w:p>
    <w:p w:rsidR="00000000" w:rsidDel="00000000" w:rsidP="00000000" w:rsidRDefault="00000000" w:rsidRPr="00000000" w14:paraId="0000064A">
      <w:pPr>
        <w:spacing w:after="240" w:before="240" w:lineRule="auto"/>
        <w:rPr/>
      </w:pPr>
      <w:r w:rsidDel="00000000" w:rsidR="00000000" w:rsidRPr="00000000">
        <w:rPr>
          <w:rtl w:val="0"/>
        </w:rPr>
        <w:t xml:space="preserve">A key feature is its mandatory integration with NYCPS's existing ServiceNow platform (Q94, Q187). This integration [Describe integration approach briefly - e.g., using standard APIs for bi-directional ticket synchronization] will ensure seamless communication and data consistency between our support operations and NYCPS oversight (RFP Sec 3.5.1). Our proposed ticketing platform [Mention platform if known, e.g., ServiceNow ITSM, Zendesk, Jira Service Management, Custom] provides the necessary capabilities:</w:t>
      </w:r>
    </w:p>
    <w:p w:rsidR="00000000" w:rsidDel="00000000" w:rsidP="00000000" w:rsidRDefault="00000000" w:rsidRPr="00000000" w14:paraId="0000064B">
      <w:pPr>
        <w:numPr>
          <w:ilvl w:val="0"/>
          <w:numId w:val="100"/>
        </w:numPr>
        <w:spacing w:after="0" w:afterAutospacing="0" w:before="120" w:lineRule="auto"/>
        <w:ind w:left="720" w:hanging="360"/>
      </w:pPr>
      <w:r w:rsidDel="00000000" w:rsidR="00000000" w:rsidRPr="00000000">
        <w:rPr>
          <w:b w:val="1"/>
          <w:rtl w:val="0"/>
        </w:rPr>
        <w:t xml:space="preserve">Comprehensive Data Capture (RFP Sec 3.5.6, Q187):</w:t>
      </w:r>
      <w:r w:rsidDel="00000000" w:rsidR="00000000" w:rsidRPr="00000000">
        <w:rPr>
          <w:rtl w:val="0"/>
        </w:rPr>
        <w:t xml:space="preserve"> Each ticket will capture extensive details, including unique device ID, vehicle info, SBC/fleet info, requestor details, garage location, issue description/type, creation date/time, commitment date (SLA target), closure date/time, interim and final status (disposition - Q166), assigned technician/group, and free-form comments/notes. Specific fields required for ServiceNow integration (Q187, e.g., School reporting details, Issue Type categories, Identification Codes like IMEI/Driver/Vehicle#) will be included.</w:t>
      </w:r>
    </w:p>
    <w:p w:rsidR="00000000" w:rsidDel="00000000" w:rsidP="00000000" w:rsidRDefault="00000000" w:rsidRPr="00000000" w14:paraId="0000064C">
      <w:pPr>
        <w:numPr>
          <w:ilvl w:val="0"/>
          <w:numId w:val="100"/>
        </w:numPr>
        <w:spacing w:after="0" w:afterAutospacing="0" w:before="0" w:beforeAutospacing="0" w:lineRule="auto"/>
        <w:ind w:left="720" w:hanging="360"/>
      </w:pPr>
      <w:r w:rsidDel="00000000" w:rsidR="00000000" w:rsidRPr="00000000">
        <w:rPr>
          <w:b w:val="1"/>
          <w:rtl w:val="0"/>
        </w:rPr>
        <w:t xml:space="preserve">Workflow &amp; Audit Trail (RFP Sec 3.5.7):</w:t>
      </w:r>
      <w:r w:rsidDel="00000000" w:rsidR="00000000" w:rsidRPr="00000000">
        <w:rPr>
          <w:rtl w:val="0"/>
        </w:rPr>
        <w:t xml:space="preserve"> The system supports ticket modification and tracks the full lifecycle, including transfers between internal support tiers/departments (e.g., Help Desk to Field Support to Dispatch to Tech Support per RFP) ensuring accountability and visibility into the resolution process (Q168).</w:t>
      </w:r>
    </w:p>
    <w:p w:rsidR="00000000" w:rsidDel="00000000" w:rsidP="00000000" w:rsidRDefault="00000000" w:rsidRPr="00000000" w14:paraId="0000064D">
      <w:pPr>
        <w:numPr>
          <w:ilvl w:val="0"/>
          <w:numId w:val="100"/>
        </w:numPr>
        <w:spacing w:after="0" w:afterAutospacing="0" w:before="0" w:beforeAutospacing="0" w:lineRule="auto"/>
        <w:ind w:left="720" w:hanging="360"/>
      </w:pPr>
      <w:r w:rsidDel="00000000" w:rsidR="00000000" w:rsidRPr="00000000">
        <w:rPr>
          <w:b w:val="1"/>
          <w:rtl w:val="0"/>
        </w:rPr>
        <w:t xml:space="preserve">Resolution Analytics (RFP Sec 3.5.2):</w:t>
      </w:r>
      <w:r w:rsidDel="00000000" w:rsidR="00000000" w:rsidRPr="00000000">
        <w:rPr>
          <w:rtl w:val="0"/>
        </w:rPr>
        <w:t xml:space="preserve"> We capture detailed resolution data including trouble found (hardware/software), trouble cause (defect, user, install, etc.), and fix applied (reprogram, replace part/unit, etc.), enabling trend analysis and process improvement.</w:t>
      </w:r>
    </w:p>
    <w:p w:rsidR="00000000" w:rsidDel="00000000" w:rsidP="00000000" w:rsidRDefault="00000000" w:rsidRPr="00000000" w14:paraId="0000064E">
      <w:pPr>
        <w:numPr>
          <w:ilvl w:val="0"/>
          <w:numId w:val="100"/>
        </w:numPr>
        <w:spacing w:after="0" w:afterAutospacing="0" w:before="0" w:beforeAutospacing="0" w:lineRule="auto"/>
        <w:ind w:left="720" w:hanging="360"/>
      </w:pPr>
      <w:r w:rsidDel="00000000" w:rsidR="00000000" w:rsidRPr="00000000">
        <w:rPr>
          <w:b w:val="1"/>
          <w:rtl w:val="0"/>
        </w:rPr>
        <w:t xml:space="preserve">Appointment Confirmation (RFP Sec 3.5.3, Q164):</w:t>
      </w:r>
      <w:r w:rsidDel="00000000" w:rsidR="00000000" w:rsidRPr="00000000">
        <w:rPr>
          <w:rtl w:val="0"/>
        </w:rPr>
        <w:t xml:space="preserve"> Upon ticket creation and SLA assessment, the system automatically generates and communicates an appointment confirmation (commitment time/date) to the requestor.</w:t>
      </w:r>
    </w:p>
    <w:p w:rsidR="00000000" w:rsidDel="00000000" w:rsidP="00000000" w:rsidRDefault="00000000" w:rsidRPr="00000000" w14:paraId="0000064F">
      <w:pPr>
        <w:numPr>
          <w:ilvl w:val="0"/>
          <w:numId w:val="100"/>
        </w:numPr>
        <w:spacing w:after="0" w:afterAutospacing="0" w:before="0" w:beforeAutospacing="0" w:lineRule="auto"/>
        <w:ind w:left="720" w:hanging="360"/>
      </w:pPr>
      <w:r w:rsidDel="00000000" w:rsidR="00000000" w:rsidRPr="00000000">
        <w:rPr>
          <w:b w:val="1"/>
          <w:rtl w:val="0"/>
        </w:rPr>
        <w:t xml:space="preserve">Ticket Structure (RFP Sec 3.5.4):</w:t>
      </w:r>
      <w:r w:rsidDel="00000000" w:rsidR="00000000" w:rsidRPr="00000000">
        <w:rPr>
          <w:rtl w:val="0"/>
        </w:rPr>
        <w:t xml:space="preserve"> Each distinct request requires a separate ticket, but the system provides functionality to clearly link or flag tickets related to multiple units/vehicles within a single reported issue or request.</w:t>
      </w:r>
    </w:p>
    <w:p w:rsidR="00000000" w:rsidDel="00000000" w:rsidP="00000000" w:rsidRDefault="00000000" w:rsidRPr="00000000" w14:paraId="00000650">
      <w:pPr>
        <w:numPr>
          <w:ilvl w:val="0"/>
          <w:numId w:val="100"/>
        </w:numPr>
        <w:spacing w:after="0" w:afterAutospacing="0" w:before="0" w:beforeAutospacing="0" w:lineRule="auto"/>
        <w:ind w:left="720" w:hanging="360"/>
      </w:pPr>
      <w:r w:rsidDel="00000000" w:rsidR="00000000" w:rsidRPr="00000000">
        <w:rPr>
          <w:b w:val="1"/>
          <w:rtl w:val="0"/>
        </w:rPr>
        <w:t xml:space="preserve">Project Ticketing (RFP Sec 3.5.5, Q165):</w:t>
      </w:r>
      <w:r w:rsidDel="00000000" w:rsidR="00000000" w:rsidRPr="00000000">
        <w:rPr>
          <w:rtl w:val="0"/>
        </w:rPr>
        <w:t xml:space="preserve"> The system supports grouping 8 or more related tickets (e.g., for installations/repairs at multiple SBCs within a borough) into a "project" to facilitate efficient scheduling and management, with negotiable completion SLAs based on scope.</w:t>
      </w:r>
    </w:p>
    <w:p w:rsidR="00000000" w:rsidDel="00000000" w:rsidP="00000000" w:rsidRDefault="00000000" w:rsidRPr="00000000" w14:paraId="00000651">
      <w:pPr>
        <w:numPr>
          <w:ilvl w:val="0"/>
          <w:numId w:val="100"/>
        </w:numPr>
        <w:spacing w:after="0" w:afterAutospacing="0" w:before="0" w:beforeAutospacing="0" w:lineRule="auto"/>
        <w:ind w:left="720" w:hanging="360"/>
      </w:pPr>
      <w:r w:rsidDel="00000000" w:rsidR="00000000" w:rsidRPr="00000000">
        <w:rPr>
          <w:b w:val="1"/>
          <w:rtl w:val="0"/>
        </w:rPr>
        <w:t xml:space="preserve">Operational Dashboard (RFP Sec 3.5.10, Q167):</w:t>
      </w:r>
      <w:r w:rsidDel="00000000" w:rsidR="00000000" w:rsidRPr="00000000">
        <w:rPr>
          <w:rtl w:val="0"/>
        </w:rPr>
        <w:t xml:space="preserve"> A daily dashboard provides OPT with near real-time visibility into the previous day's and current day's ticketing status (total pending, pending future, active, completed), with drill-down capability to view individual ticket details.</w:t>
      </w:r>
    </w:p>
    <w:p w:rsidR="00000000" w:rsidDel="00000000" w:rsidP="00000000" w:rsidRDefault="00000000" w:rsidRPr="00000000" w14:paraId="00000652">
      <w:pPr>
        <w:numPr>
          <w:ilvl w:val="0"/>
          <w:numId w:val="100"/>
        </w:numPr>
        <w:spacing w:after="0" w:afterAutospacing="0" w:before="0" w:beforeAutospacing="0" w:lineRule="auto"/>
        <w:ind w:left="720" w:hanging="360"/>
      </w:pPr>
      <w:r w:rsidDel="00000000" w:rsidR="00000000" w:rsidRPr="00000000">
        <w:rPr>
          <w:b w:val="1"/>
          <w:rtl w:val="0"/>
        </w:rPr>
        <w:t xml:space="preserve">Reporting &amp; Analytics (RFP Sec 3.5.9, 3.5.11-13):</w:t>
      </w:r>
      <w:r w:rsidDel="00000000" w:rsidR="00000000" w:rsidRPr="00000000">
        <w:rPr>
          <w:rtl w:val="0"/>
        </w:rPr>
        <w:t xml:space="preserve"> The system includes robust reporting capabilities to track SLA performance (duration from creation/status change to closure), analyze resolution dispositions (problem/fix/cause trends), view MTD/YTD ticket volumes by type/status, and allow flexible sorting/filtering of reports by numerous attributes (SBC, location, status, date, etc.).</w:t>
      </w:r>
    </w:p>
    <w:p w:rsidR="00000000" w:rsidDel="00000000" w:rsidP="00000000" w:rsidRDefault="00000000" w:rsidRPr="00000000" w14:paraId="00000653">
      <w:pPr>
        <w:numPr>
          <w:ilvl w:val="0"/>
          <w:numId w:val="100"/>
        </w:numPr>
        <w:spacing w:after="0" w:afterAutospacing="0" w:before="0" w:beforeAutospacing="0" w:lineRule="auto"/>
        <w:ind w:left="720" w:hanging="360"/>
      </w:pPr>
      <w:r w:rsidDel="00000000" w:rsidR="00000000" w:rsidRPr="00000000">
        <w:rPr>
          <w:b w:val="1"/>
          <w:rtl w:val="0"/>
        </w:rPr>
        <w:t xml:space="preserve">Data Export (RFP Sec 3.5.14):</w:t>
      </w:r>
      <w:r w:rsidDel="00000000" w:rsidR="00000000" w:rsidRPr="00000000">
        <w:rPr>
          <w:rtl w:val="0"/>
        </w:rPr>
        <w:t xml:space="preserve"> All ticket reports and underlying data are exportable in standard formats (e.g., CSV, Excel) compatible with third-party tools like Power BI (Q95).</w:t>
      </w:r>
    </w:p>
    <w:p w:rsidR="00000000" w:rsidDel="00000000" w:rsidP="00000000" w:rsidRDefault="00000000" w:rsidRPr="00000000" w14:paraId="00000654">
      <w:pPr>
        <w:numPr>
          <w:ilvl w:val="0"/>
          <w:numId w:val="100"/>
        </w:numPr>
        <w:spacing w:after="360" w:before="0" w:beforeAutospacing="0" w:lineRule="auto"/>
        <w:ind w:left="720" w:hanging="360"/>
      </w:pPr>
      <w:r w:rsidDel="00000000" w:rsidR="00000000" w:rsidRPr="00000000">
        <w:rPr>
          <w:b w:val="1"/>
          <w:rtl w:val="0"/>
        </w:rPr>
        <w:t xml:space="preserve">Data Retention (RFP Sec 3.5.8):</w:t>
      </w:r>
      <w:r w:rsidDel="00000000" w:rsidR="00000000" w:rsidRPr="00000000">
        <w:rPr>
          <w:rtl w:val="0"/>
        </w:rPr>
        <w:t xml:space="preserve"> All ticket data, including history and attachments, will be securely archived for the contract term or 7 years, whichever is first, and remain retrievable for audit or analysis purposes.</w:t>
      </w:r>
    </w:p>
    <w:p w:rsidR="00000000" w:rsidDel="00000000" w:rsidP="00000000" w:rsidRDefault="00000000" w:rsidRPr="00000000" w14:paraId="00000655">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Q.2 - Observability and Monitoring Strategy.pdf</w:t>
      </w:r>
      <w:r w:rsidDel="00000000" w:rsidR="00000000" w:rsidRPr="00000000">
        <w:rPr>
          <w:i w:val="1"/>
          <w:color w:val="777777"/>
          <w:sz w:val="20"/>
          <w:szCs w:val="20"/>
          <w:rtl w:val="0"/>
        </w:rPr>
        <w:t xml:space="preserve"> (Ticketing System, Dashboards, Reporting), </w:t>
      </w:r>
      <w:r w:rsidDel="00000000" w:rsidR="00000000" w:rsidRPr="00000000">
        <w:rPr>
          <w:rFonts w:ascii="Roboto Mono" w:cs="Roboto Mono" w:eastAsia="Roboto Mono" w:hAnsi="Roboto Mono"/>
          <w:i w:val="1"/>
          <w:color w:val="777777"/>
          <w:sz w:val="20"/>
          <w:szCs w:val="20"/>
          <w:shd w:fill="f0f0f0" w:val="clear"/>
          <w:rtl w:val="0"/>
        </w:rPr>
        <w:t xml:space="preserve">Appendix M.1 - System Architecture.pdf</w:t>
      </w:r>
      <w:r w:rsidDel="00000000" w:rsidR="00000000" w:rsidRPr="00000000">
        <w:rPr>
          <w:i w:val="1"/>
          <w:color w:val="777777"/>
          <w:sz w:val="20"/>
          <w:szCs w:val="20"/>
          <w:rtl w:val="0"/>
        </w:rPr>
        <w:t xml:space="preserve"> (Integration Strategy, Data Model), </w:t>
      </w:r>
      <w:r w:rsidDel="00000000" w:rsidR="00000000" w:rsidRPr="00000000">
        <w:rPr>
          <w:rFonts w:ascii="Roboto Mono" w:cs="Roboto Mono" w:eastAsia="Roboto Mono" w:hAnsi="Roboto Mono"/>
          <w:i w:val="1"/>
          <w:color w:val="777777"/>
          <w:sz w:val="20"/>
          <w:szCs w:val="20"/>
          <w:shd w:fill="f0f0f0" w:val="clear"/>
          <w:rtl w:val="0"/>
        </w:rPr>
        <w:t xml:space="preserve">Appendix S.3 - Data Engineering and Analytics Capabilities.pdf</w:t>
      </w:r>
      <w:r w:rsidDel="00000000" w:rsidR="00000000" w:rsidRPr="00000000">
        <w:rPr>
          <w:i w:val="1"/>
          <w:color w:val="777777"/>
          <w:sz w:val="20"/>
          <w:szCs w:val="20"/>
          <w:rtl w:val="0"/>
        </w:rPr>
        <w:t xml:space="preserve"> (Analytics Capabilities), </w:t>
      </w:r>
      <w:r w:rsidDel="00000000" w:rsidR="00000000" w:rsidRPr="00000000">
        <w:rPr>
          <w:rFonts w:ascii="Roboto Mono" w:cs="Roboto Mono" w:eastAsia="Roboto Mono" w:hAnsi="Roboto Mono"/>
          <w:i w:val="1"/>
          <w:color w:val="777777"/>
          <w:sz w:val="20"/>
          <w:szCs w:val="20"/>
          <w:shd w:fill="f0f0f0" w:val="clear"/>
          <w:rtl w:val="0"/>
        </w:rPr>
        <w:t xml:space="preserve">Appendix M.2 - Solution Design Functional and Non Functional Requirements.pdf</w:t>
      </w:r>
      <w:r w:rsidDel="00000000" w:rsidR="00000000" w:rsidRPr="00000000">
        <w:rPr>
          <w:i w:val="1"/>
          <w:color w:val="777777"/>
          <w:sz w:val="20"/>
          <w:szCs w:val="20"/>
          <w:rtl w:val="0"/>
        </w:rPr>
        <w:t xml:space="preserve"> (Requirements Summary, NFR Data Retention), </w:t>
      </w:r>
      <w:r w:rsidDel="00000000" w:rsidR="00000000" w:rsidRPr="00000000">
        <w:rPr>
          <w:rFonts w:ascii="Roboto Mono" w:cs="Roboto Mono" w:eastAsia="Roboto Mono" w:hAnsi="Roboto Mono"/>
          <w:i w:val="1"/>
          <w:color w:val="777777"/>
          <w:sz w:val="20"/>
          <w:szCs w:val="20"/>
          <w:shd w:fill="f0f0f0" w:val="clear"/>
          <w:rtl w:val="0"/>
        </w:rPr>
        <w:t xml:space="preserve">Appendix S.1 - Data Governance and compliance controls.pdf</w:t>
      </w:r>
      <w:r w:rsidDel="00000000" w:rsidR="00000000" w:rsidRPr="00000000">
        <w:rPr>
          <w:i w:val="1"/>
          <w:color w:val="777777"/>
          <w:sz w:val="20"/>
          <w:szCs w:val="20"/>
          <w:rtl w:val="0"/>
        </w:rPr>
        <w:t xml:space="preserve"> (Data Retention)</w:t>
      </w:r>
    </w:p>
    <w:p w:rsidR="00000000" w:rsidDel="00000000" w:rsidP="00000000" w:rsidRDefault="00000000" w:rsidRPr="00000000" w14:paraId="0000065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7">
      <w:pPr>
        <w:pStyle w:val="Heading2"/>
        <w:keepNext w:val="0"/>
        <w:keepLines w:val="0"/>
        <w:pBdr>
          <w:bottom w:color="999999" w:space="2" w:sz="6" w:val="single"/>
        </w:pBdr>
        <w:spacing w:after="180" w:before="400" w:lineRule="auto"/>
        <w:rPr>
          <w:b w:val="1"/>
          <w:color w:val="003366"/>
          <w:sz w:val="34"/>
          <w:szCs w:val="34"/>
        </w:rPr>
      </w:pPr>
      <w:bookmarkStart w:colFirst="0" w:colLast="0" w:name="_ohx90xb8j8on" w:id="113"/>
      <w:bookmarkEnd w:id="113"/>
      <w:r w:rsidDel="00000000" w:rsidR="00000000" w:rsidRPr="00000000">
        <w:rPr>
          <w:b w:val="1"/>
          <w:color w:val="003366"/>
          <w:sz w:val="34"/>
          <w:szCs w:val="34"/>
          <w:rtl w:val="0"/>
        </w:rPr>
        <w:t xml:space="preserve">3.6 Software Requirements - Parent / Caregiver and Student Module</w:t>
      </w:r>
    </w:p>
    <w:p w:rsidR="00000000" w:rsidDel="00000000" w:rsidP="00000000" w:rsidRDefault="00000000" w:rsidRPr="00000000" w14:paraId="00000658">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We will provide dedicated, user-friendly mobile applications for Parents/Caregivers and Students, built using a mobile-first, responsive design approach compatible with iOS and Android. These modules offer secure access to view near real-time bus location and ETAs, receive proximity and boarding/disembarking notifications (with opt-out), allow parents to report daily absences, and provide a channel for submitting feedback. Separate access levels ensure appropriate functionality for parents versus students, and optional web-based access caters to users without smartphones. Multi-language support and integrated self-help resources enhance usability and accessibility.</w:t>
      </w:r>
    </w:p>
    <w:p w:rsidR="00000000" w:rsidDel="00000000" w:rsidP="00000000" w:rsidRDefault="00000000" w:rsidRPr="00000000" w14:paraId="00000659">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65A">
      <w:pPr>
        <w:spacing w:after="240" w:before="240" w:lineRule="auto"/>
        <w:rPr/>
      </w:pPr>
      <w:r w:rsidDel="00000000" w:rsidR="00000000" w:rsidRPr="00000000">
        <w:rPr>
          <w:rtl w:val="0"/>
        </w:rPr>
        <w:t xml:space="preserve">Recognizing the importance of direct communication and transparency for families, our solution includes distinct mobile applications for Parents/Caregivers and Students, designed according to mobile-first principles for optimal use on smartphones and tablets (iOS/Android), while also ensuring responsive design for accessibility via web browsers (RFP Sec 3.6 Intro, Q23, RFP Sec 3.6.10, 3.25.34.1). These modules adhere to WCAG 2.0 AA accessibility standards (Q86, RFP Sec 3.25.1.a) and support the 9 official NYCPS languages plus English (Q8, RFP Sec 3.6.11, 3.25.1.b).</w:t>
      </w:r>
    </w:p>
    <w:p w:rsidR="00000000" w:rsidDel="00000000" w:rsidP="00000000" w:rsidRDefault="00000000" w:rsidRPr="00000000" w14:paraId="0000065B">
      <w:pPr>
        <w:spacing w:after="240" w:before="240" w:lineRule="auto"/>
        <w:rPr/>
      </w:pPr>
      <w:r w:rsidDel="00000000" w:rsidR="00000000" w:rsidRPr="00000000">
        <w:rPr>
          <w:rtl w:val="0"/>
        </w:rPr>
        <w:t xml:space="preserve">Key functionalities include:</w:t>
      </w:r>
    </w:p>
    <w:p w:rsidR="00000000" w:rsidDel="00000000" w:rsidP="00000000" w:rsidRDefault="00000000" w:rsidRPr="00000000" w14:paraId="0000065C">
      <w:pPr>
        <w:numPr>
          <w:ilvl w:val="0"/>
          <w:numId w:val="102"/>
        </w:numPr>
        <w:spacing w:after="0" w:afterAutospacing="0" w:before="120" w:lineRule="auto"/>
        <w:ind w:left="720" w:hanging="360"/>
      </w:pPr>
      <w:r w:rsidDel="00000000" w:rsidR="00000000" w:rsidRPr="00000000">
        <w:rPr>
          <w:b w:val="1"/>
          <w:rtl w:val="0"/>
        </w:rPr>
        <w:t xml:space="preserve">Secure Sign-up &amp; Access Control (RFP Sec 3.6.1, 3.6.2, Q197):</w:t>
      </w:r>
      <w:r w:rsidDel="00000000" w:rsidR="00000000" w:rsidRPr="00000000">
        <w:rPr>
          <w:rtl w:val="0"/>
        </w:rPr>
        <w:t xml:space="preserve"> A secure sign-up process establishes distinct accounts for Parents/Caregivers and Students. Parents/Caregivers have broader access, allowing them to view information for all their children using bus services, submit requests, and manage preferences. Students have read-only access restricted to their own transportation data (Q197). User authentication and authorization align with NYCPS security requirements (NFR Sec 3.25.5, 3.25.6).</w:t>
      </w:r>
    </w:p>
    <w:p w:rsidR="00000000" w:rsidDel="00000000" w:rsidP="00000000" w:rsidRDefault="00000000" w:rsidRPr="00000000" w14:paraId="0000065D">
      <w:pPr>
        <w:numPr>
          <w:ilvl w:val="0"/>
          <w:numId w:val="102"/>
        </w:numPr>
        <w:spacing w:after="0" w:afterAutospacing="0" w:before="0" w:beforeAutospacing="0" w:lineRule="auto"/>
        <w:ind w:left="720" w:hanging="360"/>
      </w:pPr>
      <w:r w:rsidDel="00000000" w:rsidR="00000000" w:rsidRPr="00000000">
        <w:rPr>
          <w:b w:val="1"/>
          <w:rtl w:val="0"/>
        </w:rPr>
        <w:t xml:space="preserve">Real-time Tracking &amp; ETA (RFP Sec 3.6.7):</w:t>
      </w:r>
      <w:r w:rsidDel="00000000" w:rsidR="00000000" w:rsidRPr="00000000">
        <w:rPr>
          <w:rtl w:val="0"/>
        </w:rPr>
        <w:t xml:space="preserve"> Both parents and students can view a map displaying the student's assigned bus route, the bus's near real-time location, and the dynamically calculated ETA at their designated pickup point.</w:t>
      </w:r>
    </w:p>
    <w:p w:rsidR="00000000" w:rsidDel="00000000" w:rsidP="00000000" w:rsidRDefault="00000000" w:rsidRPr="00000000" w14:paraId="0000065E">
      <w:pPr>
        <w:numPr>
          <w:ilvl w:val="0"/>
          <w:numId w:val="102"/>
        </w:numPr>
        <w:spacing w:after="0" w:afterAutospacing="0" w:before="0" w:beforeAutospacing="0" w:lineRule="auto"/>
        <w:ind w:left="720" w:hanging="360"/>
      </w:pPr>
      <w:r w:rsidDel="00000000" w:rsidR="00000000" w:rsidRPr="00000000">
        <w:rPr>
          <w:b w:val="1"/>
          <w:rtl w:val="0"/>
        </w:rPr>
        <w:t xml:space="preserve">Notifications (RFP Sec 3.6.5, 3.6.8):</w:t>
      </w:r>
      <w:r w:rsidDel="00000000" w:rsidR="00000000" w:rsidRPr="00000000">
        <w:rPr>
          <w:rtl w:val="0"/>
        </w:rPr>
        <w:t xml:space="preserve"> Users can opt-in to receive automated notifications:</w:t>
      </w:r>
    </w:p>
    <w:p w:rsidR="00000000" w:rsidDel="00000000" w:rsidP="00000000" w:rsidRDefault="00000000" w:rsidRPr="00000000" w14:paraId="0000065F">
      <w:pPr>
        <w:numPr>
          <w:ilvl w:val="1"/>
          <w:numId w:val="102"/>
        </w:numPr>
        <w:spacing w:after="0" w:afterAutospacing="0" w:before="0" w:beforeAutospacing="0" w:lineRule="auto"/>
        <w:ind w:left="1440" w:hanging="360"/>
      </w:pPr>
      <w:r w:rsidDel="00000000" w:rsidR="00000000" w:rsidRPr="00000000">
        <w:rPr>
          <w:rtl w:val="0"/>
        </w:rPr>
        <w:t xml:space="preserve">When the student boards or disembarks the bus (based on ridership scans/entries).</w:t>
      </w:r>
    </w:p>
    <w:p w:rsidR="00000000" w:rsidDel="00000000" w:rsidP="00000000" w:rsidRDefault="00000000" w:rsidRPr="00000000" w14:paraId="00000660">
      <w:pPr>
        <w:numPr>
          <w:ilvl w:val="1"/>
          <w:numId w:val="102"/>
        </w:numPr>
        <w:spacing w:after="0" w:afterAutospacing="0" w:before="0" w:beforeAutospacing="0" w:lineRule="auto"/>
        <w:ind w:left="1440" w:hanging="360"/>
      </w:pPr>
      <w:r w:rsidDel="00000000" w:rsidR="00000000" w:rsidRPr="00000000">
        <w:rPr>
          <w:rtl w:val="0"/>
        </w:rPr>
        <w:t xml:space="preserve">When the assigned bus is approaching the pickup location (proximity alerts).</w:t>
      </w:r>
    </w:p>
    <w:p w:rsidR="00000000" w:rsidDel="00000000" w:rsidP="00000000" w:rsidRDefault="00000000" w:rsidRPr="00000000" w14:paraId="00000661">
      <w:pPr>
        <w:numPr>
          <w:ilvl w:val="0"/>
          <w:numId w:val="102"/>
        </w:numPr>
        <w:spacing w:after="0" w:afterAutospacing="0" w:before="0" w:beforeAutospacing="0" w:lineRule="auto"/>
        <w:ind w:left="720" w:hanging="360"/>
      </w:pPr>
      <w:r w:rsidDel="00000000" w:rsidR="00000000" w:rsidRPr="00000000">
        <w:rPr>
          <w:rtl w:val="0"/>
        </w:rPr>
        <w:t xml:space="preserve">Users can manage their opt-in/out preferences and potentially control the frequency/timing of approach notifications (frequency options configured by OPT Admins per RFP Sec 3.10.7).</w:t>
      </w:r>
    </w:p>
    <w:p w:rsidR="00000000" w:rsidDel="00000000" w:rsidP="00000000" w:rsidRDefault="00000000" w:rsidRPr="00000000" w14:paraId="00000662">
      <w:pPr>
        <w:numPr>
          <w:ilvl w:val="0"/>
          <w:numId w:val="102"/>
        </w:numPr>
        <w:spacing w:after="0" w:afterAutospacing="0" w:before="0" w:beforeAutospacing="0" w:lineRule="auto"/>
        <w:ind w:left="720" w:hanging="360"/>
      </w:pPr>
      <w:r w:rsidDel="00000000" w:rsidR="00000000" w:rsidRPr="00000000">
        <w:rPr>
          <w:b w:val="1"/>
          <w:rtl w:val="0"/>
        </w:rPr>
        <w:t xml:space="preserve">Absence Reporting (RFP Sec 3.6.4):</w:t>
      </w:r>
      <w:r w:rsidDel="00000000" w:rsidR="00000000" w:rsidRPr="00000000">
        <w:rPr>
          <w:rtl w:val="0"/>
        </w:rPr>
        <w:t xml:space="preserve"> Parents/Caregivers have a simple interface to report if their child will not be riding the bus on a specific day, feeding this information into the system to potentially inform drivers and routing adjustments.</w:t>
      </w:r>
    </w:p>
    <w:p w:rsidR="00000000" w:rsidDel="00000000" w:rsidP="00000000" w:rsidRDefault="00000000" w:rsidRPr="00000000" w14:paraId="00000663">
      <w:pPr>
        <w:numPr>
          <w:ilvl w:val="0"/>
          <w:numId w:val="102"/>
        </w:numPr>
        <w:spacing w:after="0" w:afterAutospacing="0" w:before="0" w:beforeAutospacing="0" w:lineRule="auto"/>
        <w:ind w:left="720" w:hanging="360"/>
      </w:pPr>
      <w:r w:rsidDel="00000000" w:rsidR="00000000" w:rsidRPr="00000000">
        <w:rPr>
          <w:b w:val="1"/>
          <w:rtl w:val="0"/>
        </w:rPr>
        <w:t xml:space="preserve">Student Information Update Requests (RFP Sec 3.6.3):</w:t>
      </w:r>
      <w:r w:rsidDel="00000000" w:rsidR="00000000" w:rsidRPr="00000000">
        <w:rPr>
          <w:rtl w:val="0"/>
        </w:rPr>
        <w:t xml:space="preserve"> Parents/Caregivers can submit requests for certain student information updates (e.g., alternate PM drop-off addresses) directly through the app, initiating a workflow for OPT review and processing. (Note: Primary address changes are handled upstream per Q24).</w:t>
      </w:r>
    </w:p>
    <w:p w:rsidR="00000000" w:rsidDel="00000000" w:rsidP="00000000" w:rsidRDefault="00000000" w:rsidRPr="00000000" w14:paraId="00000664">
      <w:pPr>
        <w:numPr>
          <w:ilvl w:val="0"/>
          <w:numId w:val="102"/>
        </w:numPr>
        <w:spacing w:after="0" w:afterAutospacing="0" w:before="0" w:beforeAutospacing="0" w:lineRule="auto"/>
        <w:ind w:left="720" w:hanging="360"/>
      </w:pPr>
      <w:r w:rsidDel="00000000" w:rsidR="00000000" w:rsidRPr="00000000">
        <w:rPr>
          <w:b w:val="1"/>
          <w:rtl w:val="0"/>
        </w:rPr>
        <w:t xml:space="preserve">Student 'Bus Pass' (RFP Sec 3.6.6):</w:t>
      </w:r>
      <w:r w:rsidDel="00000000" w:rsidR="00000000" w:rsidRPr="00000000">
        <w:rPr>
          <w:rtl w:val="0"/>
        </w:rPr>
        <w:t xml:space="preserve"> The student application can display a unique, scannable code (e.g., QR code, barcode) to facilitate automated ridership recording when boarding/disembarking via compatible readers on the bus.</w:t>
      </w:r>
    </w:p>
    <w:p w:rsidR="00000000" w:rsidDel="00000000" w:rsidP="00000000" w:rsidRDefault="00000000" w:rsidRPr="00000000" w14:paraId="00000665">
      <w:pPr>
        <w:numPr>
          <w:ilvl w:val="0"/>
          <w:numId w:val="102"/>
        </w:numPr>
        <w:spacing w:after="0" w:afterAutospacing="0" w:before="0" w:beforeAutospacing="0" w:lineRule="auto"/>
        <w:ind w:left="720" w:hanging="360"/>
      </w:pPr>
      <w:r w:rsidDel="00000000" w:rsidR="00000000" w:rsidRPr="00000000">
        <w:rPr>
          <w:b w:val="1"/>
          <w:rtl w:val="0"/>
        </w:rPr>
        <w:t xml:space="preserve">Feedback Channel (RFP Sec 3.6.9, Q198):</w:t>
      </w:r>
      <w:r w:rsidDel="00000000" w:rsidR="00000000" w:rsidRPr="00000000">
        <w:rPr>
          <w:rtl w:val="0"/>
        </w:rPr>
        <w:t xml:space="preserve"> A built-in mechanism allows both parents and students to submit feedback directly to the vendor support team regarding technical issues with the app or perceived routing problems. The vendor manages these feedback tickets and reports to OPT.</w:t>
      </w:r>
    </w:p>
    <w:p w:rsidR="00000000" w:rsidDel="00000000" w:rsidP="00000000" w:rsidRDefault="00000000" w:rsidRPr="00000000" w14:paraId="00000666">
      <w:pPr>
        <w:numPr>
          <w:ilvl w:val="0"/>
          <w:numId w:val="102"/>
        </w:numPr>
        <w:spacing w:after="0" w:afterAutospacing="0" w:before="0" w:beforeAutospacing="0" w:lineRule="auto"/>
        <w:ind w:left="720" w:hanging="360"/>
      </w:pPr>
      <w:r w:rsidDel="00000000" w:rsidR="00000000" w:rsidRPr="00000000">
        <w:rPr>
          <w:b w:val="1"/>
          <w:rtl w:val="0"/>
        </w:rPr>
        <w:t xml:space="preserve">Web Access (RFP Sec 3.6.10):</w:t>
      </w:r>
      <w:r w:rsidDel="00000000" w:rsidR="00000000" w:rsidRPr="00000000">
        <w:rPr>
          <w:rtl w:val="0"/>
        </w:rPr>
        <w:t xml:space="preserve"> Equivalent core functionality (e.g., map view, ETA, notifications management) is accessible via a responsive web portal for users without smartphones.</w:t>
      </w:r>
    </w:p>
    <w:p w:rsidR="00000000" w:rsidDel="00000000" w:rsidP="00000000" w:rsidRDefault="00000000" w:rsidRPr="00000000" w14:paraId="00000667">
      <w:pPr>
        <w:numPr>
          <w:ilvl w:val="0"/>
          <w:numId w:val="102"/>
        </w:numPr>
        <w:spacing w:after="360" w:before="0" w:beforeAutospacing="0" w:lineRule="auto"/>
        <w:ind w:left="720" w:hanging="360"/>
      </w:pPr>
      <w:r w:rsidDel="00000000" w:rsidR="00000000" w:rsidRPr="00000000">
        <w:rPr>
          <w:b w:val="1"/>
          <w:rtl w:val="0"/>
        </w:rPr>
        <w:t xml:space="preserve">Self-Help Resources (RFP Sec 3.6.12):</w:t>
      </w:r>
      <w:r w:rsidDel="00000000" w:rsidR="00000000" w:rsidRPr="00000000">
        <w:rPr>
          <w:rtl w:val="0"/>
        </w:rPr>
        <w:t xml:space="preserve"> Integrated FAQs and troubleshooting guides, available in all supported languages, assist users and minimize direct support needs.</w:t>
      </w:r>
    </w:p>
    <w:p w:rsidR="00000000" w:rsidDel="00000000" w:rsidP="00000000" w:rsidRDefault="00000000" w:rsidRPr="00000000" w14:paraId="00000668">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M.2 - Solution Design Functional and Non Functional Requirements.pdf</w:t>
      </w:r>
      <w:r w:rsidDel="00000000" w:rsidR="00000000" w:rsidRPr="00000000">
        <w:rPr>
          <w:i w:val="1"/>
          <w:color w:val="777777"/>
          <w:sz w:val="20"/>
          <w:szCs w:val="20"/>
          <w:rtl w:val="0"/>
        </w:rPr>
        <w:t xml:space="preserve"> (Parent/Student Module Features, NFRs: Accessibility, Usability), </w:t>
      </w:r>
      <w:r w:rsidDel="00000000" w:rsidR="00000000" w:rsidRPr="00000000">
        <w:rPr>
          <w:rFonts w:ascii="Roboto Mono" w:cs="Roboto Mono" w:eastAsia="Roboto Mono" w:hAnsi="Roboto Mono"/>
          <w:i w:val="1"/>
          <w:color w:val="777777"/>
          <w:sz w:val="20"/>
          <w:szCs w:val="20"/>
          <w:shd w:fill="f0f0f0" w:val="clear"/>
          <w:rtl w:val="0"/>
        </w:rPr>
        <w:t xml:space="preserve">Appendix M.1 - System Architecture.pdf</w:t>
      </w:r>
      <w:r w:rsidDel="00000000" w:rsidR="00000000" w:rsidRPr="00000000">
        <w:rPr>
          <w:i w:val="1"/>
          <w:color w:val="777777"/>
          <w:sz w:val="20"/>
          <w:szCs w:val="20"/>
          <w:rtl w:val="0"/>
        </w:rPr>
        <w:t xml:space="preserve"> (Module Design, Integration points: User Mgmt, GPS/ETA, Notifications, Ridership, Feedback), </w:t>
      </w:r>
      <w:r w:rsidDel="00000000" w:rsidR="00000000" w:rsidRPr="00000000">
        <w:rPr>
          <w:rFonts w:ascii="Roboto Mono" w:cs="Roboto Mono" w:eastAsia="Roboto Mono" w:hAnsi="Roboto Mono"/>
          <w:i w:val="1"/>
          <w:color w:val="777777"/>
          <w:sz w:val="20"/>
          <w:szCs w:val="20"/>
          <w:shd w:fill="f0f0f0" w:val="clear"/>
          <w:rtl w:val="0"/>
        </w:rPr>
        <w:t xml:space="preserve">Appendix T.1 - User Onboarding and Training Strategy.pdf</w:t>
      </w:r>
      <w:r w:rsidDel="00000000" w:rsidR="00000000" w:rsidRPr="00000000">
        <w:rPr>
          <w:i w:val="1"/>
          <w:color w:val="777777"/>
          <w:sz w:val="20"/>
          <w:szCs w:val="20"/>
          <w:rtl w:val="0"/>
        </w:rPr>
        <w:t xml:space="preserve"> (User Experience, Help Content), </w:t>
      </w:r>
      <w:r w:rsidDel="00000000" w:rsidR="00000000" w:rsidRPr="00000000">
        <w:rPr>
          <w:rFonts w:ascii="Roboto Mono" w:cs="Roboto Mono" w:eastAsia="Roboto Mono" w:hAnsi="Roboto Mono"/>
          <w:i w:val="1"/>
          <w:color w:val="777777"/>
          <w:sz w:val="20"/>
          <w:szCs w:val="20"/>
          <w:shd w:fill="f0f0f0" w:val="clear"/>
          <w:rtl w:val="0"/>
        </w:rPr>
        <w:t xml:space="preserve">Appendix S.1 - Data Governance and compliance controls.pdf</w:t>
      </w:r>
      <w:r w:rsidDel="00000000" w:rsidR="00000000" w:rsidRPr="00000000">
        <w:rPr>
          <w:i w:val="1"/>
          <w:color w:val="777777"/>
          <w:sz w:val="20"/>
          <w:szCs w:val="20"/>
          <w:rtl w:val="0"/>
        </w:rPr>
        <w:t xml:space="preserve"> (Privacy/Consent Management), </w:t>
      </w:r>
      <w:r w:rsidDel="00000000" w:rsidR="00000000" w:rsidRPr="00000000">
        <w:rPr>
          <w:rFonts w:ascii="Roboto Mono" w:cs="Roboto Mono" w:eastAsia="Roboto Mono" w:hAnsi="Roboto Mono"/>
          <w:i w:val="1"/>
          <w:color w:val="777777"/>
          <w:sz w:val="20"/>
          <w:szCs w:val="20"/>
          <w:shd w:fill="f0f0f0" w:val="clear"/>
          <w:rtl w:val="0"/>
        </w:rPr>
        <w:t xml:space="preserve">Appendix P.1 - Security Strategy.pdf</w:t>
      </w:r>
      <w:r w:rsidDel="00000000" w:rsidR="00000000" w:rsidRPr="00000000">
        <w:rPr>
          <w:i w:val="1"/>
          <w:color w:val="777777"/>
          <w:sz w:val="20"/>
          <w:szCs w:val="20"/>
          <w:rtl w:val="0"/>
        </w:rPr>
        <w:t xml:space="preserve"> (Authentication, Authorization)</w:t>
      </w:r>
    </w:p>
    <w:p w:rsidR="00000000" w:rsidDel="00000000" w:rsidP="00000000" w:rsidRDefault="00000000" w:rsidRPr="00000000" w14:paraId="0000066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A">
      <w:pPr>
        <w:pStyle w:val="Heading2"/>
        <w:keepNext w:val="0"/>
        <w:keepLines w:val="0"/>
        <w:pBdr>
          <w:bottom w:color="999999" w:space="2" w:sz="6" w:val="single"/>
        </w:pBdr>
        <w:spacing w:after="180" w:before="400" w:lineRule="auto"/>
        <w:rPr>
          <w:b w:val="1"/>
          <w:color w:val="003366"/>
          <w:sz w:val="34"/>
          <w:szCs w:val="34"/>
        </w:rPr>
      </w:pPr>
      <w:bookmarkStart w:colFirst="0" w:colLast="0" w:name="_39xirfbjm9x2" w:id="114"/>
      <w:bookmarkEnd w:id="114"/>
      <w:r w:rsidDel="00000000" w:rsidR="00000000" w:rsidRPr="00000000">
        <w:rPr>
          <w:b w:val="1"/>
          <w:color w:val="003366"/>
          <w:sz w:val="34"/>
          <w:szCs w:val="34"/>
          <w:rtl w:val="0"/>
        </w:rPr>
        <w:t xml:space="preserve">3.7 Bus Driver Module</w:t>
      </w:r>
    </w:p>
    <w:p w:rsidR="00000000" w:rsidDel="00000000" w:rsidP="00000000" w:rsidRDefault="00000000" w:rsidRPr="00000000" w14:paraId="0000066B">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The Bus Driver Module serves as the primary in-vehicle interface for drivers and attendants, delivered via a dedicated mobile application on the provided rugged devices. It features a streamlined, secure login process with optional biometrics, dynamic turn-by-turn navigation optimized for real-time conditions, integrated ridership recording tools, two-way communication with dispatch/OPT, proactive alerts, and multi-language support with self-help resources. The design prioritizes driver usability and safety while ensuring accurate data capture and adherence to OPT routes and schedules.</w:t>
      </w:r>
    </w:p>
    <w:p w:rsidR="00000000" w:rsidDel="00000000" w:rsidP="00000000" w:rsidRDefault="00000000" w:rsidRPr="00000000" w14:paraId="0000066C">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66D">
      <w:pPr>
        <w:spacing w:after="240" w:before="240" w:lineRule="auto"/>
        <w:rPr/>
      </w:pPr>
      <w:r w:rsidDel="00000000" w:rsidR="00000000" w:rsidRPr="00000000">
        <w:rPr>
          <w:rtl w:val="0"/>
        </w:rPr>
        <w:t xml:space="preserve">This module is a critical component, designed mobile-first (Q23) for the provided rugged devices (RFP Sec 3.19). It serves as the primary tool for drivers and attendants to manage their daily assignments and record essential operational data.</w:t>
      </w:r>
    </w:p>
    <w:p w:rsidR="00000000" w:rsidDel="00000000" w:rsidP="00000000" w:rsidRDefault="00000000" w:rsidRPr="00000000" w14:paraId="0000066E">
      <w:pPr>
        <w:numPr>
          <w:ilvl w:val="0"/>
          <w:numId w:val="80"/>
        </w:numPr>
        <w:spacing w:after="0" w:afterAutospacing="0" w:before="120" w:lineRule="auto"/>
        <w:ind w:left="720" w:hanging="360"/>
      </w:pPr>
      <w:r w:rsidDel="00000000" w:rsidR="00000000" w:rsidRPr="00000000">
        <w:rPr>
          <w:b w:val="1"/>
          <w:rtl w:val="0"/>
        </w:rPr>
        <w:t xml:space="preserve">Authentication &amp; Association (RFP Sec 3.7.1, 3.7.2, 3.2.10, Q21):</w:t>
      </w:r>
      <w:r w:rsidDel="00000000" w:rsidR="00000000" w:rsidRPr="00000000">
        <w:rPr>
          <w:rtl w:val="0"/>
        </w:rPr>
        <w:t xml:space="preserve"> The login process is streamlined to minimize driver effort, especially given daily device/route changes (Q20). It captures and can pre-populate the username ('intelligent credential management'). Secure authentication is enforced according to NFRs, with options including standard login, an optional "Remember Me" feature (using secure credential storage), and integration with native device biometrics (fingerprint/facial recognition, Q189). Upon successful login, drivers associate themselves with their assigned Route and Vehicle for the day, crucial for data integrity.</w:t>
      </w:r>
    </w:p>
    <w:p w:rsidR="00000000" w:rsidDel="00000000" w:rsidP="00000000" w:rsidRDefault="00000000" w:rsidRPr="00000000" w14:paraId="0000066F">
      <w:pPr>
        <w:numPr>
          <w:ilvl w:val="0"/>
          <w:numId w:val="80"/>
        </w:numPr>
        <w:spacing w:after="0" w:afterAutospacing="0" w:before="0" w:beforeAutospacing="0" w:lineRule="auto"/>
        <w:ind w:left="720" w:hanging="360"/>
      </w:pPr>
      <w:r w:rsidDel="00000000" w:rsidR="00000000" w:rsidRPr="00000000">
        <w:rPr>
          <w:b w:val="1"/>
          <w:rtl w:val="0"/>
        </w:rPr>
        <w:t xml:space="preserve">Dynamic Navigation (RFP Sec 3.7.6):</w:t>
      </w:r>
      <w:r w:rsidDel="00000000" w:rsidR="00000000" w:rsidRPr="00000000">
        <w:rPr>
          <w:rtl w:val="0"/>
        </w:rPr>
        <w:t xml:space="preserve"> Provides drivers with both map and text-based views of their assigned route, including clear audio and visual turn-by-turn directions. Importantly, the navigation constantly optimizes based on real-time data feeds for traffic conditions, road closures, emergencies, and schedule changes received from the central system, while adhering to OPT's planned sequence and schedule goals (Q181, Q212, RFP Sec 3.12.1.a.x). Drivers can also manually deviate if necessary (RFP Sec 3.2.4).</w:t>
      </w:r>
    </w:p>
    <w:p w:rsidR="00000000" w:rsidDel="00000000" w:rsidP="00000000" w:rsidRDefault="00000000" w:rsidRPr="00000000" w14:paraId="00000670">
      <w:pPr>
        <w:numPr>
          <w:ilvl w:val="0"/>
          <w:numId w:val="80"/>
        </w:numPr>
        <w:spacing w:after="0" w:afterAutospacing="0" w:before="0" w:beforeAutospacing="0" w:lineRule="auto"/>
        <w:ind w:left="720" w:hanging="360"/>
      </w:pPr>
      <w:r w:rsidDel="00000000" w:rsidR="00000000" w:rsidRPr="00000000">
        <w:rPr>
          <w:b w:val="1"/>
          <w:rtl w:val="0"/>
        </w:rPr>
        <w:t xml:space="preserve">Ridership Recording Interface (RFP Sec 3.8.1):</w:t>
      </w:r>
      <w:r w:rsidDel="00000000" w:rsidR="00000000" w:rsidRPr="00000000">
        <w:rPr>
          <w:rtl w:val="0"/>
        </w:rPr>
        <w:t xml:space="preserve"> Features a simplified interface designed for drivers/attendants to quickly and accurately account for student boarding, disembarking, or absence at each stop, minimizing distraction. This integrates with the chosen scanning technology (e.g., QR - see Sec 3.8) and allows manual entry as a fallback.</w:t>
      </w:r>
    </w:p>
    <w:p w:rsidR="00000000" w:rsidDel="00000000" w:rsidP="00000000" w:rsidRDefault="00000000" w:rsidRPr="00000000" w14:paraId="00000671">
      <w:pPr>
        <w:numPr>
          <w:ilvl w:val="0"/>
          <w:numId w:val="80"/>
        </w:numPr>
        <w:spacing w:after="0" w:afterAutospacing="0" w:before="0" w:beforeAutospacing="0" w:lineRule="auto"/>
        <w:ind w:left="720" w:hanging="360"/>
      </w:pPr>
      <w:r w:rsidDel="00000000" w:rsidR="00000000" w:rsidRPr="00000000">
        <w:rPr>
          <w:b w:val="1"/>
          <w:rtl w:val="0"/>
        </w:rPr>
        <w:t xml:space="preserve">Two-Way Communication &amp; Alerts (RFP Sec 3.7.8, Q202):</w:t>
      </w:r>
      <w:r w:rsidDel="00000000" w:rsidR="00000000" w:rsidRPr="00000000">
        <w:rPr>
          <w:rtl w:val="0"/>
        </w:rPr>
        <w:t xml:space="preserve"> Enables secure, real-time, in-app messaging (mandated per Q202, though other channels could be proposed) between the driver and authorized OPT personnel (Call Center Admins, Routers, Dispatchers). This facilitates alerts regarding traffic, breakdowns, weather, student issues, and allows drivers to proactively report delays or disruptions (RFP Sec 3.7.9).</w:t>
      </w:r>
    </w:p>
    <w:p w:rsidR="00000000" w:rsidDel="00000000" w:rsidP="00000000" w:rsidRDefault="00000000" w:rsidRPr="00000000" w14:paraId="00000672">
      <w:pPr>
        <w:numPr>
          <w:ilvl w:val="0"/>
          <w:numId w:val="80"/>
        </w:numPr>
        <w:spacing w:after="0" w:afterAutospacing="0" w:before="0" w:beforeAutospacing="0" w:lineRule="auto"/>
        <w:ind w:left="720" w:hanging="360"/>
      </w:pPr>
      <w:r w:rsidDel="00000000" w:rsidR="00000000" w:rsidRPr="00000000">
        <w:rPr>
          <w:b w:val="1"/>
          <w:rtl w:val="0"/>
        </w:rPr>
        <w:t xml:space="preserve">Dispatcher Override Integration (RFP Sec 3.7.7, Q25, Q26):</w:t>
      </w:r>
      <w:r w:rsidDel="00000000" w:rsidR="00000000" w:rsidRPr="00000000">
        <w:rPr>
          <w:rtl w:val="0"/>
        </w:rPr>
        <w:t xml:space="preserve"> The module receives and reflects real-time interventions from dispatchers, such as corrected route/vehicle assignments or authorized deviations. Drivers are notified of such changes.</w:t>
      </w:r>
    </w:p>
    <w:p w:rsidR="00000000" w:rsidDel="00000000" w:rsidP="00000000" w:rsidRDefault="00000000" w:rsidRPr="00000000" w14:paraId="00000673">
      <w:pPr>
        <w:numPr>
          <w:ilvl w:val="0"/>
          <w:numId w:val="80"/>
        </w:numPr>
        <w:spacing w:after="0" w:afterAutospacing="0" w:before="0" w:beforeAutospacing="0" w:lineRule="auto"/>
        <w:ind w:left="720" w:hanging="360"/>
      </w:pPr>
      <w:r w:rsidDel="00000000" w:rsidR="00000000" w:rsidRPr="00000000">
        <w:rPr>
          <w:b w:val="1"/>
          <w:rtl w:val="0"/>
        </w:rPr>
        <w:t xml:space="preserve">GPS Transmission (RFP Sec 3.7.10):</w:t>
      </w:r>
      <w:r w:rsidDel="00000000" w:rsidR="00000000" w:rsidRPr="00000000">
        <w:rPr>
          <w:rtl w:val="0"/>
        </w:rPr>
        <w:t xml:space="preserve"> The module ensures the device transmits its GPS location reliably and with minimal latency, feeding the near real-time data required by other system components and stakeholders (as per NFRs).</w:t>
      </w:r>
    </w:p>
    <w:p w:rsidR="00000000" w:rsidDel="00000000" w:rsidP="00000000" w:rsidRDefault="00000000" w:rsidRPr="00000000" w14:paraId="00000674">
      <w:pPr>
        <w:numPr>
          <w:ilvl w:val="0"/>
          <w:numId w:val="80"/>
        </w:numPr>
        <w:spacing w:after="0" w:afterAutospacing="0" w:before="0" w:beforeAutospacing="0" w:lineRule="auto"/>
        <w:ind w:left="720" w:hanging="360"/>
      </w:pPr>
      <w:r w:rsidDel="00000000" w:rsidR="00000000" w:rsidRPr="00000000">
        <w:rPr>
          <w:b w:val="1"/>
          <w:rtl w:val="0"/>
        </w:rPr>
        <w:t xml:space="preserve">Usability &amp; Support (RFP Sec 3.7.11, 3.7.12, Q9):</w:t>
      </w:r>
      <w:r w:rsidDel="00000000" w:rsidR="00000000" w:rsidRPr="00000000">
        <w:rPr>
          <w:rtl w:val="0"/>
        </w:rPr>
        <w:t xml:space="preserve"> The interface supports multi-language selection (9 DOE languages, Q8). Comprehensive troubleshooting guides and FAQs are available natively within the app, also translated into the required languages, to assist drivers with common issues and minimize support calls.</w:t>
      </w:r>
    </w:p>
    <w:p w:rsidR="00000000" w:rsidDel="00000000" w:rsidP="00000000" w:rsidRDefault="00000000" w:rsidRPr="00000000" w14:paraId="00000675">
      <w:pPr>
        <w:numPr>
          <w:ilvl w:val="0"/>
          <w:numId w:val="80"/>
        </w:numPr>
        <w:spacing w:after="360" w:before="0" w:beforeAutospacing="0" w:lineRule="auto"/>
        <w:ind w:left="720" w:hanging="360"/>
      </w:pPr>
      <w:r w:rsidDel="00000000" w:rsidR="00000000" w:rsidRPr="00000000">
        <w:rPr>
          <w:i w:val="1"/>
          <w:rtl w:val="0"/>
        </w:rPr>
        <w:t xml:space="preserve">(Optional based on final design)</w:t>
      </w:r>
      <w:r w:rsidDel="00000000" w:rsidR="00000000" w:rsidRPr="00000000">
        <w:rPr>
          <w:rtl w:val="0"/>
        </w:rPr>
        <w:t xml:space="preserve"> </w:t>
      </w:r>
      <w:r w:rsidDel="00000000" w:rsidR="00000000" w:rsidRPr="00000000">
        <w:rPr>
          <w:b w:val="1"/>
          <w:rtl w:val="0"/>
        </w:rPr>
        <w:t xml:space="preserve">Driver Behavior Monitoring Data Collection (RFP Sec 3.7.3, 3.7.4, 3.7.5):</w:t>
      </w:r>
      <w:r w:rsidDel="00000000" w:rsidR="00000000" w:rsidRPr="00000000">
        <w:rPr>
          <w:rtl w:val="0"/>
        </w:rPr>
        <w:t xml:space="preserve"> If leveraging device sensors beyond basic GPS for driver behavior analysis (rather than solely relying on GeoTab per Q169/Q200/Q201), this module would handle the collection of relevant telemetry data (acceleration, braking, etc.) for on-device processing or transmission to the backend analysis platform.</w:t>
      </w:r>
    </w:p>
    <w:p w:rsidR="00000000" w:rsidDel="00000000" w:rsidP="00000000" w:rsidRDefault="00000000" w:rsidRPr="00000000" w14:paraId="00000676">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M.2 - Solution Design Functional and Non Functional Requirements.pdf</w:t>
      </w:r>
      <w:r w:rsidDel="00000000" w:rsidR="00000000" w:rsidRPr="00000000">
        <w:rPr>
          <w:i w:val="1"/>
          <w:color w:val="777777"/>
          <w:sz w:val="20"/>
          <w:szCs w:val="20"/>
          <w:rtl w:val="0"/>
        </w:rPr>
        <w:t xml:space="preserve"> (Driver Module Features, NFRs: Usability, AuthN, Performance, Accessibility), </w:t>
      </w:r>
      <w:r w:rsidDel="00000000" w:rsidR="00000000" w:rsidRPr="00000000">
        <w:rPr>
          <w:rFonts w:ascii="Roboto Mono" w:cs="Roboto Mono" w:eastAsia="Roboto Mono" w:hAnsi="Roboto Mono"/>
          <w:i w:val="1"/>
          <w:color w:val="777777"/>
          <w:sz w:val="20"/>
          <w:szCs w:val="20"/>
          <w:shd w:fill="f0f0f0" w:val="clear"/>
          <w:rtl w:val="0"/>
        </w:rPr>
        <w:t xml:space="preserve">Appendix M.1 - System Architecture.pdf</w:t>
      </w:r>
      <w:r w:rsidDel="00000000" w:rsidR="00000000" w:rsidRPr="00000000">
        <w:rPr>
          <w:i w:val="1"/>
          <w:color w:val="777777"/>
          <w:sz w:val="20"/>
          <w:szCs w:val="20"/>
          <w:rtl w:val="0"/>
        </w:rPr>
        <w:t xml:space="preserve"> (Driver Module Design, Integration: AuthN, Routing, Ridership, Comms, GPS), </w:t>
      </w:r>
      <w:r w:rsidDel="00000000" w:rsidR="00000000" w:rsidRPr="00000000">
        <w:rPr>
          <w:rFonts w:ascii="Roboto Mono" w:cs="Roboto Mono" w:eastAsia="Roboto Mono" w:hAnsi="Roboto Mono"/>
          <w:i w:val="1"/>
          <w:color w:val="777777"/>
          <w:sz w:val="20"/>
          <w:szCs w:val="20"/>
          <w:shd w:fill="f0f0f0" w:val="clear"/>
          <w:rtl w:val="0"/>
        </w:rPr>
        <w:t xml:space="preserve">Appendix T.1 - User Onboarding and Training Strategy.pdf</w:t>
      </w:r>
      <w:r w:rsidDel="00000000" w:rsidR="00000000" w:rsidRPr="00000000">
        <w:rPr>
          <w:i w:val="1"/>
          <w:color w:val="777777"/>
          <w:sz w:val="20"/>
          <w:szCs w:val="20"/>
          <w:rtl w:val="0"/>
        </w:rPr>
        <w:t xml:space="preserve"> (Driver Experience, Training Content, Help Guides), </w:t>
      </w:r>
      <w:r w:rsidDel="00000000" w:rsidR="00000000" w:rsidRPr="00000000">
        <w:rPr>
          <w:rFonts w:ascii="Roboto Mono" w:cs="Roboto Mono" w:eastAsia="Roboto Mono" w:hAnsi="Roboto Mono"/>
          <w:i w:val="1"/>
          <w:color w:val="777777"/>
          <w:sz w:val="20"/>
          <w:szCs w:val="20"/>
          <w:shd w:fill="f0f0f0" w:val="clear"/>
          <w:rtl w:val="0"/>
        </w:rPr>
        <w:t xml:space="preserve">Appendix P.1 - Security Strategy.pdf</w:t>
      </w:r>
      <w:r w:rsidDel="00000000" w:rsidR="00000000" w:rsidRPr="00000000">
        <w:rPr>
          <w:i w:val="1"/>
          <w:color w:val="777777"/>
          <w:sz w:val="20"/>
          <w:szCs w:val="20"/>
          <w:rtl w:val="0"/>
        </w:rPr>
        <w:t xml:space="preserve"> (Authentication Methods), </w:t>
      </w:r>
      <w:r w:rsidDel="00000000" w:rsidR="00000000" w:rsidRPr="00000000">
        <w:rPr>
          <w:rFonts w:ascii="Roboto Mono" w:cs="Roboto Mono" w:eastAsia="Roboto Mono" w:hAnsi="Roboto Mono"/>
          <w:i w:val="1"/>
          <w:color w:val="777777"/>
          <w:sz w:val="20"/>
          <w:szCs w:val="20"/>
          <w:shd w:fill="f0f0f0" w:val="clear"/>
          <w:rtl w:val="0"/>
        </w:rPr>
        <w:t xml:space="preserve">Appendix S.3 - Data Engineering and Analytics Capabilities.pdf</w:t>
      </w:r>
      <w:r w:rsidDel="00000000" w:rsidR="00000000" w:rsidRPr="00000000">
        <w:rPr>
          <w:i w:val="1"/>
          <w:color w:val="777777"/>
          <w:sz w:val="20"/>
          <w:szCs w:val="20"/>
          <w:rtl w:val="0"/>
        </w:rPr>
        <w:t xml:space="preserve"> (Potential Driver Behavior Data Collection)</w:t>
      </w:r>
    </w:p>
    <w:p w:rsidR="00000000" w:rsidDel="00000000" w:rsidP="00000000" w:rsidRDefault="00000000" w:rsidRPr="00000000" w14:paraId="0000067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8">
      <w:pPr>
        <w:pStyle w:val="Heading2"/>
        <w:keepNext w:val="0"/>
        <w:keepLines w:val="0"/>
        <w:pBdr>
          <w:bottom w:color="999999" w:space="2" w:sz="6" w:val="single"/>
        </w:pBdr>
        <w:spacing w:after="180" w:before="400" w:lineRule="auto"/>
        <w:rPr>
          <w:b w:val="1"/>
          <w:color w:val="003366"/>
          <w:sz w:val="34"/>
          <w:szCs w:val="34"/>
        </w:rPr>
      </w:pPr>
      <w:bookmarkStart w:colFirst="0" w:colLast="0" w:name="_eb79tt7l7itx" w:id="115"/>
      <w:bookmarkEnd w:id="115"/>
      <w:r w:rsidDel="00000000" w:rsidR="00000000" w:rsidRPr="00000000">
        <w:rPr>
          <w:b w:val="1"/>
          <w:color w:val="003366"/>
          <w:sz w:val="34"/>
          <w:szCs w:val="34"/>
          <w:rtl w:val="0"/>
        </w:rPr>
        <w:t xml:space="preserve">3.8 Ridership Recording</w:t>
      </w:r>
    </w:p>
    <w:p w:rsidR="00000000" w:rsidDel="00000000" w:rsidP="00000000" w:rsidRDefault="00000000" w:rsidRPr="00000000" w14:paraId="00000679">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Our solution implements a comprehensive digital ridership recording system integrated with the Driver Module and GPS device, fulfilling the mandate to track student boarding/disembarking across all service types (SE, GE, PreK/EI). It utilizes [State proposed primary tech: e.g., QR Code scanning via driver device camera / NFC readers] for automated capture, supplemented by a simplified manual interface for drivers/attendants. The system records student ID, driver/attendant ID, route, time, and location for each event, notes absences, flags time variances, and securely stores data, respecting parent opt-out requests.</w:t>
      </w:r>
    </w:p>
    <w:p w:rsidR="00000000" w:rsidDel="00000000" w:rsidP="00000000" w:rsidRDefault="00000000" w:rsidRPr="00000000" w14:paraId="0000067A">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67B">
      <w:pPr>
        <w:spacing w:after="240" w:before="240" w:lineRule="auto"/>
        <w:rPr/>
      </w:pPr>
      <w:r w:rsidDel="00000000" w:rsidR="00000000" w:rsidRPr="00000000">
        <w:rPr>
          <w:rtl w:val="0"/>
        </w:rPr>
        <w:t xml:space="preserve">Addressing the critical need for accurate, near real-time ridership data (RFP Sec 3.1.1, 3.2.19), our system provides a robust digital recording mechanism integrated seamlessly within the Driver Module (RFP Sec 3.8 Intro). It captures essential information for every boarding and disembarking event across all student populations (CTS school age, STS, and CTS PreK/EI per RFP Sec 3.2.19).</w:t>
      </w:r>
    </w:p>
    <w:p w:rsidR="00000000" w:rsidDel="00000000" w:rsidP="00000000" w:rsidRDefault="00000000" w:rsidRPr="00000000" w14:paraId="0000067C">
      <w:pPr>
        <w:spacing w:after="240" w:before="240" w:lineRule="auto"/>
        <w:rPr/>
      </w:pPr>
      <w:r w:rsidDel="00000000" w:rsidR="00000000" w:rsidRPr="00000000">
        <w:rPr>
          <w:rtl w:val="0"/>
        </w:rPr>
        <w:t xml:space="preserve">Key components and processes include:</w:t>
      </w:r>
    </w:p>
    <w:p w:rsidR="00000000" w:rsidDel="00000000" w:rsidP="00000000" w:rsidRDefault="00000000" w:rsidRPr="00000000" w14:paraId="0000067D">
      <w:pPr>
        <w:numPr>
          <w:ilvl w:val="0"/>
          <w:numId w:val="93"/>
        </w:numPr>
        <w:spacing w:after="0" w:afterAutospacing="0" w:before="120" w:lineRule="auto"/>
        <w:ind w:left="720" w:hanging="360"/>
      </w:pPr>
      <w:r w:rsidDel="00000000" w:rsidR="00000000" w:rsidRPr="00000000">
        <w:rPr>
          <w:b w:val="1"/>
          <w:rtl w:val="0"/>
        </w:rPr>
        <w:t xml:space="preserve">Data Capture Context (RFP Sec 3.8.2):</w:t>
      </w:r>
      <w:r w:rsidDel="00000000" w:rsidR="00000000" w:rsidRPr="00000000">
        <w:rPr>
          <w:rtl w:val="0"/>
        </w:rPr>
        <w:t xml:space="preserve"> For each route run, the system records the unique identifiers of the assigned driver and any attendants, the route number, and a timestamp. The Driver Module displays the list of expected students per stop along with the ETA for that pickup.</w:t>
      </w:r>
    </w:p>
    <w:p w:rsidR="00000000" w:rsidDel="00000000" w:rsidP="00000000" w:rsidRDefault="00000000" w:rsidRPr="00000000" w14:paraId="0000067E">
      <w:pPr>
        <w:numPr>
          <w:ilvl w:val="0"/>
          <w:numId w:val="93"/>
        </w:numPr>
        <w:spacing w:after="0" w:afterAutospacing="0" w:before="0" w:beforeAutospacing="0" w:lineRule="auto"/>
        <w:ind w:left="720" w:hanging="360"/>
      </w:pPr>
      <w:r w:rsidDel="00000000" w:rsidR="00000000" w:rsidRPr="00000000">
        <w:rPr>
          <w:b w:val="1"/>
          <w:rtl w:val="0"/>
        </w:rPr>
        <w:t xml:space="preserve">Student Identification Method:</w:t>
      </w:r>
    </w:p>
    <w:p w:rsidR="00000000" w:rsidDel="00000000" w:rsidP="00000000" w:rsidRDefault="00000000" w:rsidRPr="00000000" w14:paraId="0000067F">
      <w:pPr>
        <w:numPr>
          <w:ilvl w:val="1"/>
          <w:numId w:val="93"/>
        </w:numPr>
        <w:spacing w:after="0" w:afterAutospacing="0" w:before="0" w:beforeAutospacing="0" w:lineRule="auto"/>
        <w:ind w:left="1440" w:hanging="360"/>
      </w:pPr>
      <w:r w:rsidDel="00000000" w:rsidR="00000000" w:rsidRPr="00000000">
        <w:rPr>
          <w:b w:val="1"/>
          <w:rtl w:val="0"/>
        </w:rPr>
        <w:t xml:space="preserve">Primary Automated Capture (RFP Sec 3.8.3.a, 3.8.4.a):</w:t>
      </w:r>
      <w:r w:rsidDel="00000000" w:rsidR="00000000" w:rsidRPr="00000000">
        <w:rPr>
          <w:rtl w:val="0"/>
        </w:rPr>
        <w:t xml:space="preserve"> We propose utilizing [State Your Proposed Solution: e.g., the driver device's camera to scan QR codes displayed on the Student Module app (RFP Sec 3.6.6) or school-issued cards / dedicated NFC readers integrated with the driver device to read compatible student cards]. This minimizes driver intervention. We acknowledge technology choice flexibility (Q10, Q27, Q147, Q188, Q262) and that standard student IDs/cards do not currently exist centrally (Q70). Our solution includes [briefly mention your plan regarding ID provisioning/compatibility if applicable, e.g., ability to associate existing school codes, support for vendor-provided QR codes in-app].</w:t>
      </w:r>
    </w:p>
    <w:p w:rsidR="00000000" w:rsidDel="00000000" w:rsidP="00000000" w:rsidRDefault="00000000" w:rsidRPr="00000000" w14:paraId="00000680">
      <w:pPr>
        <w:numPr>
          <w:ilvl w:val="1"/>
          <w:numId w:val="93"/>
        </w:numPr>
        <w:spacing w:after="0" w:afterAutospacing="0" w:before="0" w:beforeAutospacing="0" w:lineRule="auto"/>
        <w:ind w:left="1440" w:hanging="360"/>
      </w:pPr>
      <w:r w:rsidDel="00000000" w:rsidR="00000000" w:rsidRPr="00000000">
        <w:rPr>
          <w:b w:val="1"/>
          <w:rtl w:val="0"/>
        </w:rPr>
        <w:t xml:space="preserve">Manual Capture Fallback (RFP Sec 3.8.3.b, 3.8.4.b):</w:t>
      </w:r>
      <w:r w:rsidDel="00000000" w:rsidR="00000000" w:rsidRPr="00000000">
        <w:rPr>
          <w:rtl w:val="0"/>
        </w:rPr>
        <w:t xml:space="preserve"> A simplified interface within the Driver Module allows the driver or attendant to manually select a student from the roster to record their boarding/disembarking status if automated scanning fails or is unavailable. This interface is optimized for speed and minimal distraction (RFP Sec 3.8.1).</w:t>
      </w:r>
    </w:p>
    <w:p w:rsidR="00000000" w:rsidDel="00000000" w:rsidP="00000000" w:rsidRDefault="00000000" w:rsidRPr="00000000" w14:paraId="00000681">
      <w:pPr>
        <w:numPr>
          <w:ilvl w:val="0"/>
          <w:numId w:val="93"/>
        </w:numPr>
        <w:spacing w:after="0" w:afterAutospacing="0" w:before="0" w:beforeAutospacing="0" w:lineRule="auto"/>
        <w:ind w:left="720" w:hanging="360"/>
      </w:pPr>
      <w:r w:rsidDel="00000000" w:rsidR="00000000" w:rsidRPr="00000000">
        <w:rPr>
          <w:b w:val="1"/>
          <w:rtl w:val="0"/>
        </w:rPr>
        <w:t xml:space="preserve">Event Recording (RFP Sec 3.8.3.c, 3.8.3.d, 3.8.3.e):</w:t>
      </w:r>
      <w:r w:rsidDel="00000000" w:rsidR="00000000" w:rsidRPr="00000000">
        <w:rPr>
          <w:rtl w:val="0"/>
        </w:rPr>
        <w:t xml:space="preserve"> For every student interaction (boarding or disembarking at home, stop, or school), the system records:</w:t>
      </w:r>
    </w:p>
    <w:p w:rsidR="00000000" w:rsidDel="00000000" w:rsidP="00000000" w:rsidRDefault="00000000" w:rsidRPr="00000000" w14:paraId="00000682">
      <w:pPr>
        <w:numPr>
          <w:ilvl w:val="1"/>
          <w:numId w:val="93"/>
        </w:numPr>
        <w:spacing w:after="0" w:afterAutospacing="0" w:before="0" w:beforeAutospacing="0" w:lineRule="auto"/>
        <w:ind w:left="1440" w:hanging="360"/>
      </w:pPr>
      <w:r w:rsidDel="00000000" w:rsidR="00000000" w:rsidRPr="00000000">
        <w:rPr>
          <w:rtl w:val="0"/>
        </w:rPr>
        <w:t xml:space="preserve">Student Identifier</w:t>
      </w:r>
    </w:p>
    <w:p w:rsidR="00000000" w:rsidDel="00000000" w:rsidP="00000000" w:rsidRDefault="00000000" w:rsidRPr="00000000" w14:paraId="00000683">
      <w:pPr>
        <w:numPr>
          <w:ilvl w:val="1"/>
          <w:numId w:val="93"/>
        </w:numPr>
        <w:spacing w:after="0" w:afterAutospacing="0" w:before="0" w:beforeAutospacing="0" w:lineRule="auto"/>
        <w:ind w:left="1440" w:hanging="360"/>
      </w:pPr>
      <w:r w:rsidDel="00000000" w:rsidR="00000000" w:rsidRPr="00000000">
        <w:rPr>
          <w:rtl w:val="0"/>
        </w:rPr>
        <w:t xml:space="preserve">Actual time of the event</w:t>
      </w:r>
    </w:p>
    <w:p w:rsidR="00000000" w:rsidDel="00000000" w:rsidP="00000000" w:rsidRDefault="00000000" w:rsidRPr="00000000" w14:paraId="00000684">
      <w:pPr>
        <w:numPr>
          <w:ilvl w:val="1"/>
          <w:numId w:val="93"/>
        </w:numPr>
        <w:spacing w:after="0" w:afterAutospacing="0" w:before="0" w:beforeAutospacing="0" w:lineRule="auto"/>
        <w:ind w:left="1440" w:hanging="360"/>
      </w:pPr>
      <w:r w:rsidDel="00000000" w:rsidR="00000000" w:rsidRPr="00000000">
        <w:rPr>
          <w:rtl w:val="0"/>
        </w:rPr>
        <w:t xml:space="preserve">GPS location of the event</w:t>
      </w:r>
    </w:p>
    <w:p w:rsidR="00000000" w:rsidDel="00000000" w:rsidP="00000000" w:rsidRDefault="00000000" w:rsidRPr="00000000" w14:paraId="00000685">
      <w:pPr>
        <w:numPr>
          <w:ilvl w:val="1"/>
          <w:numId w:val="93"/>
        </w:numPr>
        <w:spacing w:after="0" w:afterAutospacing="0" w:before="0" w:beforeAutospacing="0" w:lineRule="auto"/>
        <w:ind w:left="1440" w:hanging="360"/>
      </w:pPr>
      <w:r w:rsidDel="00000000" w:rsidR="00000000" w:rsidRPr="00000000">
        <w:rPr>
          <w:rtl w:val="0"/>
        </w:rPr>
        <w:t xml:space="preserve">Comparison against ETA (variance tracked, Q203)</w:t>
      </w:r>
    </w:p>
    <w:p w:rsidR="00000000" w:rsidDel="00000000" w:rsidP="00000000" w:rsidRDefault="00000000" w:rsidRPr="00000000" w14:paraId="00000686">
      <w:pPr>
        <w:numPr>
          <w:ilvl w:val="1"/>
          <w:numId w:val="93"/>
        </w:numPr>
        <w:spacing w:after="0" w:afterAutospacing="0" w:before="0" w:beforeAutospacing="0" w:lineRule="auto"/>
        <w:ind w:left="1440" w:hanging="360"/>
      </w:pPr>
      <w:r w:rsidDel="00000000" w:rsidR="00000000" w:rsidRPr="00000000">
        <w:rPr>
          <w:rtl w:val="0"/>
        </w:rPr>
        <w:t xml:space="preserve">Status (Boarded, Disembarked)</w:t>
      </w:r>
    </w:p>
    <w:p w:rsidR="00000000" w:rsidDel="00000000" w:rsidP="00000000" w:rsidRDefault="00000000" w:rsidRPr="00000000" w14:paraId="00000687">
      <w:pPr>
        <w:numPr>
          <w:ilvl w:val="0"/>
          <w:numId w:val="93"/>
        </w:numPr>
        <w:spacing w:after="0" w:afterAutospacing="0" w:before="0" w:beforeAutospacing="0" w:lineRule="auto"/>
        <w:ind w:left="720" w:hanging="360"/>
      </w:pPr>
      <w:r w:rsidDel="00000000" w:rsidR="00000000" w:rsidRPr="00000000">
        <w:rPr>
          <w:rtl w:val="0"/>
        </w:rPr>
        <w:t xml:space="preserve">If a student is expected but does not board, their status is marked as 'Absent' (RFP Sec 3.8.3.d). The specific handling and flagging of time differences or absences will be [State your proposed approach or confirm TBD per Q203].</w:t>
      </w:r>
    </w:p>
    <w:p w:rsidR="00000000" w:rsidDel="00000000" w:rsidP="00000000" w:rsidRDefault="00000000" w:rsidRPr="00000000" w14:paraId="00000688">
      <w:pPr>
        <w:numPr>
          <w:ilvl w:val="0"/>
          <w:numId w:val="93"/>
        </w:numPr>
        <w:spacing w:after="0" w:afterAutospacing="0" w:before="0" w:beforeAutospacing="0" w:lineRule="auto"/>
        <w:ind w:left="720" w:hanging="360"/>
      </w:pPr>
      <w:r w:rsidDel="00000000" w:rsidR="00000000" w:rsidRPr="00000000">
        <w:rPr>
          <w:b w:val="1"/>
          <w:rtl w:val="0"/>
        </w:rPr>
        <w:t xml:space="preserve">Data Integration &amp; Storage:</w:t>
      </w:r>
      <w:r w:rsidDel="00000000" w:rsidR="00000000" w:rsidRPr="00000000">
        <w:rPr>
          <w:rtl w:val="0"/>
        </w:rPr>
        <w:t xml:space="preserve"> Ridership events are timestamped and location-stamped using the integrated GPS data, transmitted near real-time to the central platform, and associated with the correct driver, route, and vehicle data (RFP Sec 3.8 Intro). Data is stored securely and archived according to the 7-year retention requirement (RFP Sec 3.2.17, Q75).</w:t>
      </w:r>
    </w:p>
    <w:p w:rsidR="00000000" w:rsidDel="00000000" w:rsidP="00000000" w:rsidRDefault="00000000" w:rsidRPr="00000000" w14:paraId="00000689">
      <w:pPr>
        <w:numPr>
          <w:ilvl w:val="0"/>
          <w:numId w:val="93"/>
        </w:numPr>
        <w:spacing w:after="360" w:before="0" w:beforeAutospacing="0" w:lineRule="auto"/>
        <w:ind w:left="720" w:hanging="360"/>
      </w:pPr>
      <w:r w:rsidDel="00000000" w:rsidR="00000000" w:rsidRPr="00000000">
        <w:rPr>
          <w:b w:val="1"/>
          <w:rtl w:val="0"/>
        </w:rPr>
        <w:t xml:space="preserve">Opt-Out Handling (RFP Sec 3.2.20, Q196):</w:t>
      </w:r>
      <w:r w:rsidDel="00000000" w:rsidR="00000000" w:rsidRPr="00000000">
        <w:rPr>
          <w:rtl w:val="0"/>
        </w:rPr>
        <w:t xml:space="preserve"> The system architecture includes the capability to flag individual students whose parents/caregivers have opted out of ridership tracking. This flag prevents the recording or transmission of their specific boarding/disembarking data. The process for managing opt-out requests will be developed in collaboration with OPT (Q196).</w:t>
      </w:r>
    </w:p>
    <w:p w:rsidR="00000000" w:rsidDel="00000000" w:rsidP="00000000" w:rsidRDefault="00000000" w:rsidRPr="00000000" w14:paraId="0000068A">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M.2 - Solution Design Functional and Non Functional Requirements.pdf</w:t>
      </w:r>
      <w:r w:rsidDel="00000000" w:rsidR="00000000" w:rsidRPr="00000000">
        <w:rPr>
          <w:i w:val="1"/>
          <w:color w:val="777777"/>
          <w:sz w:val="20"/>
          <w:szCs w:val="20"/>
          <w:rtl w:val="0"/>
        </w:rPr>
        <w:t xml:space="preserve"> (Ridership Features, Usability), </w:t>
      </w:r>
      <w:r w:rsidDel="00000000" w:rsidR="00000000" w:rsidRPr="00000000">
        <w:rPr>
          <w:rFonts w:ascii="Roboto Mono" w:cs="Roboto Mono" w:eastAsia="Roboto Mono" w:hAnsi="Roboto Mono"/>
          <w:i w:val="1"/>
          <w:color w:val="777777"/>
          <w:sz w:val="20"/>
          <w:szCs w:val="20"/>
          <w:shd w:fill="f0f0f0" w:val="clear"/>
          <w:rtl w:val="0"/>
        </w:rPr>
        <w:t xml:space="preserve">Appendix M.1 - System Architecture.pdf</w:t>
      </w:r>
      <w:r w:rsidDel="00000000" w:rsidR="00000000" w:rsidRPr="00000000">
        <w:rPr>
          <w:i w:val="1"/>
          <w:color w:val="777777"/>
          <w:sz w:val="20"/>
          <w:szCs w:val="20"/>
          <w:rtl w:val="0"/>
        </w:rPr>
        <w:t xml:space="preserve"> (Ridership Module, Driver Module UI, Data Model, GPS Integration), </w:t>
      </w:r>
      <w:r w:rsidDel="00000000" w:rsidR="00000000" w:rsidRPr="00000000">
        <w:rPr>
          <w:rFonts w:ascii="Roboto Mono" w:cs="Roboto Mono" w:eastAsia="Roboto Mono" w:hAnsi="Roboto Mono"/>
          <w:i w:val="1"/>
          <w:color w:val="777777"/>
          <w:sz w:val="20"/>
          <w:szCs w:val="20"/>
          <w:shd w:fill="f0f0f0" w:val="clear"/>
          <w:rtl w:val="0"/>
        </w:rPr>
        <w:t xml:space="preserve">Appendix U.2 - Hardware Lifecycle and Logistics Management.pdf</w:t>
      </w:r>
      <w:r w:rsidDel="00000000" w:rsidR="00000000" w:rsidRPr="00000000">
        <w:rPr>
          <w:i w:val="1"/>
          <w:color w:val="777777"/>
          <w:sz w:val="20"/>
          <w:szCs w:val="20"/>
          <w:rtl w:val="0"/>
        </w:rPr>
        <w:t xml:space="preserve"> (ID Reader/Scanning Hardware), </w:t>
      </w:r>
      <w:r w:rsidDel="00000000" w:rsidR="00000000" w:rsidRPr="00000000">
        <w:rPr>
          <w:rFonts w:ascii="Roboto Mono" w:cs="Roboto Mono" w:eastAsia="Roboto Mono" w:hAnsi="Roboto Mono"/>
          <w:i w:val="1"/>
          <w:color w:val="777777"/>
          <w:sz w:val="20"/>
          <w:szCs w:val="20"/>
          <w:shd w:fill="f0f0f0" w:val="clear"/>
          <w:rtl w:val="0"/>
        </w:rPr>
        <w:t xml:space="preserve">Appendix S.1 - Data Governance and compliance controls.pdf</w:t>
      </w:r>
      <w:r w:rsidDel="00000000" w:rsidR="00000000" w:rsidRPr="00000000">
        <w:rPr>
          <w:i w:val="1"/>
          <w:color w:val="777777"/>
          <w:sz w:val="20"/>
          <w:szCs w:val="20"/>
          <w:rtl w:val="0"/>
        </w:rPr>
        <w:t xml:space="preserve"> (Data Retention, Privacy/Consent), </w:t>
      </w:r>
      <w:r w:rsidDel="00000000" w:rsidR="00000000" w:rsidRPr="00000000">
        <w:rPr>
          <w:rFonts w:ascii="Roboto Mono" w:cs="Roboto Mono" w:eastAsia="Roboto Mono" w:hAnsi="Roboto Mono"/>
          <w:i w:val="1"/>
          <w:color w:val="777777"/>
          <w:sz w:val="20"/>
          <w:szCs w:val="20"/>
          <w:shd w:fill="f0f0f0" w:val="clear"/>
          <w:rtl w:val="0"/>
        </w:rPr>
        <w:t xml:space="preserve">Appendix T.1 - User Onboarding and Training Strategy.pdf</w:t>
      </w:r>
      <w:r w:rsidDel="00000000" w:rsidR="00000000" w:rsidRPr="00000000">
        <w:rPr>
          <w:i w:val="1"/>
          <w:color w:val="777777"/>
          <w:sz w:val="20"/>
          <w:szCs w:val="20"/>
          <w:rtl w:val="0"/>
        </w:rPr>
        <w:t xml:space="preserve"> (Driver Training)</w:t>
      </w:r>
    </w:p>
    <w:p w:rsidR="00000000" w:rsidDel="00000000" w:rsidP="00000000" w:rsidRDefault="00000000" w:rsidRPr="00000000" w14:paraId="0000068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C">
      <w:pPr>
        <w:pStyle w:val="Heading2"/>
        <w:keepNext w:val="0"/>
        <w:keepLines w:val="0"/>
        <w:pBdr>
          <w:bottom w:color="999999" w:space="2" w:sz="6" w:val="single"/>
        </w:pBdr>
        <w:spacing w:after="180" w:before="400" w:lineRule="auto"/>
        <w:rPr>
          <w:b w:val="1"/>
          <w:color w:val="003366"/>
          <w:sz w:val="34"/>
          <w:szCs w:val="34"/>
        </w:rPr>
      </w:pPr>
      <w:bookmarkStart w:colFirst="0" w:colLast="0" w:name="_ta5fadm6ckme" w:id="116"/>
      <w:bookmarkEnd w:id="116"/>
      <w:r w:rsidDel="00000000" w:rsidR="00000000" w:rsidRPr="00000000">
        <w:rPr>
          <w:b w:val="1"/>
          <w:color w:val="003366"/>
          <w:sz w:val="34"/>
          <w:szCs w:val="34"/>
          <w:rtl w:val="0"/>
        </w:rPr>
        <w:t xml:space="preserve">3.9 School Module</w:t>
      </w:r>
    </w:p>
    <w:p w:rsidR="00000000" w:rsidDel="00000000" w:rsidP="00000000" w:rsidRDefault="00000000" w:rsidRPr="00000000" w14:paraId="0000068D">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We provide a dedicated web-based portal and/or mobile application view for School Administrators, offering near real-time visibility into transportation operations relevant to their school. This includes map-based views of assigned buses, student ridership status, ETAs, performance KPIs, and proactive alerts for delays or issues. The module also facilitates communication with OPT and supports essential administrative functions like student enrollment updates, accessible in multiple languages with self-help resources.</w:t>
      </w:r>
    </w:p>
    <w:p w:rsidR="00000000" w:rsidDel="00000000" w:rsidP="00000000" w:rsidRDefault="00000000" w:rsidRPr="00000000" w14:paraId="0000068E">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68F">
      <w:pPr>
        <w:spacing w:after="240" w:before="240" w:lineRule="auto"/>
        <w:rPr/>
      </w:pPr>
      <w:r w:rsidDel="00000000" w:rsidR="00000000" w:rsidRPr="00000000">
        <w:rPr>
          <w:rtl w:val="0"/>
        </w:rPr>
        <w:t xml:space="preserve">The School Module is designed as an intuitive interface, primarily web-based but adhering to responsive design principles for accessibility on various devices (RFP Sec 3.6 Intro, Q23 implies web-focus for non-mobile-first modules), providing school administrators with crucial transportation insights and tools.</w:t>
      </w:r>
    </w:p>
    <w:p w:rsidR="00000000" w:rsidDel="00000000" w:rsidP="00000000" w:rsidRDefault="00000000" w:rsidRPr="00000000" w14:paraId="00000690">
      <w:pPr>
        <w:numPr>
          <w:ilvl w:val="0"/>
          <w:numId w:val="88"/>
        </w:numPr>
        <w:spacing w:after="0" w:afterAutospacing="0" w:before="120" w:lineRule="auto"/>
        <w:ind w:left="720" w:hanging="360"/>
      </w:pPr>
      <w:r w:rsidDel="00000000" w:rsidR="00000000" w:rsidRPr="00000000">
        <w:rPr>
          <w:b w:val="1"/>
          <w:rtl w:val="0"/>
        </w:rPr>
        <w:t xml:space="preserve">Secure Access (RFP Sec 3.9.1):</w:t>
      </w:r>
      <w:r w:rsidDel="00000000" w:rsidR="00000000" w:rsidRPr="00000000">
        <w:rPr>
          <w:rtl w:val="0"/>
        </w:rPr>
        <w:t xml:space="preserve"> Authorized school personnel gain access through a secure authentication mechanism compliant with NYCPS standards (NFR Sec 3.25.5, 3.25.6). User management (creation, modification, removal) is handled via [Describe proposed user management approach for schools - e.g., OPT Admin controlled, potential integration with school systems TBD].</w:t>
      </w:r>
    </w:p>
    <w:p w:rsidR="00000000" w:rsidDel="00000000" w:rsidP="00000000" w:rsidRDefault="00000000" w:rsidRPr="00000000" w14:paraId="00000691">
      <w:pPr>
        <w:numPr>
          <w:ilvl w:val="0"/>
          <w:numId w:val="88"/>
        </w:numPr>
        <w:spacing w:after="0" w:afterAutospacing="0" w:before="0" w:beforeAutospacing="0" w:lineRule="auto"/>
        <w:ind w:left="720" w:hanging="360"/>
      </w:pPr>
      <w:r w:rsidDel="00000000" w:rsidR="00000000" w:rsidRPr="00000000">
        <w:rPr>
          <w:b w:val="1"/>
          <w:rtl w:val="0"/>
        </w:rPr>
        <w:t xml:space="preserve">Real-time Monitoring (RFP Sec 3.9.3, 3.9.4):</w:t>
      </w:r>
      <w:r w:rsidDel="00000000" w:rsidR="00000000" w:rsidRPr="00000000">
        <w:rPr>
          <w:rtl w:val="0"/>
        </w:rPr>
        <w:t xml:space="preserve"> School administrators can view a map interface displaying the near real-time location and status of all buses assigned to routes servicing their school (both inbound and outbound). This includes the ability to select and isolate specific routes to view vehicle location, assigned driver, and student ridership status (who is on board, who has been dropped off/picked up). Data is presented per NFR performance requirements (Sec 3.25.20).</w:t>
      </w:r>
    </w:p>
    <w:p w:rsidR="00000000" w:rsidDel="00000000" w:rsidP="00000000" w:rsidRDefault="00000000" w:rsidRPr="00000000" w14:paraId="00000692">
      <w:pPr>
        <w:numPr>
          <w:ilvl w:val="0"/>
          <w:numId w:val="88"/>
        </w:numPr>
        <w:spacing w:after="0" w:afterAutospacing="0" w:before="0" w:beforeAutospacing="0" w:lineRule="auto"/>
        <w:ind w:left="720" w:hanging="360"/>
      </w:pPr>
      <w:r w:rsidDel="00000000" w:rsidR="00000000" w:rsidRPr="00000000">
        <w:rPr>
          <w:b w:val="1"/>
          <w:rtl w:val="0"/>
        </w:rPr>
        <w:t xml:space="preserve">Alerts (RFP Sec 3.9.5):</w:t>
      </w:r>
      <w:r w:rsidDel="00000000" w:rsidR="00000000" w:rsidRPr="00000000">
        <w:rPr>
          <w:rtl w:val="0"/>
        </w:rPr>
        <w:t xml:space="preserve"> The module provides near real-time audio and visual alerts specifically related to their school's routes for unexpected issues such as significant bus delays, missed pickups, or other service disruptions, clearly identifying the affected vehicles and students.</w:t>
      </w:r>
    </w:p>
    <w:p w:rsidR="00000000" w:rsidDel="00000000" w:rsidP="00000000" w:rsidRDefault="00000000" w:rsidRPr="00000000" w14:paraId="00000693">
      <w:pPr>
        <w:numPr>
          <w:ilvl w:val="0"/>
          <w:numId w:val="88"/>
        </w:numPr>
        <w:spacing w:after="0" w:afterAutospacing="0" w:before="0" w:beforeAutospacing="0" w:lineRule="auto"/>
        <w:ind w:left="720" w:hanging="360"/>
      </w:pPr>
      <w:r w:rsidDel="00000000" w:rsidR="00000000" w:rsidRPr="00000000">
        <w:rPr>
          <w:b w:val="1"/>
          <w:rtl w:val="0"/>
        </w:rPr>
        <w:t xml:space="preserve">Key Performance Indicators (KPIs) (RFP Sec 3.9.6):</w:t>
      </w:r>
      <w:r w:rsidDel="00000000" w:rsidR="00000000" w:rsidRPr="00000000">
        <w:rPr>
          <w:rtl w:val="0"/>
        </w:rPr>
        <w:t xml:space="preserve"> A dashboard displays relevant near real-time KPIs specifically for the school, including the number of buses currently en route to/from the school, number of students currently on board or waiting, and the school's overall on-time performance statistics for arrivals/departures.</w:t>
      </w:r>
    </w:p>
    <w:p w:rsidR="00000000" w:rsidDel="00000000" w:rsidP="00000000" w:rsidRDefault="00000000" w:rsidRPr="00000000" w14:paraId="00000694">
      <w:pPr>
        <w:numPr>
          <w:ilvl w:val="0"/>
          <w:numId w:val="88"/>
        </w:numPr>
        <w:spacing w:after="0" w:afterAutospacing="0" w:before="0" w:beforeAutospacing="0" w:lineRule="auto"/>
        <w:ind w:left="720" w:hanging="360"/>
      </w:pPr>
      <w:r w:rsidDel="00000000" w:rsidR="00000000" w:rsidRPr="00000000">
        <w:rPr>
          <w:b w:val="1"/>
          <w:rtl w:val="0"/>
        </w:rPr>
        <w:t xml:space="preserve">Student Information Access (RFP Sec 3.9.2):</w:t>
      </w:r>
      <w:r w:rsidDel="00000000" w:rsidR="00000000" w:rsidRPr="00000000">
        <w:rPr>
          <w:rtl w:val="0"/>
        </w:rPr>
        <w:t xml:space="preserve"> Provides authorized administrators read-only access to view route assignments and relevant transportation-related account information for students enrolled in their school, respecting FERPA and data privacy regulations.</w:t>
      </w:r>
    </w:p>
    <w:p w:rsidR="00000000" w:rsidDel="00000000" w:rsidP="00000000" w:rsidRDefault="00000000" w:rsidRPr="00000000" w14:paraId="00000695">
      <w:pPr>
        <w:numPr>
          <w:ilvl w:val="0"/>
          <w:numId w:val="88"/>
        </w:numPr>
        <w:spacing w:after="0" w:afterAutospacing="0" w:before="0" w:beforeAutospacing="0" w:lineRule="auto"/>
        <w:ind w:left="720" w:hanging="360"/>
      </w:pPr>
      <w:r w:rsidDel="00000000" w:rsidR="00000000" w:rsidRPr="00000000">
        <w:rPr>
          <w:b w:val="1"/>
          <w:rtl w:val="0"/>
        </w:rPr>
        <w:t xml:space="preserve">Enrollment Updates (RFP Sec 3.11.3.c):</w:t>
      </w:r>
      <w:r w:rsidDel="00000000" w:rsidR="00000000" w:rsidRPr="00000000">
        <w:rPr>
          <w:rtl w:val="0"/>
        </w:rPr>
        <w:t xml:space="preserve"> The module includes functionality allowing authorized school administrators to efficiently report changes in student enrollment (students joining or leaving the school) that impact transportation needs, triggering necessary updates in the student management and routing systems.</w:t>
      </w:r>
    </w:p>
    <w:p w:rsidR="00000000" w:rsidDel="00000000" w:rsidP="00000000" w:rsidRDefault="00000000" w:rsidRPr="00000000" w14:paraId="00000696">
      <w:pPr>
        <w:numPr>
          <w:ilvl w:val="0"/>
          <w:numId w:val="88"/>
        </w:numPr>
        <w:spacing w:after="0" w:afterAutospacing="0" w:before="0" w:beforeAutospacing="0" w:lineRule="auto"/>
        <w:ind w:left="720" w:hanging="360"/>
      </w:pPr>
      <w:r w:rsidDel="00000000" w:rsidR="00000000" w:rsidRPr="00000000">
        <w:rPr>
          <w:b w:val="1"/>
          <w:rtl w:val="0"/>
        </w:rPr>
        <w:t xml:space="preserve">Communication with OPT (RFP Sec 3.9.7, Q204):</w:t>
      </w:r>
      <w:r w:rsidDel="00000000" w:rsidR="00000000" w:rsidRPr="00000000">
        <w:rPr>
          <w:rtl w:val="0"/>
        </w:rPr>
        <w:t xml:space="preserve"> Includes a feature enabling school administrators to report transportation-related issues (e.g., data inaccuracies, software problems, service issues) directly to OPT via the module and receive replies or status updates, integrating with the central incident management/ticketing system.</w:t>
      </w:r>
    </w:p>
    <w:p w:rsidR="00000000" w:rsidDel="00000000" w:rsidP="00000000" w:rsidRDefault="00000000" w:rsidRPr="00000000" w14:paraId="00000697">
      <w:pPr>
        <w:numPr>
          <w:ilvl w:val="0"/>
          <w:numId w:val="88"/>
        </w:numPr>
        <w:spacing w:after="360" w:before="0" w:beforeAutospacing="0" w:lineRule="auto"/>
        <w:ind w:left="720" w:hanging="360"/>
      </w:pPr>
      <w:r w:rsidDel="00000000" w:rsidR="00000000" w:rsidRPr="00000000">
        <w:rPr>
          <w:b w:val="1"/>
          <w:rtl w:val="0"/>
        </w:rPr>
        <w:t xml:space="preserve">Usability &amp; Support (RFP Sec 3.9.8, Q205):</w:t>
      </w:r>
      <w:r w:rsidDel="00000000" w:rsidR="00000000" w:rsidRPr="00000000">
        <w:rPr>
          <w:rtl w:val="0"/>
        </w:rPr>
        <w:t xml:space="preserve"> The interface supports multi-language selection (9 DOE languages) and includes integrated self-help resources (FAQs, guides) to assist users and minimize support requests.</w:t>
      </w:r>
    </w:p>
    <w:p w:rsidR="00000000" w:rsidDel="00000000" w:rsidP="00000000" w:rsidRDefault="00000000" w:rsidRPr="00000000" w14:paraId="00000698">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M.2 - Solution Design Functional and Non Functional Requirements.pdf</w:t>
      </w:r>
      <w:r w:rsidDel="00000000" w:rsidR="00000000" w:rsidRPr="00000000">
        <w:rPr>
          <w:i w:val="1"/>
          <w:color w:val="777777"/>
          <w:sz w:val="20"/>
          <w:szCs w:val="20"/>
          <w:rtl w:val="0"/>
        </w:rPr>
        <w:t xml:space="preserve"> (School Module Features, NFRs: Usability, Accessibility, Performance), </w:t>
      </w:r>
      <w:r w:rsidDel="00000000" w:rsidR="00000000" w:rsidRPr="00000000">
        <w:rPr>
          <w:rFonts w:ascii="Roboto Mono" w:cs="Roboto Mono" w:eastAsia="Roboto Mono" w:hAnsi="Roboto Mono"/>
          <w:i w:val="1"/>
          <w:color w:val="777777"/>
          <w:sz w:val="20"/>
          <w:szCs w:val="20"/>
          <w:shd w:fill="f0f0f0" w:val="clear"/>
          <w:rtl w:val="0"/>
        </w:rPr>
        <w:t xml:space="preserve">Appendix M.1 - System Architecture.pdf</w:t>
      </w:r>
      <w:r w:rsidDel="00000000" w:rsidR="00000000" w:rsidRPr="00000000">
        <w:rPr>
          <w:i w:val="1"/>
          <w:color w:val="777777"/>
          <w:sz w:val="20"/>
          <w:szCs w:val="20"/>
          <w:rtl w:val="0"/>
        </w:rPr>
        <w:t xml:space="preserve"> (School Module Design, Integration: User Mgmt, GPS/ETA, Ridership, Alerts, KPIs, Student Mgmt, Incident Mgmt), </w:t>
      </w:r>
      <w:r w:rsidDel="00000000" w:rsidR="00000000" w:rsidRPr="00000000">
        <w:rPr>
          <w:rFonts w:ascii="Roboto Mono" w:cs="Roboto Mono" w:eastAsia="Roboto Mono" w:hAnsi="Roboto Mono"/>
          <w:i w:val="1"/>
          <w:color w:val="777777"/>
          <w:sz w:val="20"/>
          <w:szCs w:val="20"/>
          <w:shd w:fill="f0f0f0" w:val="clear"/>
          <w:rtl w:val="0"/>
        </w:rPr>
        <w:t xml:space="preserve">Appendix P.1 - Security Strategy.pdf</w:t>
      </w:r>
      <w:r w:rsidDel="00000000" w:rsidR="00000000" w:rsidRPr="00000000">
        <w:rPr>
          <w:i w:val="1"/>
          <w:color w:val="777777"/>
          <w:sz w:val="20"/>
          <w:szCs w:val="20"/>
          <w:rtl w:val="0"/>
        </w:rPr>
        <w:t xml:space="preserve"> (Authentication, Authorization, RBAC), </w:t>
      </w:r>
      <w:r w:rsidDel="00000000" w:rsidR="00000000" w:rsidRPr="00000000">
        <w:rPr>
          <w:rFonts w:ascii="Roboto Mono" w:cs="Roboto Mono" w:eastAsia="Roboto Mono" w:hAnsi="Roboto Mono"/>
          <w:i w:val="1"/>
          <w:color w:val="777777"/>
          <w:sz w:val="20"/>
          <w:szCs w:val="20"/>
          <w:shd w:fill="f0f0f0" w:val="clear"/>
          <w:rtl w:val="0"/>
        </w:rPr>
        <w:t xml:space="preserve">Appendix T.1 - User Onboarding and Training Strategy.pdf</w:t>
      </w:r>
      <w:r w:rsidDel="00000000" w:rsidR="00000000" w:rsidRPr="00000000">
        <w:rPr>
          <w:i w:val="1"/>
          <w:color w:val="777777"/>
          <w:sz w:val="20"/>
          <w:szCs w:val="20"/>
          <w:rtl w:val="0"/>
        </w:rPr>
        <w:t xml:space="preserve"> (Help Content)</w:t>
      </w:r>
    </w:p>
    <w:p w:rsidR="00000000" w:rsidDel="00000000" w:rsidP="00000000" w:rsidRDefault="00000000" w:rsidRPr="00000000" w14:paraId="0000069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A">
      <w:pPr>
        <w:pStyle w:val="Heading2"/>
        <w:keepNext w:val="0"/>
        <w:keepLines w:val="0"/>
        <w:pBdr>
          <w:bottom w:color="999999" w:space="2" w:sz="6" w:val="single"/>
        </w:pBdr>
        <w:spacing w:after="180" w:before="400" w:lineRule="auto"/>
        <w:rPr>
          <w:b w:val="1"/>
          <w:color w:val="003366"/>
          <w:sz w:val="34"/>
          <w:szCs w:val="34"/>
        </w:rPr>
      </w:pPr>
      <w:bookmarkStart w:colFirst="0" w:colLast="0" w:name="_8a4uzrxwe71o" w:id="117"/>
      <w:bookmarkEnd w:id="117"/>
      <w:r w:rsidDel="00000000" w:rsidR="00000000" w:rsidRPr="00000000">
        <w:rPr>
          <w:b w:val="1"/>
          <w:color w:val="003366"/>
          <w:sz w:val="34"/>
          <w:szCs w:val="34"/>
          <w:rtl w:val="0"/>
        </w:rPr>
        <w:t xml:space="preserve">3.10 OPT Administrative Module</w:t>
      </w:r>
    </w:p>
    <w:p w:rsidR="00000000" w:rsidDel="00000000" w:rsidP="00000000" w:rsidRDefault="00000000" w:rsidRPr="00000000" w14:paraId="0000069B">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The OPT Administrative Module serves as the central command center for OPT staff, call center representatives, and authorized School Bus Company (SBC) employees. It provides a comprehensive, map-centric interface with global visibility into real-time operations, including bus locations, route status, driver assignments, and student ridership. The module features robust tools for user management (RBAC), system configuration (alerts, GIS data), advanced search and reporting (canned/custom, historical analysis, KPIs), route replay, integrated communication channels, operational monitoring dashboards, and specific functionalities for managing device status, driver associations, and service issues.</w:t>
      </w:r>
    </w:p>
    <w:p w:rsidR="00000000" w:rsidDel="00000000" w:rsidP="00000000" w:rsidRDefault="00000000" w:rsidRPr="00000000" w14:paraId="0000069C">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69D">
      <w:pPr>
        <w:spacing w:after="240" w:before="240" w:lineRule="auto"/>
        <w:rPr/>
      </w:pPr>
      <w:r w:rsidDel="00000000" w:rsidR="00000000" w:rsidRPr="00000000">
        <w:rPr>
          <w:rtl w:val="0"/>
        </w:rPr>
        <w:t xml:space="preserve">This powerful module provides authorized internal and external stakeholders (OPT Staff, Call Center, SBC Admins - Q180) with the tools necessary to manage, monitor, analyze, and troubleshoot the entire transportation operation. It is designed as a [web-based application / specific platform] accessible via desktop browsers, adhering to usability and performance NFRs.</w:t>
      </w:r>
    </w:p>
    <w:p w:rsidR="00000000" w:rsidDel="00000000" w:rsidP="00000000" w:rsidRDefault="00000000" w:rsidRPr="00000000" w14:paraId="0000069E">
      <w:pPr>
        <w:numPr>
          <w:ilvl w:val="0"/>
          <w:numId w:val="90"/>
        </w:numPr>
        <w:spacing w:after="0" w:afterAutospacing="0" w:before="120" w:lineRule="auto"/>
        <w:ind w:left="720" w:hanging="360"/>
      </w:pPr>
      <w:r w:rsidDel="00000000" w:rsidR="00000000" w:rsidRPr="00000000">
        <w:rPr>
          <w:b w:val="1"/>
          <w:rtl w:val="0"/>
        </w:rPr>
        <w:t xml:space="preserve">User Management &amp; Security (RFP Sec 3.10.1, 3.10.2, 3.10.15, 3.10.16, 3.10.17, Q28):</w:t>
      </w:r>
      <w:r w:rsidDel="00000000" w:rsidR="00000000" w:rsidRPr="00000000">
        <w:rPr>
          <w:rtl w:val="0"/>
        </w:rPr>
        <w:t xml:space="preserve"> Implements a robust Role-Based Access Control (RBAC) system compliant with NYCPS standards. OPT Administrators ("T Administrator" clarified as OPT Admin in Q28) have the highest level of control, including creating/managing users across all modules, defining roles/permissions (personas/levels), and managing data scope (e.g., ensuring SBC users only see their own data, granting/denying access per Q3.10.15, managing access to integration data). The system maintains detailed user profile information as specified (Q3.10.16) and includes capabilities for authorized admins (OPT or SBC per Q3.10.17) to review and reset driver credentials securely.</w:t>
      </w:r>
    </w:p>
    <w:p w:rsidR="00000000" w:rsidDel="00000000" w:rsidP="00000000" w:rsidRDefault="00000000" w:rsidRPr="00000000" w14:paraId="0000069F">
      <w:pPr>
        <w:numPr>
          <w:ilvl w:val="0"/>
          <w:numId w:val="90"/>
        </w:numPr>
        <w:spacing w:after="0" w:afterAutospacing="0" w:before="0" w:beforeAutospacing="0" w:lineRule="auto"/>
        <w:ind w:left="720" w:hanging="360"/>
      </w:pPr>
      <w:r w:rsidDel="00000000" w:rsidR="00000000" w:rsidRPr="00000000">
        <w:rPr>
          <w:b w:val="1"/>
          <w:rtl w:val="0"/>
        </w:rPr>
        <w:t xml:space="preserve">Global Real-Time Monitoring (RFP Sec 3.10.3):</w:t>
      </w:r>
      <w:r w:rsidDel="00000000" w:rsidR="00000000" w:rsidRPr="00000000">
        <w:rPr>
          <w:rtl w:val="0"/>
        </w:rPr>
        <w:t xml:space="preserve"> Provides a map-based interface displaying the near real-time location, type, and status of all buses, drivers, routes, and students across the system, adhering to performance NFRs. Users can filter and zoom to specific areas or entities.</w:t>
      </w:r>
    </w:p>
    <w:p w:rsidR="00000000" w:rsidDel="00000000" w:rsidP="00000000" w:rsidRDefault="00000000" w:rsidRPr="00000000" w14:paraId="000006A0">
      <w:pPr>
        <w:numPr>
          <w:ilvl w:val="0"/>
          <w:numId w:val="90"/>
        </w:numPr>
        <w:spacing w:after="0" w:afterAutospacing="0" w:before="0" w:beforeAutospacing="0" w:lineRule="auto"/>
        <w:ind w:left="720" w:hanging="360"/>
      </w:pPr>
      <w:r w:rsidDel="00000000" w:rsidR="00000000" w:rsidRPr="00000000">
        <w:rPr>
          <w:b w:val="1"/>
          <w:rtl w:val="0"/>
        </w:rPr>
        <w:t xml:space="preserve">Communication Hub (RFP Sec 3.10.4):</w:t>
      </w:r>
      <w:r w:rsidDel="00000000" w:rsidR="00000000" w:rsidRPr="00000000">
        <w:rPr>
          <w:rtl w:val="0"/>
        </w:rPr>
        <w:t xml:space="preserve"> Enables authorized administrators to efficiently initiate communications (e.g., messages, alerts) directly from this module to users of the Driver, Parent/Student, and School modules.</w:t>
      </w:r>
    </w:p>
    <w:p w:rsidR="00000000" w:rsidDel="00000000" w:rsidP="00000000" w:rsidRDefault="00000000" w:rsidRPr="00000000" w14:paraId="000006A1">
      <w:pPr>
        <w:numPr>
          <w:ilvl w:val="0"/>
          <w:numId w:val="90"/>
        </w:numPr>
        <w:spacing w:after="0" w:afterAutospacing="0" w:before="0" w:beforeAutospacing="0" w:lineRule="auto"/>
        <w:ind w:left="720" w:hanging="360"/>
      </w:pPr>
      <w:r w:rsidDel="00000000" w:rsidR="00000000" w:rsidRPr="00000000">
        <w:rPr>
          <w:b w:val="1"/>
          <w:rtl w:val="0"/>
        </w:rPr>
        <w:t xml:space="preserve">System-Wide Alerting (RFP Sec 3.10.5):</w:t>
      </w:r>
      <w:r w:rsidDel="00000000" w:rsidR="00000000" w:rsidRPr="00000000">
        <w:rPr>
          <w:rtl w:val="0"/>
        </w:rPr>
        <w:t xml:space="preserve"> Aggregates and displays near real-time audio/visual alerts for system-wide issues (delays, missed pickups, device problems etc.), clearly indicating affected entities. Includes ability for admins to configure alerts based on GIS events (traffic, weather) for internal distribution (RFP Sec 3.10.11) and external stakeholders (including robocalls via Everbridge/SendGrid integration Q98/Q175, RFP Sec 3.10.12).</w:t>
      </w:r>
    </w:p>
    <w:p w:rsidR="00000000" w:rsidDel="00000000" w:rsidP="00000000" w:rsidRDefault="00000000" w:rsidRPr="00000000" w14:paraId="000006A2">
      <w:pPr>
        <w:numPr>
          <w:ilvl w:val="0"/>
          <w:numId w:val="90"/>
        </w:numPr>
        <w:spacing w:after="0" w:afterAutospacing="0" w:before="0" w:beforeAutospacing="0" w:lineRule="auto"/>
        <w:ind w:left="720" w:hanging="360"/>
      </w:pPr>
      <w:r w:rsidDel="00000000" w:rsidR="00000000" w:rsidRPr="00000000">
        <w:rPr>
          <w:b w:val="1"/>
          <w:rtl w:val="0"/>
        </w:rPr>
        <w:t xml:space="preserve">Operational Dashboards &amp; KPIs (RFP Sec 3.10.8, 3.10.30-34, 3.10.39):</w:t>
      </w:r>
      <w:r w:rsidDel="00000000" w:rsidR="00000000" w:rsidRPr="00000000">
        <w:rPr>
          <w:rtl w:val="0"/>
        </w:rPr>
        <w:t xml:space="preserve"> Displays near real-time system-wide KPIs (active buses, students on board/waiting, OTP) and operational dashboards, including counts and percentages of routes pending activation, in progress, and completed. Includes historical KPI views (Prior Day, WTD, MTD, YTD) filterable by SBC, garage, school, district (RFP Sec 3.10.45).</w:t>
      </w:r>
    </w:p>
    <w:p w:rsidR="00000000" w:rsidDel="00000000" w:rsidP="00000000" w:rsidRDefault="00000000" w:rsidRPr="00000000" w14:paraId="000006A3">
      <w:pPr>
        <w:numPr>
          <w:ilvl w:val="0"/>
          <w:numId w:val="90"/>
        </w:numPr>
        <w:spacing w:after="0" w:afterAutospacing="0" w:before="0" w:beforeAutospacing="0" w:lineRule="auto"/>
        <w:ind w:left="720" w:hanging="360"/>
      </w:pPr>
      <w:r w:rsidDel="00000000" w:rsidR="00000000" w:rsidRPr="00000000">
        <w:rPr>
          <w:b w:val="1"/>
          <w:rtl w:val="0"/>
        </w:rPr>
        <w:t xml:space="preserve">Activity Newsfeed (RFP Sec 3.10.9):</w:t>
      </w:r>
      <w:r w:rsidDel="00000000" w:rsidR="00000000" w:rsidRPr="00000000">
        <w:rPr>
          <w:rtl w:val="0"/>
        </w:rPr>
        <w:t xml:space="preserve"> Provides a near real-time feed summarizing key events across the system (pickups, drop-offs, no-shows, etc.).</w:t>
      </w:r>
    </w:p>
    <w:p w:rsidR="00000000" w:rsidDel="00000000" w:rsidP="00000000" w:rsidRDefault="00000000" w:rsidRPr="00000000" w14:paraId="000006A4">
      <w:pPr>
        <w:numPr>
          <w:ilvl w:val="0"/>
          <w:numId w:val="90"/>
        </w:numPr>
        <w:spacing w:after="0" w:afterAutospacing="0" w:before="0" w:beforeAutospacing="0" w:lineRule="auto"/>
        <w:ind w:left="720" w:hanging="360"/>
      </w:pPr>
      <w:r w:rsidDel="00000000" w:rsidR="00000000" w:rsidRPr="00000000">
        <w:rPr>
          <w:b w:val="1"/>
          <w:rtl w:val="0"/>
        </w:rPr>
        <w:t xml:space="preserve">Route Replay &amp; Analysis (RFP Sec 3.10.10):</w:t>
      </w:r>
      <w:r w:rsidDel="00000000" w:rsidR="00000000" w:rsidRPr="00000000">
        <w:rPr>
          <w:rtl w:val="0"/>
        </w:rPr>
        <w:t xml:space="preserve"> Includes functionality to replay a selected route's execution turn-by-turn for a specific historical date range, showing associated GPS path, timings, ridership events, and alerts.</w:t>
      </w:r>
    </w:p>
    <w:p w:rsidR="00000000" w:rsidDel="00000000" w:rsidP="00000000" w:rsidRDefault="00000000" w:rsidRPr="00000000" w14:paraId="000006A5">
      <w:pPr>
        <w:numPr>
          <w:ilvl w:val="0"/>
          <w:numId w:val="90"/>
        </w:numPr>
        <w:spacing w:after="0" w:afterAutospacing="0" w:before="0" w:beforeAutospacing="0" w:lineRule="auto"/>
        <w:ind w:left="720" w:hanging="360"/>
      </w:pPr>
      <w:r w:rsidDel="00000000" w:rsidR="00000000" w:rsidRPr="00000000">
        <w:rPr>
          <w:b w:val="1"/>
          <w:rtl w:val="0"/>
        </w:rPr>
        <w:t xml:space="preserve">GIS Configuration &amp; Analysis (RFP Sec 3.10.13, 3.10.14):</w:t>
      </w:r>
      <w:r w:rsidDel="00000000" w:rsidR="00000000" w:rsidRPr="00000000">
        <w:rPr>
          <w:rtl w:val="0"/>
        </w:rPr>
        <w:t xml:space="preserve"> Provides administrative tools to configure map data affecting routing and ETAs (speed limits, new streets, directions, etc., per Q6). Supports creating geofences and querying routes passing through them during specified times.</w:t>
      </w:r>
    </w:p>
    <w:p w:rsidR="00000000" w:rsidDel="00000000" w:rsidP="00000000" w:rsidRDefault="00000000" w:rsidRPr="00000000" w14:paraId="000006A6">
      <w:pPr>
        <w:numPr>
          <w:ilvl w:val="0"/>
          <w:numId w:val="90"/>
        </w:numPr>
        <w:spacing w:after="0" w:afterAutospacing="0" w:before="0" w:beforeAutospacing="0" w:lineRule="auto"/>
        <w:ind w:left="720" w:hanging="360"/>
      </w:pPr>
      <w:r w:rsidDel="00000000" w:rsidR="00000000" w:rsidRPr="00000000">
        <w:rPr>
          <w:b w:val="1"/>
          <w:rtl w:val="0"/>
        </w:rPr>
        <w:t xml:space="preserve">Driver/Vehicle/Route Association Management (RFP Sec 3.10.18, 3.10.19, 3.10.23, 3.10.25):</w:t>
      </w:r>
      <w:r w:rsidDel="00000000" w:rsidR="00000000" w:rsidRPr="00000000">
        <w:rPr>
          <w:rtl w:val="0"/>
        </w:rPr>
        <w:t xml:space="preserve"> Displays near real-time driver-route-vehicle associations and their status (active/inactive per Q206). Allows authorized OPT/SBC admins to remotely modify these associations if needed (e.g., correct errors). Lists active vehicles and associated routes, highlighting potential issues like out-of-service status.</w:t>
      </w:r>
    </w:p>
    <w:p w:rsidR="00000000" w:rsidDel="00000000" w:rsidP="00000000" w:rsidRDefault="00000000" w:rsidRPr="00000000" w14:paraId="000006A7">
      <w:pPr>
        <w:numPr>
          <w:ilvl w:val="0"/>
          <w:numId w:val="90"/>
        </w:numPr>
        <w:spacing w:after="0" w:afterAutospacing="0" w:before="0" w:beforeAutospacing="0" w:lineRule="auto"/>
        <w:ind w:left="720" w:hanging="360"/>
      </w:pPr>
      <w:r w:rsidDel="00000000" w:rsidR="00000000" w:rsidRPr="00000000">
        <w:rPr>
          <w:b w:val="1"/>
          <w:rtl w:val="0"/>
        </w:rPr>
        <w:t xml:space="preserve">Device Monitoring (RFP Sec 3.10.20, 3.10.26, 3.10.27):</w:t>
      </w:r>
      <w:r w:rsidDel="00000000" w:rsidR="00000000" w:rsidRPr="00000000">
        <w:rPr>
          <w:rtl w:val="0"/>
        </w:rPr>
        <w:t xml:space="preserve"> Monitors and displays device status issues in near real-time, including failed driver/route association attempts (Q29), low battery conditions (&lt;15%), and communication loss (&gt;5 minutes during route).</w:t>
      </w:r>
    </w:p>
    <w:p w:rsidR="00000000" w:rsidDel="00000000" w:rsidP="00000000" w:rsidRDefault="00000000" w:rsidRPr="00000000" w14:paraId="000006A8">
      <w:pPr>
        <w:numPr>
          <w:ilvl w:val="0"/>
          <w:numId w:val="90"/>
        </w:numPr>
        <w:spacing w:after="0" w:afterAutospacing="0" w:before="0" w:beforeAutospacing="0" w:lineRule="auto"/>
        <w:ind w:left="720" w:hanging="360"/>
      </w:pPr>
      <w:r w:rsidDel="00000000" w:rsidR="00000000" w:rsidRPr="00000000">
        <w:rPr>
          <w:b w:val="1"/>
          <w:rtl w:val="0"/>
        </w:rPr>
        <w:t xml:space="preserve">Advanced Search &amp; Reporting (RFP Sec 3.10.24, 3.10.29, 3.10.40-42, 3.10.44, 3.10.45):</w:t>
      </w:r>
      <w:r w:rsidDel="00000000" w:rsidR="00000000" w:rsidRPr="00000000">
        <w:rPr>
          <w:rtl w:val="0"/>
        </w:rPr>
        <w:t xml:space="preserve"> Includes powerful search capabilities across drivers, routes, vehicles, and students. Provides historical search based on address/intersection and time (Q3.10.29). Features a comprehensive reporting interface supporting:</w:t>
      </w:r>
    </w:p>
    <w:p w:rsidR="00000000" w:rsidDel="00000000" w:rsidP="00000000" w:rsidRDefault="00000000" w:rsidRPr="00000000" w14:paraId="000006A9">
      <w:pPr>
        <w:numPr>
          <w:ilvl w:val="1"/>
          <w:numId w:val="90"/>
        </w:numPr>
        <w:spacing w:after="0" w:afterAutospacing="0" w:before="0" w:beforeAutospacing="0" w:lineRule="auto"/>
        <w:ind w:left="1440" w:hanging="360"/>
      </w:pPr>
      <w:r w:rsidDel="00000000" w:rsidR="00000000" w:rsidRPr="00000000">
        <w:rPr>
          <w:rtl w:val="0"/>
        </w:rPr>
        <w:t xml:space="preserve">Pre-defined ("canned") reports derived daily/weekly/monthly/yearly, using data within the solution, filterable/sortable by specified attributes (Garage, Student, Location, Time, ETA, etc.), and exportable (RFP Sec 3.10.45.a). Includes specific required data fields for DOE export (Vendor Name, Route Type/Num, Veh Type, Times, Path, Miles, Q3.10.45.a.iii).</w:t>
      </w:r>
    </w:p>
    <w:p w:rsidR="00000000" w:rsidDel="00000000" w:rsidP="00000000" w:rsidRDefault="00000000" w:rsidRPr="00000000" w14:paraId="000006AA">
      <w:pPr>
        <w:numPr>
          <w:ilvl w:val="1"/>
          <w:numId w:val="90"/>
        </w:numPr>
        <w:spacing w:after="0" w:afterAutospacing="0" w:before="0" w:beforeAutospacing="0" w:lineRule="auto"/>
        <w:ind w:left="1440" w:hanging="360"/>
      </w:pPr>
      <w:r w:rsidDel="00000000" w:rsidR="00000000" w:rsidRPr="00000000">
        <w:rPr>
          <w:rtl w:val="0"/>
        </w:rPr>
        <w:t xml:space="preserve">Customizable reports allowing finer granularity, limited to authorized users (RFP Sec 3.10.45.b).</w:t>
      </w:r>
    </w:p>
    <w:p w:rsidR="00000000" w:rsidDel="00000000" w:rsidP="00000000" w:rsidRDefault="00000000" w:rsidRPr="00000000" w14:paraId="000006AB">
      <w:pPr>
        <w:numPr>
          <w:ilvl w:val="1"/>
          <w:numId w:val="90"/>
        </w:numPr>
        <w:spacing w:after="0" w:afterAutospacing="0" w:before="0" w:beforeAutospacing="0" w:lineRule="auto"/>
        <w:ind w:left="1440" w:hanging="360"/>
      </w:pPr>
      <w:r w:rsidDel="00000000" w:rsidR="00000000" w:rsidRPr="00000000">
        <w:rPr>
          <w:rtl w:val="0"/>
        </w:rPr>
        <w:t xml:space="preserve">Specific statistical reports on driver route completion history (Q207), and analysis linking performance to GPS signal loss or low battery events (RFP Sec 3.10.41/42).</w:t>
      </w:r>
    </w:p>
    <w:p w:rsidR="00000000" w:rsidDel="00000000" w:rsidP="00000000" w:rsidRDefault="00000000" w:rsidRPr="00000000" w14:paraId="000006AC">
      <w:pPr>
        <w:numPr>
          <w:ilvl w:val="1"/>
          <w:numId w:val="90"/>
        </w:numPr>
        <w:spacing w:after="0" w:afterAutospacing="0" w:before="0" w:beforeAutospacing="0" w:lineRule="auto"/>
        <w:ind w:left="1440" w:hanging="360"/>
      </w:pPr>
      <w:r w:rsidDel="00000000" w:rsidR="00000000" w:rsidRPr="00000000">
        <w:rPr>
          <w:rtl w:val="0"/>
        </w:rPr>
        <w:t xml:space="preserve">All reports and live data filterable by SBC, garage, school, district (RFP Sec 3.10.45).</w:t>
      </w:r>
    </w:p>
    <w:p w:rsidR="00000000" w:rsidDel="00000000" w:rsidP="00000000" w:rsidRDefault="00000000" w:rsidRPr="00000000" w14:paraId="000006AD">
      <w:pPr>
        <w:numPr>
          <w:ilvl w:val="1"/>
          <w:numId w:val="90"/>
        </w:numPr>
        <w:spacing w:after="0" w:afterAutospacing="0" w:before="0" w:beforeAutospacing="0" w:lineRule="auto"/>
        <w:ind w:left="1440" w:hanging="360"/>
      </w:pPr>
      <w:r w:rsidDel="00000000" w:rsidR="00000000" w:rsidRPr="00000000">
        <w:rPr>
          <w:rtl w:val="0"/>
        </w:rPr>
        <w:t xml:space="preserve">Integration support for third-party tools like Power BI (Q95, RFP Sec 3.17.a.v).</w:t>
      </w:r>
    </w:p>
    <w:p w:rsidR="00000000" w:rsidDel="00000000" w:rsidP="00000000" w:rsidRDefault="00000000" w:rsidRPr="00000000" w14:paraId="000006AE">
      <w:pPr>
        <w:numPr>
          <w:ilvl w:val="0"/>
          <w:numId w:val="90"/>
        </w:numPr>
        <w:spacing w:after="0" w:afterAutospacing="0" w:before="0" w:beforeAutospacing="0" w:lineRule="auto"/>
        <w:ind w:left="720" w:hanging="360"/>
      </w:pPr>
      <w:r w:rsidDel="00000000" w:rsidR="00000000" w:rsidRPr="00000000">
        <w:rPr>
          <w:b w:val="1"/>
          <w:rtl w:val="0"/>
        </w:rPr>
        <w:t xml:space="preserve">Self-Help &amp; Override (RFP Sec 3.10.43, Q208):</w:t>
      </w:r>
      <w:r w:rsidDel="00000000" w:rsidR="00000000" w:rsidRPr="00000000">
        <w:rPr>
          <w:rtl w:val="0"/>
        </w:rPr>
        <w:t xml:space="preserve"> Provides multi-language FAQs and troubleshooting resources. Includes capability for privileged OPT users to override certain system functionalities across modules (Q208).</w:t>
      </w:r>
    </w:p>
    <w:p w:rsidR="00000000" w:rsidDel="00000000" w:rsidP="00000000" w:rsidRDefault="00000000" w:rsidRPr="00000000" w14:paraId="000006AF">
      <w:pPr>
        <w:numPr>
          <w:ilvl w:val="0"/>
          <w:numId w:val="90"/>
        </w:numPr>
        <w:spacing w:after="360" w:before="0" w:beforeAutospacing="0" w:lineRule="auto"/>
        <w:ind w:left="720" w:hanging="360"/>
      </w:pPr>
      <w:r w:rsidDel="00000000" w:rsidR="00000000" w:rsidRPr="00000000">
        <w:rPr>
          <w:b w:val="1"/>
          <w:rtl w:val="0"/>
        </w:rPr>
        <w:t xml:space="preserve">Data Logging (RFP Sec 3.10.6, 3.10.21):</w:t>
      </w:r>
      <w:r w:rsidDel="00000000" w:rsidR="00000000" w:rsidRPr="00000000">
        <w:rPr>
          <w:rtl w:val="0"/>
        </w:rPr>
        <w:t xml:space="preserve"> Logs vehicle idle time and maintains exportable history of driver route associations.</w:t>
      </w:r>
    </w:p>
    <w:p w:rsidR="00000000" w:rsidDel="00000000" w:rsidP="00000000" w:rsidRDefault="00000000" w:rsidRPr="00000000" w14:paraId="000006B0">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M.2 - Solution Design Functional and Non Functional Requirements.pdf</w:t>
      </w:r>
      <w:r w:rsidDel="00000000" w:rsidR="00000000" w:rsidRPr="00000000">
        <w:rPr>
          <w:i w:val="1"/>
          <w:color w:val="777777"/>
          <w:sz w:val="20"/>
          <w:szCs w:val="20"/>
          <w:rtl w:val="0"/>
        </w:rPr>
        <w:t xml:space="preserve"> (Admin Module Features, NFRs), </w:t>
      </w:r>
      <w:r w:rsidDel="00000000" w:rsidR="00000000" w:rsidRPr="00000000">
        <w:rPr>
          <w:rFonts w:ascii="Roboto Mono" w:cs="Roboto Mono" w:eastAsia="Roboto Mono" w:hAnsi="Roboto Mono"/>
          <w:i w:val="1"/>
          <w:color w:val="777777"/>
          <w:sz w:val="20"/>
          <w:szCs w:val="20"/>
          <w:shd w:fill="f0f0f0" w:val="clear"/>
          <w:rtl w:val="0"/>
        </w:rPr>
        <w:t xml:space="preserve">Appendix M.1 - System Architecture.pdf</w:t>
      </w:r>
      <w:r w:rsidDel="00000000" w:rsidR="00000000" w:rsidRPr="00000000">
        <w:rPr>
          <w:i w:val="1"/>
          <w:color w:val="777777"/>
          <w:sz w:val="20"/>
          <w:szCs w:val="20"/>
          <w:rtl w:val="0"/>
        </w:rPr>
        <w:t xml:space="preserve"> (Admin Module Design, APIs, Integration, Search, Reporting, KPI Service, Alerting, Workflow, RBAC), </w:t>
      </w:r>
      <w:r w:rsidDel="00000000" w:rsidR="00000000" w:rsidRPr="00000000">
        <w:rPr>
          <w:rFonts w:ascii="Roboto Mono" w:cs="Roboto Mono" w:eastAsia="Roboto Mono" w:hAnsi="Roboto Mono"/>
          <w:i w:val="1"/>
          <w:color w:val="777777"/>
          <w:sz w:val="20"/>
          <w:szCs w:val="20"/>
          <w:shd w:fill="f0f0f0" w:val="clear"/>
          <w:rtl w:val="0"/>
        </w:rPr>
        <w:t xml:space="preserve">Appendix S.3 - Data Engineering and Analytics Capabilities.pdf</w:t>
      </w:r>
      <w:r w:rsidDel="00000000" w:rsidR="00000000" w:rsidRPr="00000000">
        <w:rPr>
          <w:i w:val="1"/>
          <w:color w:val="777777"/>
          <w:sz w:val="20"/>
          <w:szCs w:val="20"/>
          <w:rtl w:val="0"/>
        </w:rPr>
        <w:t xml:space="preserve"> (Reporting, KPIs, Analytics, Data Logging), </w:t>
      </w:r>
      <w:r w:rsidDel="00000000" w:rsidR="00000000" w:rsidRPr="00000000">
        <w:rPr>
          <w:rFonts w:ascii="Roboto Mono" w:cs="Roboto Mono" w:eastAsia="Roboto Mono" w:hAnsi="Roboto Mono"/>
          <w:i w:val="1"/>
          <w:color w:val="777777"/>
          <w:sz w:val="20"/>
          <w:szCs w:val="20"/>
          <w:shd w:fill="f0f0f0" w:val="clear"/>
          <w:rtl w:val="0"/>
        </w:rPr>
        <w:t xml:space="preserve">Appendix P.1 - Security Strategy.pdf</w:t>
      </w:r>
      <w:r w:rsidDel="00000000" w:rsidR="00000000" w:rsidRPr="00000000">
        <w:rPr>
          <w:i w:val="1"/>
          <w:color w:val="777777"/>
          <w:sz w:val="20"/>
          <w:szCs w:val="20"/>
          <w:rtl w:val="0"/>
        </w:rPr>
        <w:t xml:space="preserve"> (RBAC, User Mgmt), </w:t>
      </w:r>
      <w:r w:rsidDel="00000000" w:rsidR="00000000" w:rsidRPr="00000000">
        <w:rPr>
          <w:rFonts w:ascii="Roboto Mono" w:cs="Roboto Mono" w:eastAsia="Roboto Mono" w:hAnsi="Roboto Mono"/>
          <w:i w:val="1"/>
          <w:color w:val="777777"/>
          <w:sz w:val="20"/>
          <w:szCs w:val="20"/>
          <w:shd w:fill="f0f0f0" w:val="clear"/>
          <w:rtl w:val="0"/>
        </w:rPr>
        <w:t xml:space="preserve">Appendix Q.2 - Observability and Monitoring Strategy.pdf</w:t>
      </w:r>
      <w:r w:rsidDel="00000000" w:rsidR="00000000" w:rsidRPr="00000000">
        <w:rPr>
          <w:i w:val="1"/>
          <w:color w:val="777777"/>
          <w:sz w:val="20"/>
          <w:szCs w:val="20"/>
          <w:rtl w:val="0"/>
        </w:rPr>
        <w:t xml:space="preserve"> (Monitoring Data Integration), </w:t>
      </w:r>
      <w:r w:rsidDel="00000000" w:rsidR="00000000" w:rsidRPr="00000000">
        <w:rPr>
          <w:rFonts w:ascii="Roboto Mono" w:cs="Roboto Mono" w:eastAsia="Roboto Mono" w:hAnsi="Roboto Mono"/>
          <w:i w:val="1"/>
          <w:color w:val="777777"/>
          <w:sz w:val="20"/>
          <w:szCs w:val="20"/>
          <w:shd w:fill="f0f0f0" w:val="clear"/>
          <w:rtl w:val="0"/>
        </w:rPr>
        <w:t xml:space="preserve">Appendix S.2 - GIS Integration.pdf</w:t>
      </w:r>
      <w:r w:rsidDel="00000000" w:rsidR="00000000" w:rsidRPr="00000000">
        <w:rPr>
          <w:i w:val="1"/>
          <w:color w:val="777777"/>
          <w:sz w:val="20"/>
          <w:szCs w:val="20"/>
          <w:rtl w:val="0"/>
        </w:rPr>
        <w:t xml:space="preserve"> (Map Config/Analysis), </w:t>
      </w:r>
      <w:r w:rsidDel="00000000" w:rsidR="00000000" w:rsidRPr="00000000">
        <w:rPr>
          <w:rFonts w:ascii="Roboto Mono" w:cs="Roboto Mono" w:eastAsia="Roboto Mono" w:hAnsi="Roboto Mono"/>
          <w:i w:val="1"/>
          <w:color w:val="777777"/>
          <w:sz w:val="20"/>
          <w:szCs w:val="20"/>
          <w:shd w:fill="f0f0f0" w:val="clear"/>
          <w:rtl w:val="0"/>
        </w:rPr>
        <w:t xml:space="preserve">Appendix X.2 - Communications and Status Reporting Strategy.pdf</w:t>
      </w:r>
      <w:r w:rsidDel="00000000" w:rsidR="00000000" w:rsidRPr="00000000">
        <w:rPr>
          <w:i w:val="1"/>
          <w:color w:val="777777"/>
          <w:sz w:val="20"/>
          <w:szCs w:val="20"/>
          <w:rtl w:val="0"/>
        </w:rPr>
        <w:t xml:space="preserve"> (External Comms Integration), </w:t>
      </w:r>
      <w:r w:rsidDel="00000000" w:rsidR="00000000" w:rsidRPr="00000000">
        <w:rPr>
          <w:rFonts w:ascii="Roboto Mono" w:cs="Roboto Mono" w:eastAsia="Roboto Mono" w:hAnsi="Roboto Mono"/>
          <w:i w:val="1"/>
          <w:color w:val="777777"/>
          <w:sz w:val="20"/>
          <w:szCs w:val="20"/>
          <w:shd w:fill="f0f0f0" w:val="clear"/>
          <w:rtl w:val="0"/>
        </w:rPr>
        <w:t xml:space="preserve">Appendix T.1 - User Onboarding and Training Strategy.pdf</w:t>
      </w:r>
      <w:r w:rsidDel="00000000" w:rsidR="00000000" w:rsidRPr="00000000">
        <w:rPr>
          <w:i w:val="1"/>
          <w:color w:val="777777"/>
          <w:sz w:val="20"/>
          <w:szCs w:val="20"/>
          <w:rtl w:val="0"/>
        </w:rPr>
        <w:t xml:space="preserve"> (Help Content)</w:t>
      </w:r>
    </w:p>
    <w:p w:rsidR="00000000" w:rsidDel="00000000" w:rsidP="00000000" w:rsidRDefault="00000000" w:rsidRPr="00000000" w14:paraId="000006B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2">
      <w:pPr>
        <w:pStyle w:val="Heading2"/>
        <w:keepNext w:val="0"/>
        <w:keepLines w:val="0"/>
        <w:pBdr>
          <w:bottom w:color="999999" w:space="2" w:sz="6" w:val="single"/>
        </w:pBdr>
        <w:spacing w:after="180" w:before="400" w:lineRule="auto"/>
        <w:rPr>
          <w:b w:val="1"/>
          <w:color w:val="003366"/>
          <w:sz w:val="34"/>
          <w:szCs w:val="34"/>
        </w:rPr>
      </w:pPr>
      <w:bookmarkStart w:colFirst="0" w:colLast="0" w:name="_ongglbnp99tx" w:id="118"/>
      <w:bookmarkEnd w:id="118"/>
      <w:r w:rsidDel="00000000" w:rsidR="00000000" w:rsidRPr="00000000">
        <w:rPr>
          <w:b w:val="1"/>
          <w:color w:val="003366"/>
          <w:sz w:val="34"/>
          <w:szCs w:val="34"/>
          <w:rtl w:val="0"/>
        </w:rPr>
        <w:t xml:space="preserve">3.11 Student Management (and backend) System</w:t>
      </w:r>
    </w:p>
    <w:p w:rsidR="00000000" w:rsidDel="00000000" w:rsidP="00000000" w:rsidRDefault="00000000" w:rsidRPr="00000000" w14:paraId="000006B3">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Our solution includes a dedicated backend system serving as the authoritative source for student transportation-related information. This system synchronizes necessary data (demographics, eligibility, addresses, special needs, school assignments) from various upstream NYCPS sources. It provides interfaces for administrators (OPT and School) and parents (via their module) to manage relevant updates (e.g., absences, enrollment changes, Alt PM requests) and continuously analyzes student data to support downstream route optimization processes.</w:t>
      </w:r>
    </w:p>
    <w:p w:rsidR="00000000" w:rsidDel="00000000" w:rsidP="00000000" w:rsidRDefault="00000000" w:rsidRPr="00000000" w14:paraId="000006B4">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6B5">
      <w:pPr>
        <w:spacing w:after="240" w:before="240" w:lineRule="auto"/>
        <w:rPr/>
      </w:pPr>
      <w:r w:rsidDel="00000000" w:rsidR="00000000" w:rsidRPr="00000000">
        <w:rPr>
          <w:rtl w:val="0"/>
        </w:rPr>
        <w:t xml:space="preserve">This backend system is the central repository ensuring accurate and consistent student data crucial for safe and efficient transportation services (RFP Sec 3.11 Intro). It maintains details necessary for routing, ridership, communication, and compliance.</w:t>
      </w:r>
    </w:p>
    <w:p w:rsidR="00000000" w:rsidDel="00000000" w:rsidP="00000000" w:rsidRDefault="00000000" w:rsidRPr="00000000" w14:paraId="000006B6">
      <w:pPr>
        <w:numPr>
          <w:ilvl w:val="0"/>
          <w:numId w:val="154"/>
        </w:numPr>
        <w:spacing w:after="0" w:afterAutospacing="0" w:before="120" w:lineRule="auto"/>
        <w:ind w:left="720" w:hanging="360"/>
      </w:pPr>
      <w:r w:rsidDel="00000000" w:rsidR="00000000" w:rsidRPr="00000000">
        <w:rPr>
          <w:b w:val="1"/>
          <w:rtl w:val="0"/>
        </w:rPr>
        <w:t xml:space="preserve">Data Synchronization (RFP Sec 3.11.1, Q158, Q170, Q171):</w:t>
      </w:r>
      <w:r w:rsidDel="00000000" w:rsidR="00000000" w:rsidRPr="00000000">
        <w:rPr>
          <w:rtl w:val="0"/>
        </w:rPr>
        <w:t xml:space="preserve"> The system is designed to synchronize "as needed" with multiple upstream NYCPS enterprise systems. This includes student information systems (SIS), parent databases (e.g., NYCSA), OPT databases, IEP systems, non-public school data sources, and potentially DOHMH networks. Integration will primarily use [State proposed mechanism, e.g., APIs if available, secure file imports otherwise], ensuring student demographics, addresses, school assignments, eligibility status, special needs accommodations (medical/ambulatory codes), and contact information are kept current within the Transportation Management System.</w:t>
      </w:r>
    </w:p>
    <w:p w:rsidR="00000000" w:rsidDel="00000000" w:rsidP="00000000" w:rsidRDefault="00000000" w:rsidRPr="00000000" w14:paraId="000006B7">
      <w:pPr>
        <w:numPr>
          <w:ilvl w:val="0"/>
          <w:numId w:val="154"/>
        </w:numPr>
        <w:spacing w:after="0" w:afterAutospacing="0" w:before="0" w:beforeAutospacing="0" w:lineRule="auto"/>
        <w:ind w:left="720" w:hanging="360"/>
      </w:pPr>
      <w:r w:rsidDel="00000000" w:rsidR="00000000" w:rsidRPr="00000000">
        <w:rPr>
          <w:b w:val="1"/>
          <w:rtl w:val="0"/>
        </w:rPr>
        <w:t xml:space="preserve">Integrated User Updates:</w:t>
      </w:r>
      <w:r w:rsidDel="00000000" w:rsidR="00000000" w:rsidRPr="00000000">
        <w:rPr>
          <w:rtl w:val="0"/>
        </w:rPr>
        <w:t xml:space="preserve"> The system provides simple, role-appropriate interfaces for managing student transportation attributes throughout the year:</w:t>
      </w:r>
    </w:p>
    <w:p w:rsidR="00000000" w:rsidDel="00000000" w:rsidP="00000000" w:rsidRDefault="00000000" w:rsidRPr="00000000" w14:paraId="000006B8">
      <w:pPr>
        <w:numPr>
          <w:ilvl w:val="1"/>
          <w:numId w:val="154"/>
        </w:numPr>
        <w:spacing w:after="0" w:afterAutospacing="0" w:before="0" w:beforeAutospacing="0" w:lineRule="auto"/>
        <w:ind w:left="1440" w:hanging="360"/>
      </w:pPr>
      <w:r w:rsidDel="00000000" w:rsidR="00000000" w:rsidRPr="00000000">
        <w:rPr>
          <w:b w:val="1"/>
          <w:rtl w:val="0"/>
        </w:rPr>
        <w:t xml:space="preserve">OPT Administrators (RFP Sec 3.11.3.a):</w:t>
      </w:r>
      <w:r w:rsidDel="00000000" w:rsidR="00000000" w:rsidRPr="00000000">
        <w:rPr>
          <w:rtl w:val="0"/>
        </w:rPr>
        <w:t xml:space="preserve"> Can make necessary adjustments, such as updating home locations for students in temporary housing or managing specific transportation exceptions.</w:t>
      </w:r>
    </w:p>
    <w:p w:rsidR="00000000" w:rsidDel="00000000" w:rsidP="00000000" w:rsidRDefault="00000000" w:rsidRPr="00000000" w14:paraId="000006B9">
      <w:pPr>
        <w:numPr>
          <w:ilvl w:val="1"/>
          <w:numId w:val="154"/>
        </w:numPr>
        <w:spacing w:after="0" w:afterAutospacing="0" w:before="0" w:beforeAutospacing="0" w:lineRule="auto"/>
        <w:ind w:left="1440" w:hanging="360"/>
      </w:pPr>
      <w:r w:rsidDel="00000000" w:rsidR="00000000" w:rsidRPr="00000000">
        <w:rPr>
          <w:b w:val="1"/>
          <w:rtl w:val="0"/>
        </w:rPr>
        <w:t xml:space="preserve">Parent/Caregiver Module Integration (RFP Sec 3.11.2, 3.11.3.b):</w:t>
      </w:r>
      <w:r w:rsidDel="00000000" w:rsidR="00000000" w:rsidRPr="00000000">
        <w:rPr>
          <w:rtl w:val="0"/>
        </w:rPr>
        <w:t xml:space="preserve"> Seamlessly receives same-day cancellation/absence notifications submitted by parents via their app (RFP Sec 3.6.4). It also processes parent requests for updates like Alternate PM locations (RFP Sec 3.6.3), routing them through appropriate approval workflows. (Note: Primary address changes come from upstream systems per Q24).</w:t>
      </w:r>
    </w:p>
    <w:p w:rsidR="00000000" w:rsidDel="00000000" w:rsidP="00000000" w:rsidRDefault="00000000" w:rsidRPr="00000000" w14:paraId="000006BA">
      <w:pPr>
        <w:numPr>
          <w:ilvl w:val="1"/>
          <w:numId w:val="154"/>
        </w:numPr>
        <w:spacing w:after="0" w:afterAutospacing="0" w:before="0" w:beforeAutospacing="0" w:lineRule="auto"/>
        <w:ind w:left="1440" w:hanging="360"/>
      </w:pPr>
      <w:r w:rsidDel="00000000" w:rsidR="00000000" w:rsidRPr="00000000">
        <w:rPr>
          <w:b w:val="1"/>
          <w:rtl w:val="0"/>
        </w:rPr>
        <w:t xml:space="preserve">School Administrator Updates (RFP Sec 3.11.3.c):</w:t>
      </w:r>
      <w:r w:rsidDel="00000000" w:rsidR="00000000" w:rsidRPr="00000000">
        <w:rPr>
          <w:rtl w:val="0"/>
        </w:rPr>
        <w:t xml:space="preserve"> Allows authorized school staff (likely via the School Module, Sec 3.9) to report enrollment changes (students joining/leaving) impacting transportation requirements.</w:t>
      </w:r>
    </w:p>
    <w:p w:rsidR="00000000" w:rsidDel="00000000" w:rsidP="00000000" w:rsidRDefault="00000000" w:rsidRPr="00000000" w14:paraId="000006BB">
      <w:pPr>
        <w:numPr>
          <w:ilvl w:val="0"/>
          <w:numId w:val="154"/>
        </w:numPr>
        <w:spacing w:after="0" w:afterAutospacing="0" w:before="0" w:beforeAutospacing="0" w:lineRule="auto"/>
        <w:ind w:left="720" w:hanging="360"/>
      </w:pPr>
      <w:r w:rsidDel="00000000" w:rsidR="00000000" w:rsidRPr="00000000">
        <w:rPr>
          <w:b w:val="1"/>
          <w:rtl w:val="0"/>
        </w:rPr>
        <w:t xml:space="preserve">Data Analysis for Routing (RFP Sec 3.11.4):</w:t>
      </w:r>
      <w:r w:rsidDel="00000000" w:rsidR="00000000" w:rsidRPr="00000000">
        <w:rPr>
          <w:rtl w:val="0"/>
        </w:rPr>
        <w:t xml:space="preserve"> The system continuously analyzes the aggregated student information—including home/school locations, specific transportation needs (IEP requirements, medical/ambulatory codes), special handling instructions, and targeted arrival/departure times—to provide optimized data sets and potentially suggest routing strategies to the main Adaptive/Dynamic Routing engine (Sec 3.12).</w:t>
      </w:r>
    </w:p>
    <w:p w:rsidR="00000000" w:rsidDel="00000000" w:rsidP="00000000" w:rsidRDefault="00000000" w:rsidRPr="00000000" w14:paraId="000006BC">
      <w:pPr>
        <w:numPr>
          <w:ilvl w:val="0"/>
          <w:numId w:val="154"/>
        </w:numPr>
        <w:spacing w:after="360" w:before="0" w:beforeAutospacing="0" w:lineRule="auto"/>
        <w:ind w:left="720" w:hanging="360"/>
      </w:pPr>
      <w:r w:rsidDel="00000000" w:rsidR="00000000" w:rsidRPr="00000000">
        <w:rPr>
          <w:b w:val="1"/>
          <w:rtl w:val="0"/>
        </w:rPr>
        <w:t xml:space="preserve">Data Governance &amp; Security:</w:t>
      </w:r>
      <w:r w:rsidDel="00000000" w:rsidR="00000000" w:rsidRPr="00000000">
        <w:rPr>
          <w:rtl w:val="0"/>
        </w:rPr>
        <w:t xml:space="preserve"> All student data is managed according to strict data governance policies, NYCPS security requirements, and relevant regulations (FERPA, HIPAA etc.), ensuring privacy and integrity (Ref: </w:t>
      </w:r>
      <w:r w:rsidDel="00000000" w:rsidR="00000000" w:rsidRPr="00000000">
        <w:rPr>
          <w:rFonts w:ascii="Roboto Mono" w:cs="Roboto Mono" w:eastAsia="Roboto Mono" w:hAnsi="Roboto Mono"/>
          <w:color w:val="188038"/>
          <w:shd w:fill="f0f0f0" w:val="clear"/>
          <w:rtl w:val="0"/>
        </w:rPr>
        <w:t xml:space="preserve">Appendix S.1 - Data Governance and compliance controls.pdf</w:t>
      </w:r>
      <w:r w:rsidDel="00000000" w:rsidR="00000000" w:rsidRPr="00000000">
        <w:rPr>
          <w:rtl w:val="0"/>
        </w:rPr>
        <w:t xml:space="preserve">, </w:t>
      </w:r>
      <w:r w:rsidDel="00000000" w:rsidR="00000000" w:rsidRPr="00000000">
        <w:rPr>
          <w:rFonts w:ascii="Roboto Mono" w:cs="Roboto Mono" w:eastAsia="Roboto Mono" w:hAnsi="Roboto Mono"/>
          <w:color w:val="188038"/>
          <w:shd w:fill="f0f0f0" w:val="clear"/>
          <w:rtl w:val="0"/>
        </w:rPr>
        <w:t xml:space="preserve">Appendix P.1 - Security Strategy.pdf</w:t>
      </w:r>
      <w:r w:rsidDel="00000000" w:rsidR="00000000" w:rsidRPr="00000000">
        <w:rPr>
          <w:rtl w:val="0"/>
        </w:rPr>
        <w:t xml:space="preserve">).</w:t>
      </w:r>
    </w:p>
    <w:p w:rsidR="00000000" w:rsidDel="00000000" w:rsidP="00000000" w:rsidRDefault="00000000" w:rsidRPr="00000000" w14:paraId="000006BD">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M.1 - System Architecture.pdf</w:t>
      </w:r>
      <w:r w:rsidDel="00000000" w:rsidR="00000000" w:rsidRPr="00000000">
        <w:rPr>
          <w:i w:val="1"/>
          <w:color w:val="777777"/>
          <w:sz w:val="20"/>
          <w:szCs w:val="20"/>
          <w:rtl w:val="0"/>
        </w:rPr>
        <w:t xml:space="preserve"> (Student Data Model/Service, Integration Strategy), </w:t>
      </w:r>
      <w:r w:rsidDel="00000000" w:rsidR="00000000" w:rsidRPr="00000000">
        <w:rPr>
          <w:rFonts w:ascii="Roboto Mono" w:cs="Roboto Mono" w:eastAsia="Roboto Mono" w:hAnsi="Roboto Mono"/>
          <w:i w:val="1"/>
          <w:color w:val="777777"/>
          <w:sz w:val="20"/>
          <w:szCs w:val="20"/>
          <w:shd w:fill="f0f0f0" w:val="clear"/>
          <w:rtl w:val="0"/>
        </w:rPr>
        <w:t xml:space="preserve">Appendix M.2 - Solution Design Functional and Non Functional Requirements.pdf</w:t>
      </w:r>
      <w:r w:rsidDel="00000000" w:rsidR="00000000" w:rsidRPr="00000000">
        <w:rPr>
          <w:i w:val="1"/>
          <w:color w:val="777777"/>
          <w:sz w:val="20"/>
          <w:szCs w:val="20"/>
          <w:rtl w:val="0"/>
        </w:rPr>
        <w:t xml:space="preserve"> (Functional Requirements, Admin/School/Parent Module interfaces), </w:t>
      </w:r>
      <w:r w:rsidDel="00000000" w:rsidR="00000000" w:rsidRPr="00000000">
        <w:rPr>
          <w:rFonts w:ascii="Roboto Mono" w:cs="Roboto Mono" w:eastAsia="Roboto Mono" w:hAnsi="Roboto Mono"/>
          <w:i w:val="1"/>
          <w:color w:val="777777"/>
          <w:sz w:val="20"/>
          <w:szCs w:val="20"/>
          <w:shd w:fill="f0f0f0" w:val="clear"/>
          <w:rtl w:val="0"/>
        </w:rPr>
        <w:t xml:space="preserve">Appendix S.1 - Data Governance and compliance controls.pdf</w:t>
      </w:r>
      <w:r w:rsidDel="00000000" w:rsidR="00000000" w:rsidRPr="00000000">
        <w:rPr>
          <w:i w:val="1"/>
          <w:color w:val="777777"/>
          <w:sz w:val="20"/>
          <w:szCs w:val="20"/>
          <w:rtl w:val="0"/>
        </w:rPr>
        <w:t xml:space="preserve"> (Data Handling, Synchronization Rules, Compliance), </w:t>
      </w:r>
      <w:r w:rsidDel="00000000" w:rsidR="00000000" w:rsidRPr="00000000">
        <w:rPr>
          <w:rFonts w:ascii="Roboto Mono" w:cs="Roboto Mono" w:eastAsia="Roboto Mono" w:hAnsi="Roboto Mono"/>
          <w:i w:val="1"/>
          <w:color w:val="777777"/>
          <w:sz w:val="20"/>
          <w:szCs w:val="20"/>
          <w:shd w:fill="f0f0f0" w:val="clear"/>
          <w:rtl w:val="0"/>
        </w:rPr>
        <w:t xml:space="preserve">Appendix P.1 - Security Strategy.pdf</w:t>
      </w:r>
      <w:r w:rsidDel="00000000" w:rsidR="00000000" w:rsidRPr="00000000">
        <w:rPr>
          <w:i w:val="1"/>
          <w:color w:val="777777"/>
          <w:sz w:val="20"/>
          <w:szCs w:val="20"/>
          <w:rtl w:val="0"/>
        </w:rPr>
        <w:t xml:space="preserve"> (Data Security, Access Control), </w:t>
      </w:r>
      <w:r w:rsidDel="00000000" w:rsidR="00000000" w:rsidRPr="00000000">
        <w:rPr>
          <w:rFonts w:ascii="Roboto Mono" w:cs="Roboto Mono" w:eastAsia="Roboto Mono" w:hAnsi="Roboto Mono"/>
          <w:i w:val="1"/>
          <w:color w:val="777777"/>
          <w:sz w:val="20"/>
          <w:szCs w:val="20"/>
          <w:shd w:fill="f0f0f0" w:val="clear"/>
          <w:rtl w:val="0"/>
        </w:rPr>
        <w:t xml:space="preserve">Appendix O.1.1 - Project Execution Roadmap.pdf</w:t>
      </w:r>
      <w:r w:rsidDel="00000000" w:rsidR="00000000" w:rsidRPr="00000000">
        <w:rPr>
          <w:i w:val="1"/>
          <w:color w:val="777777"/>
          <w:sz w:val="20"/>
          <w:szCs w:val="20"/>
          <w:rtl w:val="0"/>
        </w:rPr>
        <w:t xml:space="preserve"> (Data Migration/Sync Planning)</w:t>
      </w:r>
    </w:p>
    <w:p w:rsidR="00000000" w:rsidDel="00000000" w:rsidP="00000000" w:rsidRDefault="00000000" w:rsidRPr="00000000" w14:paraId="000006B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F">
      <w:pPr>
        <w:pStyle w:val="Heading2"/>
        <w:keepNext w:val="0"/>
        <w:keepLines w:val="0"/>
        <w:pBdr>
          <w:bottom w:color="999999" w:space="2" w:sz="6" w:val="single"/>
        </w:pBdr>
        <w:spacing w:after="180" w:before="400" w:lineRule="auto"/>
        <w:rPr>
          <w:b w:val="1"/>
          <w:color w:val="003366"/>
          <w:sz w:val="34"/>
          <w:szCs w:val="34"/>
        </w:rPr>
      </w:pPr>
      <w:bookmarkStart w:colFirst="0" w:colLast="0" w:name="_wbbnzkrqwaw5" w:id="119"/>
      <w:bookmarkEnd w:id="119"/>
      <w:r w:rsidDel="00000000" w:rsidR="00000000" w:rsidRPr="00000000">
        <w:rPr>
          <w:b w:val="1"/>
          <w:color w:val="003366"/>
          <w:sz w:val="34"/>
          <w:szCs w:val="34"/>
          <w:rtl w:val="0"/>
        </w:rPr>
        <w:t xml:space="preserve">3.12 Adaptive/Dynamic Routing Software</w:t>
      </w:r>
    </w:p>
    <w:p w:rsidR="00000000" w:rsidDel="00000000" w:rsidP="00000000" w:rsidRDefault="00000000" w:rsidRPr="00000000" w14:paraId="000006C0">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Our solution features a powerful, unified Adaptive/Dynamic Routing engine designed to replace OPT's legacy systems (Edulog, MapInfo/FoxPro per Q104, Q155) and handle the complexities of routing all student populations (GE, SE, PreK, etc.) together. It leverages real-time data (GPS, traffic, ridership, schedule changes Q19), considers detailed constraints (vehicle capacity, student needs, policies), and optimizes routes dynamically for on-time performance and efficiency. The system includes robust tools for route planning, scenario analysis, stop management (integrating/replacing OPT199), schedule adherence, and seamless integration with mapping, student data, and stakeholder communication modules.</w:t>
      </w:r>
    </w:p>
    <w:p w:rsidR="00000000" w:rsidDel="00000000" w:rsidP="00000000" w:rsidRDefault="00000000" w:rsidRPr="00000000" w14:paraId="000006C1">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6C2">
      <w:pPr>
        <w:spacing w:after="240" w:before="240" w:lineRule="auto"/>
        <w:rPr/>
      </w:pPr>
      <w:r w:rsidDel="00000000" w:rsidR="00000000" w:rsidRPr="00000000">
        <w:rPr>
          <w:rtl w:val="0"/>
        </w:rPr>
        <w:t xml:space="preserve">The heart of our proposed solution is a state-of-the-art routing engine capable of both initial route planning and real-time dynamic adjustments (RFP Sec 3.12 Intro). It consolidates routing for all student populations (GE, SE, STH, Foster, PSC, Capping, After-School, Pre-K/EI, Field Trips) into a single, coherent system (RFP Sec 3.12.1.a.iii, Q155), eliminating existing silos.</w:t>
      </w:r>
    </w:p>
    <w:p w:rsidR="00000000" w:rsidDel="00000000" w:rsidP="00000000" w:rsidRDefault="00000000" w:rsidRPr="00000000" w14:paraId="000006C3">
      <w:pPr>
        <w:pStyle w:val="Heading3"/>
        <w:keepNext w:val="0"/>
        <w:keepLines w:val="0"/>
        <w:spacing w:after="140" w:lineRule="auto"/>
        <w:rPr>
          <w:b w:val="1"/>
          <w:color w:val="003366"/>
          <w:sz w:val="26"/>
          <w:szCs w:val="26"/>
        </w:rPr>
      </w:pPr>
      <w:bookmarkStart w:colFirst="0" w:colLast="0" w:name="_6gk00l6xxsib" w:id="120"/>
      <w:bookmarkEnd w:id="120"/>
      <w:r w:rsidDel="00000000" w:rsidR="00000000" w:rsidRPr="00000000">
        <w:rPr>
          <w:b w:val="1"/>
          <w:color w:val="003366"/>
          <w:sz w:val="26"/>
          <w:szCs w:val="26"/>
          <w:rtl w:val="0"/>
        </w:rPr>
        <w:t xml:space="preserve">3.12.1 Core Routing Functionality:</w:t>
      </w:r>
    </w:p>
    <w:p w:rsidR="00000000" w:rsidDel="00000000" w:rsidP="00000000" w:rsidRDefault="00000000" w:rsidRPr="00000000" w14:paraId="000006C4">
      <w:pPr>
        <w:numPr>
          <w:ilvl w:val="0"/>
          <w:numId w:val="27"/>
        </w:numPr>
        <w:spacing w:after="0" w:afterAutospacing="0" w:before="120" w:lineRule="auto"/>
        <w:ind w:left="720" w:hanging="360"/>
      </w:pPr>
      <w:r w:rsidDel="00000000" w:rsidR="00000000" w:rsidRPr="00000000">
        <w:rPr>
          <w:b w:val="1"/>
          <w:rtl w:val="0"/>
        </w:rPr>
        <w:t xml:space="preserve">Unified Platform:</w:t>
      </w:r>
      <w:r w:rsidDel="00000000" w:rsidR="00000000" w:rsidRPr="00000000">
        <w:rPr>
          <w:rtl w:val="0"/>
        </w:rPr>
        <w:t xml:space="preserve"> Routers work within a single interface providing access to all necessary information without switching systems – student details (address, grade, medical/special needs from Sec 3.11/3.13.d), ridership data, real-time GPS feeds, route overlays, and turn-by-turn views (RFP Sec 3.12.1.a.i).</w:t>
      </w:r>
    </w:p>
    <w:p w:rsidR="00000000" w:rsidDel="00000000" w:rsidP="00000000" w:rsidRDefault="00000000" w:rsidRPr="00000000" w14:paraId="000006C5">
      <w:pPr>
        <w:numPr>
          <w:ilvl w:val="0"/>
          <w:numId w:val="27"/>
        </w:numPr>
        <w:spacing w:after="0" w:afterAutospacing="0" w:before="0" w:beforeAutospacing="0" w:lineRule="auto"/>
        <w:ind w:left="720" w:hanging="360"/>
      </w:pPr>
      <w:r w:rsidDel="00000000" w:rsidR="00000000" w:rsidRPr="00000000">
        <w:rPr>
          <w:b w:val="1"/>
          <w:rtl w:val="0"/>
        </w:rPr>
        <w:t xml:space="preserve">Dynamic Adjustments (RFP Sec 3.12.1.a.x, Q181, Q212):</w:t>
      </w:r>
      <w:r w:rsidDel="00000000" w:rsidR="00000000" w:rsidRPr="00000000">
        <w:rPr>
          <w:rtl w:val="0"/>
        </w:rPr>
        <w:t xml:space="preserve"> The engine continuously monitors real-time conditions (traffic, incidents, delays reported via Driver Module) and dynamically adjusts active routes (re-sequencing, path changes) to optimize for on-time arrival at school (primary goal per Q212), while respecting core scheduling/sequencing constraints where feasible.</w:t>
      </w:r>
    </w:p>
    <w:p w:rsidR="00000000" w:rsidDel="00000000" w:rsidP="00000000" w:rsidRDefault="00000000" w:rsidRPr="00000000" w14:paraId="000006C6">
      <w:pPr>
        <w:numPr>
          <w:ilvl w:val="0"/>
          <w:numId w:val="27"/>
        </w:numPr>
        <w:spacing w:after="0" w:afterAutospacing="0" w:before="0" w:beforeAutospacing="0" w:lineRule="auto"/>
        <w:ind w:left="720" w:hanging="360"/>
      </w:pPr>
      <w:r w:rsidDel="00000000" w:rsidR="00000000" w:rsidRPr="00000000">
        <w:rPr>
          <w:b w:val="1"/>
          <w:rtl w:val="0"/>
        </w:rPr>
        <w:t xml:space="preserve">Constraint Management:</w:t>
      </w:r>
      <w:r w:rsidDel="00000000" w:rsidR="00000000" w:rsidRPr="00000000">
        <w:rPr>
          <w:rtl w:val="0"/>
        </w:rPr>
        <w:t xml:space="preserve"> The engine explicitly models and adheres to numerous constraints during optimization:</w:t>
      </w:r>
    </w:p>
    <w:p w:rsidR="00000000" w:rsidDel="00000000" w:rsidP="00000000" w:rsidRDefault="00000000" w:rsidRPr="00000000" w14:paraId="000006C7">
      <w:pPr>
        <w:numPr>
          <w:ilvl w:val="1"/>
          <w:numId w:val="27"/>
        </w:numPr>
        <w:spacing w:after="0" w:afterAutospacing="0" w:before="0" w:beforeAutospacing="0" w:lineRule="auto"/>
        <w:ind w:left="1440" w:hanging="360"/>
      </w:pPr>
      <w:r w:rsidDel="00000000" w:rsidR="00000000" w:rsidRPr="00000000">
        <w:rPr>
          <w:rtl w:val="0"/>
        </w:rPr>
        <w:t xml:space="preserve">Vehicle capacities, considering contractual items and weighted ridership for special needs (older students, paras, equipment - RFP Sec 3.15.a.i, 3.15.b.vii).</w:t>
      </w:r>
    </w:p>
    <w:p w:rsidR="00000000" w:rsidDel="00000000" w:rsidP="00000000" w:rsidRDefault="00000000" w:rsidRPr="00000000" w14:paraId="000006C8">
      <w:pPr>
        <w:numPr>
          <w:ilvl w:val="1"/>
          <w:numId w:val="27"/>
        </w:numPr>
        <w:spacing w:after="0" w:afterAutospacing="0" w:before="0" w:beforeAutospacing="0" w:lineRule="auto"/>
        <w:ind w:left="1440" w:hanging="360"/>
      </w:pPr>
      <w:r w:rsidDel="00000000" w:rsidR="00000000" w:rsidRPr="00000000">
        <w:rPr>
          <w:rtl w:val="0"/>
        </w:rPr>
        <w:t xml:space="preserve">Student-specific needs (IEP accommodations, medical/ambulatory codes affecting vehicle type - RFP Sec 3.13.d.i, 3.16.b.i, Q31).</w:t>
      </w:r>
    </w:p>
    <w:p w:rsidR="00000000" w:rsidDel="00000000" w:rsidP="00000000" w:rsidRDefault="00000000" w:rsidRPr="00000000" w14:paraId="000006C9">
      <w:pPr>
        <w:numPr>
          <w:ilvl w:val="1"/>
          <w:numId w:val="27"/>
        </w:numPr>
        <w:spacing w:after="0" w:afterAutospacing="0" w:before="0" w:beforeAutospacing="0" w:lineRule="auto"/>
        <w:ind w:left="1440" w:hanging="360"/>
      </w:pPr>
      <w:r w:rsidDel="00000000" w:rsidR="00000000" w:rsidRPr="00000000">
        <w:rPr>
          <w:rtl w:val="0"/>
        </w:rPr>
        <w:t xml:space="preserve">School session times, including multiple sessions per school and day-of-week variations (RFP Sec 3.12.1.d.v, 3.14).</w:t>
      </w:r>
    </w:p>
    <w:p w:rsidR="00000000" w:rsidDel="00000000" w:rsidP="00000000" w:rsidRDefault="00000000" w:rsidRPr="00000000" w14:paraId="000006CA">
      <w:pPr>
        <w:numPr>
          <w:ilvl w:val="1"/>
          <w:numId w:val="27"/>
        </w:numPr>
        <w:spacing w:after="0" w:afterAutospacing="0" w:before="0" w:beforeAutospacing="0" w:lineRule="auto"/>
        <w:ind w:left="1440" w:hanging="360"/>
      </w:pPr>
      <w:r w:rsidDel="00000000" w:rsidR="00000000" w:rsidRPr="00000000">
        <w:rPr>
          <w:rtl w:val="0"/>
        </w:rPr>
        <w:t xml:space="preserve">Travel time and distance guidelines (triggering alerts if exceeded - RFP Sec 3.16.b.iii, 3.16.b.vi).</w:t>
      </w:r>
    </w:p>
    <w:p w:rsidR="00000000" w:rsidDel="00000000" w:rsidP="00000000" w:rsidRDefault="00000000" w:rsidRPr="00000000" w14:paraId="000006CB">
      <w:pPr>
        <w:numPr>
          <w:ilvl w:val="1"/>
          <w:numId w:val="27"/>
        </w:numPr>
        <w:spacing w:after="0" w:afterAutospacing="0" w:before="0" w:beforeAutospacing="0" w:lineRule="auto"/>
        <w:ind w:left="1440" w:hanging="360"/>
      </w:pPr>
      <w:r w:rsidDel="00000000" w:rsidR="00000000" w:rsidRPr="00000000">
        <w:rPr>
          <w:rtl w:val="0"/>
        </w:rPr>
        <w:t xml:space="preserve">Map data restrictions (one-ways, roadblocks, turn restrictions - RFP Sec 3.15.a.vi).</w:t>
      </w:r>
    </w:p>
    <w:p w:rsidR="00000000" w:rsidDel="00000000" w:rsidP="00000000" w:rsidRDefault="00000000" w:rsidRPr="00000000" w14:paraId="000006CC">
      <w:pPr>
        <w:numPr>
          <w:ilvl w:val="1"/>
          <w:numId w:val="27"/>
        </w:numPr>
        <w:spacing w:after="0" w:afterAutospacing="0" w:before="0" w:beforeAutospacing="0" w:lineRule="auto"/>
        <w:ind w:left="1440" w:hanging="360"/>
      </w:pPr>
      <w:r w:rsidDel="00000000" w:rsidR="00000000" w:rsidRPr="00000000">
        <w:rPr>
          <w:rtl w:val="0"/>
        </w:rPr>
        <w:t xml:space="preserve">Extra boarding time for specific conditions/large groups (RFP Sec 3.15.b.vi).</w:t>
      </w:r>
    </w:p>
    <w:p w:rsidR="00000000" w:rsidDel="00000000" w:rsidP="00000000" w:rsidRDefault="00000000" w:rsidRPr="00000000" w14:paraId="000006CD">
      <w:pPr>
        <w:numPr>
          <w:ilvl w:val="1"/>
          <w:numId w:val="27"/>
        </w:numPr>
        <w:spacing w:after="0" w:afterAutospacing="0" w:before="0" w:beforeAutospacing="0" w:lineRule="auto"/>
        <w:ind w:left="1440" w:hanging="360"/>
      </w:pPr>
      <w:r w:rsidDel="00000000" w:rsidR="00000000" w:rsidRPr="00000000">
        <w:rPr>
          <w:rtl w:val="0"/>
        </w:rPr>
        <w:t xml:space="preserve">OPT policies and Chancellor's Regulations related to stops and eligibility (RFP Sec 3.13.a.viii, Q214).</w:t>
      </w:r>
    </w:p>
    <w:p w:rsidR="00000000" w:rsidDel="00000000" w:rsidP="00000000" w:rsidRDefault="00000000" w:rsidRPr="00000000" w14:paraId="000006CE">
      <w:pPr>
        <w:numPr>
          <w:ilvl w:val="0"/>
          <w:numId w:val="27"/>
        </w:numPr>
        <w:spacing w:after="0" w:afterAutospacing="0" w:before="0" w:beforeAutospacing="0" w:lineRule="auto"/>
        <w:ind w:left="720" w:hanging="360"/>
      </w:pPr>
      <w:r w:rsidDel="00000000" w:rsidR="00000000" w:rsidRPr="00000000">
        <w:rPr>
          <w:b w:val="1"/>
          <w:rtl w:val="0"/>
        </w:rPr>
        <w:t xml:space="preserve">Complex Itinerary Handling:</w:t>
      </w:r>
      <w:r w:rsidDel="00000000" w:rsidR="00000000" w:rsidRPr="00000000">
        <w:rPr>
          <w:rtl w:val="0"/>
        </w:rPr>
        <w:t xml:space="preserve"> Accommodates multi-leg trips within the same day (e.g., home-school-afterschool-home for Alt PM - RFP Sec 3.12.1.a.xii) and conditional routing based on day-of-week or time (e.g., Dual Custody address changes - RFP Sec 3.12.1.a.xiii, 3.15.a.x). Automatically assigns itinerary types (AM, PM, Field Trip, etc. - RFP Sec 3.12.1.a.ii, rules TBD Q209).</w:t>
      </w:r>
    </w:p>
    <w:p w:rsidR="00000000" w:rsidDel="00000000" w:rsidP="00000000" w:rsidRDefault="00000000" w:rsidRPr="00000000" w14:paraId="000006CF">
      <w:pPr>
        <w:numPr>
          <w:ilvl w:val="0"/>
          <w:numId w:val="27"/>
        </w:numPr>
        <w:spacing w:after="0" w:afterAutospacing="0" w:before="0" w:beforeAutospacing="0" w:lineRule="auto"/>
        <w:ind w:left="720" w:hanging="360"/>
      </w:pPr>
      <w:r w:rsidDel="00000000" w:rsidR="00000000" w:rsidRPr="00000000">
        <w:rPr>
          <w:b w:val="1"/>
          <w:rtl w:val="0"/>
        </w:rPr>
        <w:t xml:space="preserve">Data Integration:</w:t>
      </w:r>
      <w:r w:rsidDel="00000000" w:rsidR="00000000" w:rsidRPr="00000000">
        <w:rPr>
          <w:rtl w:val="0"/>
        </w:rPr>
        <w:t xml:space="preserve"> Leverages upstream master data (vehicle, contract, student, SSO - RFP Sec 3.12.1.a.xiv) and integrates real-time operational data (GPS, ridership - RFP Sec 3.12.1.d.iii) for planning and dynamic adjustments. Feeds route assignments downstream (RFP Sec 3.12.1.d.vi).</w:t>
      </w:r>
    </w:p>
    <w:p w:rsidR="00000000" w:rsidDel="00000000" w:rsidP="00000000" w:rsidRDefault="00000000" w:rsidRPr="00000000" w14:paraId="000006D0">
      <w:pPr>
        <w:numPr>
          <w:ilvl w:val="0"/>
          <w:numId w:val="27"/>
        </w:numPr>
        <w:spacing w:after="0" w:afterAutospacing="0" w:before="0" w:beforeAutospacing="0" w:lineRule="auto"/>
        <w:ind w:left="720" w:hanging="360"/>
      </w:pPr>
      <w:r w:rsidDel="00000000" w:rsidR="00000000" w:rsidRPr="00000000">
        <w:rPr>
          <w:b w:val="1"/>
          <w:rtl w:val="0"/>
        </w:rPr>
        <w:t xml:space="preserve">Term Management (RFP Sec 3.12.1.a.xv):</w:t>
      </w:r>
      <w:r w:rsidDel="00000000" w:rsidR="00000000" w:rsidRPr="00000000">
        <w:rPr>
          <w:rtl w:val="0"/>
        </w:rPr>
        <w:t xml:space="preserve"> Manages Fall and Summer routing processes separately, allowing users to select the active term, crucial for handling overlapping planning cycles.</w:t>
      </w:r>
    </w:p>
    <w:p w:rsidR="00000000" w:rsidDel="00000000" w:rsidP="00000000" w:rsidRDefault="00000000" w:rsidRPr="00000000" w14:paraId="000006D1">
      <w:pPr>
        <w:numPr>
          <w:ilvl w:val="0"/>
          <w:numId w:val="27"/>
        </w:numPr>
        <w:spacing w:after="360" w:before="0" w:beforeAutospacing="0" w:lineRule="auto"/>
        <w:ind w:left="720" w:hanging="360"/>
      </w:pPr>
      <w:r w:rsidDel="00000000" w:rsidR="00000000" w:rsidRPr="00000000">
        <w:rPr>
          <w:b w:val="1"/>
          <w:rtl w:val="0"/>
        </w:rPr>
        <w:t xml:space="preserve">Workflow &amp; Collaboration:</w:t>
      </w:r>
      <w:r w:rsidDel="00000000" w:rsidR="00000000" w:rsidRPr="00000000">
        <w:rPr>
          <w:rtl w:val="0"/>
        </w:rPr>
        <w:t xml:space="preserve"> Supports router check-in/check-out (locking - RFP Sec 3.15.a.xv), supervisor approval workflows (RFP Sec 3.15.a.xvi), route commenting viewable by SBCs (RFP Sec 3.15.a.ix), and pushes notifications for contract modifications triggered by route changes (RFP Sec 3.15.a.xvii). Includes audit trails for all changes (RFP Sec 3.12.1.c.iii).</w:t>
      </w:r>
    </w:p>
    <w:p w:rsidR="00000000" w:rsidDel="00000000" w:rsidP="00000000" w:rsidRDefault="00000000" w:rsidRPr="00000000" w14:paraId="000006D2">
      <w:pPr>
        <w:pStyle w:val="Heading3"/>
        <w:keepNext w:val="0"/>
        <w:keepLines w:val="0"/>
        <w:spacing w:after="140" w:lineRule="auto"/>
        <w:rPr>
          <w:b w:val="1"/>
          <w:color w:val="003366"/>
          <w:sz w:val="26"/>
          <w:szCs w:val="26"/>
        </w:rPr>
      </w:pPr>
      <w:bookmarkStart w:colFirst="0" w:colLast="0" w:name="_5bppp2v23yyk" w:id="121"/>
      <w:bookmarkEnd w:id="121"/>
      <w:r w:rsidDel="00000000" w:rsidR="00000000" w:rsidRPr="00000000">
        <w:rPr>
          <w:b w:val="1"/>
          <w:color w:val="003366"/>
          <w:sz w:val="26"/>
          <w:szCs w:val="26"/>
          <w:rtl w:val="0"/>
        </w:rPr>
        <w:t xml:space="preserve">3.12.2 Specific Routing Capabilities (Includes elements from 3.13, 3.15):</w:t>
      </w:r>
    </w:p>
    <w:p w:rsidR="00000000" w:rsidDel="00000000" w:rsidP="00000000" w:rsidRDefault="00000000" w:rsidRPr="00000000" w14:paraId="000006D3">
      <w:pPr>
        <w:numPr>
          <w:ilvl w:val="0"/>
          <w:numId w:val="48"/>
        </w:numPr>
        <w:spacing w:after="0" w:afterAutospacing="0" w:before="120" w:lineRule="auto"/>
        <w:ind w:left="720" w:hanging="360"/>
      </w:pPr>
      <w:r w:rsidDel="00000000" w:rsidR="00000000" w:rsidRPr="00000000">
        <w:rPr>
          <w:b w:val="1"/>
          <w:rtl w:val="0"/>
        </w:rPr>
        <w:t xml:space="preserve">Route Creation &amp; Optimization:</w:t>
      </w:r>
      <w:r w:rsidDel="00000000" w:rsidR="00000000" w:rsidRPr="00000000">
        <w:rPr>
          <w:rtl w:val="0"/>
        </w:rPr>
        <w:t xml:space="preserve"> Supports routing from scratch or modifying existing routes (RFP Sec 3.17.a.xv). Provides an "auto-route" function for efficient initial creation based on configurable parameters (capacity, distance, time - Q219, RFP Sec 3.15.b.i, 3.17.a.xvi) and tools for manual route building/modification (RFP Sec 3.17.a.xvi). Suggests optimal sequences for existing routes (RFP Sec 3.15.b.iii) and identifies feasible existing routes for unassigned stops (RFP Sec 3.15.b.ii, 3.17.a.xvii). Automatically adjusts start times based on route changes (RFP Sec 3.15.b.iv) and session times (RFP Sec 3.14.b.i).</w:t>
      </w:r>
    </w:p>
    <w:p w:rsidR="00000000" w:rsidDel="00000000" w:rsidP="00000000" w:rsidRDefault="00000000" w:rsidRPr="00000000" w14:paraId="000006D4">
      <w:pPr>
        <w:numPr>
          <w:ilvl w:val="0"/>
          <w:numId w:val="48"/>
        </w:numPr>
        <w:spacing w:after="0" w:afterAutospacing="0" w:before="0" w:beforeAutospacing="0" w:lineRule="auto"/>
        <w:ind w:left="720" w:hanging="360"/>
      </w:pPr>
      <w:r w:rsidDel="00000000" w:rsidR="00000000" w:rsidRPr="00000000">
        <w:rPr>
          <w:b w:val="1"/>
          <w:rtl w:val="0"/>
        </w:rPr>
        <w:t xml:space="preserve">Scenario Planning (RFP Sec 3.15.a.viii, 3.15.b.v, 3.14.b.v):</w:t>
      </w:r>
      <w:r w:rsidDel="00000000" w:rsidR="00000000" w:rsidRPr="00000000">
        <w:rPr>
          <w:rtl w:val="0"/>
        </w:rPr>
        <w:t xml:space="preserve"> Allows users to create, save, compare, and visualize unlimited "what-if" routing scenarios (e.g., testing alternate session times, boundary changes), displaying key summary data (cost, mileage, # routes, KPIs) in map and tabular formats.</w:t>
      </w:r>
    </w:p>
    <w:p w:rsidR="00000000" w:rsidDel="00000000" w:rsidP="00000000" w:rsidRDefault="00000000" w:rsidRPr="00000000" w14:paraId="000006D5">
      <w:pPr>
        <w:numPr>
          <w:ilvl w:val="0"/>
          <w:numId w:val="48"/>
        </w:numPr>
        <w:spacing w:after="0" w:afterAutospacing="0" w:before="0" w:beforeAutospacing="0" w:lineRule="auto"/>
        <w:ind w:left="720" w:hanging="360"/>
      </w:pPr>
      <w:r w:rsidDel="00000000" w:rsidR="00000000" w:rsidRPr="00000000">
        <w:rPr>
          <w:b w:val="1"/>
          <w:rtl w:val="0"/>
        </w:rPr>
        <w:t xml:space="preserve">Special Route Types:</w:t>
      </w:r>
      <w:r w:rsidDel="00000000" w:rsidR="00000000" w:rsidRPr="00000000">
        <w:rPr>
          <w:rtl w:val="0"/>
        </w:rPr>
        <w:t xml:space="preserve"> Manages shuttle routes involving multiple trips to the same locations (RFP Sec 3.15.a.xiii). Handles Field Trip assignments by integrating with the legacy SQL app (Q210) or assigning available routes considering conflicts (RFP Sec 3.12.1.a.iv, Q105/106/149).</w:t>
      </w:r>
    </w:p>
    <w:p w:rsidR="00000000" w:rsidDel="00000000" w:rsidP="00000000" w:rsidRDefault="00000000" w:rsidRPr="00000000" w14:paraId="000006D6">
      <w:pPr>
        <w:numPr>
          <w:ilvl w:val="0"/>
          <w:numId w:val="48"/>
        </w:numPr>
        <w:spacing w:after="0" w:afterAutospacing="0" w:before="0" w:beforeAutospacing="0" w:lineRule="auto"/>
        <w:ind w:left="720" w:hanging="360"/>
      </w:pPr>
      <w:r w:rsidDel="00000000" w:rsidR="00000000" w:rsidRPr="00000000">
        <w:rPr>
          <w:b w:val="1"/>
          <w:rtl w:val="0"/>
        </w:rPr>
        <w:t xml:space="preserve">Vehicle Assignment (RFP Sec 3.15.b.ix):</w:t>
      </w:r>
      <w:r w:rsidDel="00000000" w:rsidR="00000000" w:rsidRPr="00000000">
        <w:rPr>
          <w:rtl w:val="0"/>
        </w:rPr>
        <w:t xml:space="preserve"> Attempts to assign routes to appropriate vehicle types based on student needs (ambulatory codes, etc.) and available inventory data integrated from contract/fleet systems (RFP Sec 3.15.a.xiv).</w:t>
      </w:r>
    </w:p>
    <w:p w:rsidR="00000000" w:rsidDel="00000000" w:rsidP="00000000" w:rsidRDefault="00000000" w:rsidRPr="00000000" w14:paraId="000006D7">
      <w:pPr>
        <w:numPr>
          <w:ilvl w:val="0"/>
          <w:numId w:val="48"/>
        </w:numPr>
        <w:spacing w:after="0" w:afterAutospacing="0" w:before="0" w:beforeAutospacing="0" w:lineRule="auto"/>
        <w:ind w:left="720" w:hanging="360"/>
      </w:pPr>
      <w:r w:rsidDel="00000000" w:rsidR="00000000" w:rsidRPr="00000000">
        <w:rPr>
          <w:b w:val="1"/>
          <w:rtl w:val="0"/>
        </w:rPr>
        <w:t xml:space="preserve">Route Numbering (RFP Sec 3.15.b.viii):</w:t>
      </w:r>
      <w:r w:rsidDel="00000000" w:rsidR="00000000" w:rsidRPr="00000000">
        <w:rPr>
          <w:rtl w:val="0"/>
        </w:rPr>
        <w:t xml:space="preserve"> Automatically assigns route numbers based on configurable OPT naming conventions (borough, direction) and contract terms.</w:t>
      </w:r>
    </w:p>
    <w:p w:rsidR="00000000" w:rsidDel="00000000" w:rsidP="00000000" w:rsidRDefault="00000000" w:rsidRPr="00000000" w14:paraId="000006D8">
      <w:pPr>
        <w:numPr>
          <w:ilvl w:val="0"/>
          <w:numId w:val="48"/>
        </w:numPr>
        <w:spacing w:after="360" w:before="0" w:beforeAutospacing="0" w:lineRule="auto"/>
        <w:ind w:left="720" w:hanging="360"/>
      </w:pPr>
      <w:r w:rsidDel="00000000" w:rsidR="00000000" w:rsidRPr="00000000">
        <w:rPr>
          <w:b w:val="1"/>
          <w:rtl w:val="0"/>
        </w:rPr>
        <w:t xml:space="preserve">Route Information Display (RFP Sec 3.15.d):</w:t>
      </w:r>
      <w:r w:rsidDel="00000000" w:rsidR="00000000" w:rsidRPr="00000000">
        <w:rPr>
          <w:rtl w:val="0"/>
        </w:rPr>
        <w:t xml:space="preserve"> Provides comprehensive display of route details including pupil/staff counts, start/end/ETA times, stop counts, distance (miles, walking), travel time, sequence, vehicle info (type, capacity, vendor), student breakdown by need (ambulatory codes), and max load capacity.</w:t>
      </w:r>
    </w:p>
    <w:p w:rsidR="00000000" w:rsidDel="00000000" w:rsidP="00000000" w:rsidRDefault="00000000" w:rsidRPr="00000000" w14:paraId="000006D9">
      <w:pPr>
        <w:pStyle w:val="Heading3"/>
        <w:keepNext w:val="0"/>
        <w:keepLines w:val="0"/>
        <w:spacing w:after="140" w:lineRule="auto"/>
        <w:rPr>
          <w:b w:val="1"/>
          <w:color w:val="003366"/>
          <w:sz w:val="26"/>
          <w:szCs w:val="26"/>
        </w:rPr>
      </w:pPr>
      <w:bookmarkStart w:colFirst="0" w:colLast="0" w:name="_3g558xnroy2f" w:id="122"/>
      <w:bookmarkEnd w:id="122"/>
      <w:r w:rsidDel="00000000" w:rsidR="00000000" w:rsidRPr="00000000">
        <w:rPr>
          <w:b w:val="1"/>
          <w:color w:val="003366"/>
          <w:sz w:val="26"/>
          <w:szCs w:val="26"/>
          <w:rtl w:val="0"/>
        </w:rPr>
        <w:t xml:space="preserve">3.12.3 Pre-K Routing Platform (RFP Sec 3.12.1.a.v, Q30, Q140):</w:t>
      </w:r>
    </w:p>
    <w:p w:rsidR="00000000" w:rsidDel="00000000" w:rsidP="00000000" w:rsidRDefault="00000000" w:rsidRPr="00000000" w14:paraId="000006DA">
      <w:pPr>
        <w:spacing w:after="240" w:before="240" w:lineRule="auto"/>
        <w:rPr/>
      </w:pPr>
      <w:r w:rsidDel="00000000" w:rsidR="00000000" w:rsidRPr="00000000">
        <w:rPr>
          <w:rtl w:val="0"/>
        </w:rPr>
        <w:t xml:space="preserve">Recognizing that Pre-K routing is performed by vendors, our solution includes a dedicated, secure web portal specifically for Pre-K vendors. This platform allows vendors to manage their assigned Pre-K students and create/optimize routes according to their contracts and operational needs. Authorized OPT transportation users have full visibility into this platform to view all Pre-K routes, student assignments, and operational data, ensuring oversight while delegating the routing task as required.</w:t>
      </w:r>
    </w:p>
    <w:p w:rsidR="00000000" w:rsidDel="00000000" w:rsidP="00000000" w:rsidRDefault="00000000" w:rsidRPr="00000000" w14:paraId="000006DB">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M.2 - Solution Design Functional and Non Functional Requirements.pdf</w:t>
      </w:r>
      <w:r w:rsidDel="00000000" w:rsidR="00000000" w:rsidRPr="00000000">
        <w:rPr>
          <w:i w:val="1"/>
          <w:color w:val="777777"/>
          <w:sz w:val="20"/>
          <w:szCs w:val="20"/>
          <w:rtl w:val="0"/>
        </w:rPr>
        <w:t xml:space="preserve"> (Routing Features, Optimization, Scenarios, PreK Module), </w:t>
      </w:r>
      <w:r w:rsidDel="00000000" w:rsidR="00000000" w:rsidRPr="00000000">
        <w:rPr>
          <w:rFonts w:ascii="Roboto Mono" w:cs="Roboto Mono" w:eastAsia="Roboto Mono" w:hAnsi="Roboto Mono"/>
          <w:i w:val="1"/>
          <w:color w:val="777777"/>
          <w:sz w:val="20"/>
          <w:szCs w:val="20"/>
          <w:shd w:fill="f0f0f0" w:val="clear"/>
          <w:rtl w:val="0"/>
        </w:rPr>
        <w:t xml:space="preserve">Appendix M.1 - System Architecture.pdf</w:t>
      </w:r>
      <w:r w:rsidDel="00000000" w:rsidR="00000000" w:rsidRPr="00000000">
        <w:rPr>
          <w:i w:val="1"/>
          <w:color w:val="777777"/>
          <w:sz w:val="20"/>
          <w:szCs w:val="20"/>
          <w:rtl w:val="0"/>
        </w:rPr>
        <w:t xml:space="preserve"> (Routing Engine, Data Model, Integration Points, Vendor Portal), </w:t>
      </w:r>
      <w:r w:rsidDel="00000000" w:rsidR="00000000" w:rsidRPr="00000000">
        <w:rPr>
          <w:rFonts w:ascii="Roboto Mono" w:cs="Roboto Mono" w:eastAsia="Roboto Mono" w:hAnsi="Roboto Mono"/>
          <w:i w:val="1"/>
          <w:color w:val="777777"/>
          <w:sz w:val="20"/>
          <w:szCs w:val="20"/>
          <w:shd w:fill="f0f0f0" w:val="clear"/>
          <w:rtl w:val="0"/>
        </w:rPr>
        <w:t xml:space="preserve">Appendix S.2 - GIS Integration.pdf</w:t>
      </w:r>
      <w:r w:rsidDel="00000000" w:rsidR="00000000" w:rsidRPr="00000000">
        <w:rPr>
          <w:i w:val="1"/>
          <w:color w:val="777777"/>
          <w:sz w:val="20"/>
          <w:szCs w:val="20"/>
          <w:rtl w:val="0"/>
        </w:rPr>
        <w:t xml:space="preserve"> (Map Data Usage), </w:t>
      </w:r>
      <w:r w:rsidDel="00000000" w:rsidR="00000000" w:rsidRPr="00000000">
        <w:rPr>
          <w:rFonts w:ascii="Roboto Mono" w:cs="Roboto Mono" w:eastAsia="Roboto Mono" w:hAnsi="Roboto Mono"/>
          <w:i w:val="1"/>
          <w:color w:val="777777"/>
          <w:sz w:val="20"/>
          <w:szCs w:val="20"/>
          <w:shd w:fill="f0f0f0" w:val="clear"/>
          <w:rtl w:val="0"/>
        </w:rPr>
        <w:t xml:space="preserve">Appendix S.3 - Data Engineering and Analytics Capabilities.pdf</w:t>
      </w:r>
      <w:r w:rsidDel="00000000" w:rsidR="00000000" w:rsidRPr="00000000">
        <w:rPr>
          <w:i w:val="1"/>
          <w:color w:val="777777"/>
          <w:sz w:val="20"/>
          <w:szCs w:val="20"/>
          <w:rtl w:val="0"/>
        </w:rPr>
        <w:t xml:space="preserve"> (Data Analysis Inputs), </w:t>
      </w:r>
      <w:r w:rsidDel="00000000" w:rsidR="00000000" w:rsidRPr="00000000">
        <w:rPr>
          <w:rFonts w:ascii="Roboto Mono" w:cs="Roboto Mono" w:eastAsia="Roboto Mono" w:hAnsi="Roboto Mono"/>
          <w:i w:val="1"/>
          <w:color w:val="777777"/>
          <w:sz w:val="20"/>
          <w:szCs w:val="20"/>
          <w:shd w:fill="f0f0f0" w:val="clear"/>
          <w:rtl w:val="0"/>
        </w:rPr>
        <w:t xml:space="preserve">Appendix O.1.1 - Project Execution Roadmap.pdf</w:t>
      </w:r>
      <w:r w:rsidDel="00000000" w:rsidR="00000000" w:rsidRPr="00000000">
        <w:rPr>
          <w:i w:val="1"/>
          <w:color w:val="777777"/>
          <w:sz w:val="20"/>
          <w:szCs w:val="20"/>
          <w:rtl w:val="0"/>
        </w:rPr>
        <w:t xml:space="preserve"> (Migration/Integration Aspects), </w:t>
      </w:r>
      <w:r w:rsidDel="00000000" w:rsidR="00000000" w:rsidRPr="00000000">
        <w:rPr>
          <w:rFonts w:ascii="Roboto Mono" w:cs="Roboto Mono" w:eastAsia="Roboto Mono" w:hAnsi="Roboto Mono"/>
          <w:i w:val="1"/>
          <w:color w:val="777777"/>
          <w:sz w:val="20"/>
          <w:szCs w:val="20"/>
          <w:shd w:fill="f0f0f0" w:val="clear"/>
          <w:rtl w:val="0"/>
        </w:rPr>
        <w:t xml:space="preserve">Appendix X.1 - Team Structure and Processes.pdf</w:t>
      </w:r>
      <w:r w:rsidDel="00000000" w:rsidR="00000000" w:rsidRPr="00000000">
        <w:rPr>
          <w:i w:val="1"/>
          <w:color w:val="777777"/>
          <w:sz w:val="20"/>
          <w:szCs w:val="20"/>
          <w:rtl w:val="0"/>
        </w:rPr>
        <w:t xml:space="preserve"> (Workflow/Roles)</w:t>
      </w:r>
    </w:p>
    <w:p w:rsidR="00000000" w:rsidDel="00000000" w:rsidP="00000000" w:rsidRDefault="00000000" w:rsidRPr="00000000" w14:paraId="000006D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DD">
      <w:pPr>
        <w:pStyle w:val="Heading2"/>
        <w:keepNext w:val="0"/>
        <w:keepLines w:val="0"/>
        <w:pBdr>
          <w:bottom w:color="999999" w:space="2" w:sz="6" w:val="single"/>
        </w:pBdr>
        <w:spacing w:after="180" w:before="400" w:lineRule="auto"/>
        <w:rPr>
          <w:b w:val="1"/>
          <w:color w:val="003366"/>
          <w:sz w:val="34"/>
          <w:szCs w:val="34"/>
        </w:rPr>
      </w:pPr>
      <w:bookmarkStart w:colFirst="0" w:colLast="0" w:name="_r5a06jqsj4km" w:id="123"/>
      <w:bookmarkEnd w:id="123"/>
      <w:r w:rsidDel="00000000" w:rsidR="00000000" w:rsidRPr="00000000">
        <w:rPr>
          <w:b w:val="1"/>
          <w:color w:val="003366"/>
          <w:sz w:val="34"/>
          <w:szCs w:val="34"/>
          <w:rtl w:val="0"/>
        </w:rPr>
        <w:t xml:space="preserve">3.13 Stops Management</w:t>
      </w:r>
    </w:p>
    <w:p w:rsidR="00000000" w:rsidDel="00000000" w:rsidP="00000000" w:rsidRDefault="00000000" w:rsidRPr="00000000" w14:paraId="000006DE">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Our solution provides comprehensive stop management capabilities, designed to replace or integrate the functionality of the legacy OPT199 system (Q32). It supports automated and manual creation, modification, and deactivation of stops based on configurable OPT policies and Chancellor's Regulations (Q173, Q214). The system ensures data integrity by aligning with existing stop data, preventing assignments to invalid stops, and providing real-time visibility across integrated modules. Features include automated stop generation for STS, specific handling for CTS stops including Alt PM locations, walking distance calculations for eligibility, and robust search/display functionalities.</w:t>
      </w:r>
    </w:p>
    <w:p w:rsidR="00000000" w:rsidDel="00000000" w:rsidP="00000000" w:rsidRDefault="00000000" w:rsidRPr="00000000" w14:paraId="000006DF">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6E0">
      <w:pPr>
        <w:spacing w:after="240" w:before="240" w:lineRule="auto"/>
        <w:rPr/>
      </w:pPr>
      <w:r w:rsidDel="00000000" w:rsidR="00000000" w:rsidRPr="00000000">
        <w:rPr>
          <w:rtl w:val="0"/>
        </w:rPr>
        <w:t xml:space="preserve">Effective stop management is crucial for efficient routing and student assignment. Our platform incorporates the following functionalities, addressing the requirements of RFP Section 3.13 and replacing/integrating OPT199's core functions (RFP Sec 3.13.a.ii):</w:t>
      </w:r>
    </w:p>
    <w:p w:rsidR="00000000" w:rsidDel="00000000" w:rsidP="00000000" w:rsidRDefault="00000000" w:rsidRPr="00000000" w14:paraId="000006E1">
      <w:pPr>
        <w:numPr>
          <w:ilvl w:val="0"/>
          <w:numId w:val="55"/>
        </w:numPr>
        <w:spacing w:after="0" w:afterAutospacing="0" w:before="120" w:lineRule="auto"/>
        <w:ind w:left="720" w:hanging="360"/>
      </w:pPr>
      <w:r w:rsidDel="00000000" w:rsidR="00000000" w:rsidRPr="00000000">
        <w:rPr>
          <w:b w:val="1"/>
          <w:rtl w:val="0"/>
        </w:rPr>
        <w:t xml:space="preserve">Stop Creation &amp; Management:</w:t>
      </w:r>
    </w:p>
    <w:p w:rsidR="00000000" w:rsidDel="00000000" w:rsidP="00000000" w:rsidRDefault="00000000" w:rsidRPr="00000000" w14:paraId="000006E2">
      <w:pPr>
        <w:numPr>
          <w:ilvl w:val="1"/>
          <w:numId w:val="55"/>
        </w:numPr>
        <w:spacing w:after="0" w:afterAutospacing="0" w:before="0" w:beforeAutospacing="0" w:lineRule="auto"/>
        <w:ind w:left="1440" w:hanging="360"/>
      </w:pPr>
      <w:r w:rsidDel="00000000" w:rsidR="00000000" w:rsidRPr="00000000">
        <w:rPr>
          <w:b w:val="1"/>
          <w:rtl w:val="0"/>
        </w:rPr>
        <w:t xml:space="preserve">Alignment &amp; Migration (RFP Sec 3.13.a.i, 3.13.b.xi):</w:t>
      </w:r>
      <w:r w:rsidDel="00000000" w:rsidR="00000000" w:rsidRPr="00000000">
        <w:rPr>
          <w:rtl w:val="0"/>
        </w:rPr>
        <w:t xml:space="preserve"> Ensures all newly created stops align with existing data structures and OPT codes. Existing stops will be migrated/grandfathered into the system.</w:t>
      </w:r>
    </w:p>
    <w:p w:rsidR="00000000" w:rsidDel="00000000" w:rsidP="00000000" w:rsidRDefault="00000000" w:rsidRPr="00000000" w14:paraId="000006E3">
      <w:pPr>
        <w:numPr>
          <w:ilvl w:val="1"/>
          <w:numId w:val="55"/>
        </w:numPr>
        <w:spacing w:after="0" w:afterAutospacing="0" w:before="0" w:beforeAutospacing="0" w:lineRule="auto"/>
        <w:ind w:left="1440" w:hanging="360"/>
      </w:pPr>
      <w:r w:rsidDel="00000000" w:rsidR="00000000" w:rsidRPr="00000000">
        <w:rPr>
          <w:b w:val="1"/>
          <w:rtl w:val="0"/>
        </w:rPr>
        <w:t xml:space="preserve">Automated STS Stop Generation (RFP Sec 3.13.b.i):</w:t>
      </w:r>
      <w:r w:rsidDel="00000000" w:rsidR="00000000" w:rsidRPr="00000000">
        <w:rPr>
          <w:rtl w:val="0"/>
        </w:rPr>
        <w:t xml:space="preserve"> Includes an optimization tool to automatically propose new STS stop locations, primarily at intersections (RFP Sec 3.13.a.v), based on student addresses and configurable parameters (e.g., distance between stops, distance to school) for OPT approval (RFP Sec 3.13.c.i).</w:t>
      </w:r>
    </w:p>
    <w:p w:rsidR="00000000" w:rsidDel="00000000" w:rsidP="00000000" w:rsidRDefault="00000000" w:rsidRPr="00000000" w14:paraId="000006E4">
      <w:pPr>
        <w:numPr>
          <w:ilvl w:val="1"/>
          <w:numId w:val="55"/>
        </w:numPr>
        <w:spacing w:after="0" w:afterAutospacing="0" w:before="0" w:beforeAutospacing="0" w:lineRule="auto"/>
        <w:ind w:left="1440" w:hanging="360"/>
      </w:pPr>
      <w:r w:rsidDel="00000000" w:rsidR="00000000" w:rsidRPr="00000000">
        <w:rPr>
          <w:b w:val="1"/>
          <w:rtl w:val="0"/>
        </w:rPr>
        <w:t xml:space="preserve">Automated CTS Stop Creation (RFP Sec 3.13.b.xii):</w:t>
      </w:r>
      <w:r w:rsidDel="00000000" w:rsidR="00000000" w:rsidRPr="00000000">
        <w:rPr>
          <w:rtl w:val="0"/>
        </w:rPr>
        <w:t xml:space="preserve"> Automatically creates stops at the geocoded home addresses for students requiring Curb-to-School service, including handling Alternate PM locations which may change weekly.</w:t>
      </w:r>
    </w:p>
    <w:p w:rsidR="00000000" w:rsidDel="00000000" w:rsidP="00000000" w:rsidRDefault="00000000" w:rsidRPr="00000000" w14:paraId="000006E5">
      <w:pPr>
        <w:numPr>
          <w:ilvl w:val="1"/>
          <w:numId w:val="55"/>
        </w:numPr>
        <w:spacing w:after="0" w:afterAutospacing="0" w:before="0" w:beforeAutospacing="0" w:lineRule="auto"/>
        <w:ind w:left="1440" w:hanging="360"/>
      </w:pPr>
      <w:r w:rsidDel="00000000" w:rsidR="00000000" w:rsidRPr="00000000">
        <w:rPr>
          <w:b w:val="1"/>
          <w:rtl w:val="0"/>
        </w:rPr>
        <w:t xml:space="preserve">Manual Creation/Adjustment (RFP Sec 3.13.c.ii, 3.13.a.viii):</w:t>
      </w:r>
      <w:r w:rsidDel="00000000" w:rsidR="00000000" w:rsidRPr="00000000">
        <w:rPr>
          <w:rtl w:val="0"/>
        </w:rPr>
        <w:t xml:space="preserve"> Allows authorized OPT users to manually create stops or precisely adjust the location of existing stops (preferred over creating duplicates), while enforcing OPT policies/regulations (e.g., safety checks, distance rules).</w:t>
      </w:r>
    </w:p>
    <w:p w:rsidR="00000000" w:rsidDel="00000000" w:rsidP="00000000" w:rsidRDefault="00000000" w:rsidRPr="00000000" w14:paraId="000006E6">
      <w:pPr>
        <w:numPr>
          <w:ilvl w:val="1"/>
          <w:numId w:val="55"/>
        </w:numPr>
        <w:spacing w:after="0" w:afterAutospacing="0" w:before="0" w:beforeAutospacing="0" w:lineRule="auto"/>
        <w:ind w:left="1440" w:hanging="360"/>
      </w:pPr>
      <w:r w:rsidDel="00000000" w:rsidR="00000000" w:rsidRPr="00000000">
        <w:rPr>
          <w:b w:val="1"/>
          <w:rtl w:val="0"/>
        </w:rPr>
        <w:t xml:space="preserve">Stop Type Identification (RFP Sec 3.13.a.iv):</w:t>
      </w:r>
      <w:r w:rsidDel="00000000" w:rsidR="00000000" w:rsidRPr="00000000">
        <w:rPr>
          <w:rtl w:val="0"/>
        </w:rPr>
        <w:t xml:space="preserve"> Supports identifiers for different STS stop types (e.g., STH, PSC, Capping) allowing type-specific assignment rules (RFP Sec 3.13.b.xvi).</w:t>
      </w:r>
    </w:p>
    <w:p w:rsidR="00000000" w:rsidDel="00000000" w:rsidP="00000000" w:rsidRDefault="00000000" w:rsidRPr="00000000" w14:paraId="000006E7">
      <w:pPr>
        <w:numPr>
          <w:ilvl w:val="1"/>
          <w:numId w:val="55"/>
        </w:numPr>
        <w:spacing w:after="0" w:afterAutospacing="0" w:before="0" w:beforeAutospacing="0" w:lineRule="auto"/>
        <w:ind w:left="1440" w:hanging="360"/>
      </w:pPr>
      <w:r w:rsidDel="00000000" w:rsidR="00000000" w:rsidRPr="00000000">
        <w:rPr>
          <w:b w:val="1"/>
          <w:rtl w:val="0"/>
        </w:rPr>
        <w:t xml:space="preserve">Temporary &amp; Future Stops (RFP Sec 3.13.a.xii):</w:t>
      </w:r>
      <w:r w:rsidDel="00000000" w:rsidR="00000000" w:rsidRPr="00000000">
        <w:rPr>
          <w:rtl w:val="0"/>
        </w:rPr>
        <w:t xml:space="preserve"> Allows defining start and end dates for temporary stops and scheduling stops with future activation dates. Includes configurable default effective dates (RFP Sec 3.13.a.xv).</w:t>
      </w:r>
    </w:p>
    <w:p w:rsidR="00000000" w:rsidDel="00000000" w:rsidP="00000000" w:rsidRDefault="00000000" w:rsidRPr="00000000" w14:paraId="000006E8">
      <w:pPr>
        <w:numPr>
          <w:ilvl w:val="0"/>
          <w:numId w:val="55"/>
        </w:numPr>
        <w:spacing w:after="0" w:afterAutospacing="0" w:before="0" w:beforeAutospacing="0" w:lineRule="auto"/>
        <w:ind w:left="720" w:hanging="360"/>
      </w:pPr>
      <w:r w:rsidDel="00000000" w:rsidR="00000000" w:rsidRPr="00000000">
        <w:rPr>
          <w:b w:val="1"/>
          <w:rtl w:val="0"/>
        </w:rPr>
        <w:t xml:space="preserve">Policy Enforcement &amp; Workflow:</w:t>
      </w:r>
    </w:p>
    <w:p w:rsidR="00000000" w:rsidDel="00000000" w:rsidP="00000000" w:rsidRDefault="00000000" w:rsidRPr="00000000" w14:paraId="000006E9">
      <w:pPr>
        <w:numPr>
          <w:ilvl w:val="1"/>
          <w:numId w:val="55"/>
        </w:numPr>
        <w:spacing w:after="0" w:afterAutospacing="0" w:before="0" w:beforeAutospacing="0" w:lineRule="auto"/>
        <w:ind w:left="1440" w:hanging="360"/>
      </w:pPr>
      <w:r w:rsidDel="00000000" w:rsidR="00000000" w:rsidRPr="00000000">
        <w:rPr>
          <w:b w:val="1"/>
          <w:rtl w:val="0"/>
        </w:rPr>
        <w:t xml:space="preserve">Automated Policy Checks (RFP Sec 3.13.a.iii):</w:t>
      </w:r>
      <w:r w:rsidDel="00000000" w:rsidR="00000000" w:rsidRPr="00000000">
        <w:rPr>
          <w:rtl w:val="0"/>
        </w:rPr>
        <w:t xml:space="preserve"> Incorporates OPT stop regulations and policy algorithms (from OPT199 and Chancellor's Regs Q173, Q214) to automatically evaluate stop requests (from schools/OPT Q33) and edits, approving compliant ones and flagging others for review. Policy parameters are configurable.</w:t>
      </w:r>
    </w:p>
    <w:p w:rsidR="00000000" w:rsidDel="00000000" w:rsidP="00000000" w:rsidRDefault="00000000" w:rsidRPr="00000000" w14:paraId="000006EA">
      <w:pPr>
        <w:numPr>
          <w:ilvl w:val="1"/>
          <w:numId w:val="55"/>
        </w:numPr>
        <w:spacing w:after="0" w:afterAutospacing="0" w:before="0" w:beforeAutospacing="0" w:lineRule="auto"/>
        <w:ind w:left="1440" w:hanging="360"/>
      </w:pPr>
      <w:r w:rsidDel="00000000" w:rsidR="00000000" w:rsidRPr="00000000">
        <w:rPr>
          <w:b w:val="1"/>
          <w:rtl w:val="0"/>
        </w:rPr>
        <w:t xml:space="preserve">Assignment Validation (RFP Sec 3.13.a.ix):</w:t>
      </w:r>
      <w:r w:rsidDel="00000000" w:rsidR="00000000" w:rsidRPr="00000000">
        <w:rPr>
          <w:rtl w:val="0"/>
        </w:rPr>
        <w:t xml:space="preserve"> Prevents students from being assigned to deactivated, unapproved, or incorrect stop types.</w:t>
      </w:r>
    </w:p>
    <w:p w:rsidR="00000000" w:rsidDel="00000000" w:rsidP="00000000" w:rsidRDefault="00000000" w:rsidRPr="00000000" w14:paraId="000006EB">
      <w:pPr>
        <w:numPr>
          <w:ilvl w:val="1"/>
          <w:numId w:val="55"/>
        </w:numPr>
        <w:spacing w:after="0" w:afterAutospacing="0" w:before="0" w:beforeAutospacing="0" w:lineRule="auto"/>
        <w:ind w:left="1440" w:hanging="360"/>
      </w:pPr>
      <w:r w:rsidDel="00000000" w:rsidR="00000000" w:rsidRPr="00000000">
        <w:rPr>
          <w:b w:val="1"/>
          <w:rtl w:val="0"/>
        </w:rPr>
        <w:t xml:space="preserve">Alt PM Workflow (RFP Sec 3.13.b.xiii):</w:t>
      </w:r>
      <w:r w:rsidDel="00000000" w:rsidR="00000000" w:rsidRPr="00000000">
        <w:rPr>
          <w:rtl w:val="0"/>
        </w:rPr>
        <w:t xml:space="preserve"> Implements specific rules (IEP required, borough constraints) and case-by-case OPT review workflow for Alternate PM stop requests.</w:t>
      </w:r>
    </w:p>
    <w:p w:rsidR="00000000" w:rsidDel="00000000" w:rsidP="00000000" w:rsidRDefault="00000000" w:rsidRPr="00000000" w14:paraId="000006EC">
      <w:pPr>
        <w:numPr>
          <w:ilvl w:val="1"/>
          <w:numId w:val="55"/>
        </w:numPr>
        <w:spacing w:after="0" w:afterAutospacing="0" w:before="0" w:beforeAutospacing="0" w:lineRule="auto"/>
        <w:ind w:left="1440" w:hanging="360"/>
      </w:pPr>
      <w:r w:rsidDel="00000000" w:rsidR="00000000" w:rsidRPr="00000000">
        <w:rPr>
          <w:b w:val="1"/>
          <w:rtl w:val="0"/>
        </w:rPr>
        <w:t xml:space="preserve">Approval for Auto-Generated Stops (RFP Sec 3.13.c.i):</w:t>
      </w:r>
      <w:r w:rsidDel="00000000" w:rsidR="00000000" w:rsidRPr="00000000">
        <w:rPr>
          <w:rtl w:val="0"/>
        </w:rPr>
        <w:t xml:space="preserve"> All stops proposed automatically by the system (e.g., optimized STS stops) require review and approval by authorized DOE staff within the target timeframe (24hrs).</w:t>
      </w:r>
    </w:p>
    <w:p w:rsidR="00000000" w:rsidDel="00000000" w:rsidP="00000000" w:rsidRDefault="00000000" w:rsidRPr="00000000" w14:paraId="000006ED">
      <w:pPr>
        <w:numPr>
          <w:ilvl w:val="0"/>
          <w:numId w:val="55"/>
        </w:numPr>
        <w:spacing w:after="0" w:afterAutospacing="0" w:before="0" w:beforeAutospacing="0" w:lineRule="auto"/>
        <w:ind w:left="720" w:hanging="360"/>
      </w:pPr>
      <w:r w:rsidDel="00000000" w:rsidR="00000000" w:rsidRPr="00000000">
        <w:rPr>
          <w:b w:val="1"/>
          <w:rtl w:val="0"/>
        </w:rPr>
        <w:t xml:space="preserve">Student Assignment &amp; Eligibility:</w:t>
      </w:r>
    </w:p>
    <w:p w:rsidR="00000000" w:rsidDel="00000000" w:rsidP="00000000" w:rsidRDefault="00000000" w:rsidRPr="00000000" w14:paraId="000006EE">
      <w:pPr>
        <w:numPr>
          <w:ilvl w:val="1"/>
          <w:numId w:val="55"/>
        </w:numPr>
        <w:spacing w:after="0" w:afterAutospacing="0" w:before="0" w:beforeAutospacing="0" w:lineRule="auto"/>
        <w:ind w:left="1440" w:hanging="360"/>
      </w:pPr>
      <w:r w:rsidDel="00000000" w:rsidR="00000000" w:rsidRPr="00000000">
        <w:rPr>
          <w:b w:val="1"/>
          <w:rtl w:val="0"/>
        </w:rPr>
        <w:t xml:space="preserve">Walking Distance Calculation (RFP Sec 3.13.b.xiv):</w:t>
      </w:r>
      <w:r w:rsidDel="00000000" w:rsidR="00000000" w:rsidRPr="00000000">
        <w:rPr>
          <w:rtl w:val="0"/>
        </w:rPr>
        <w:t xml:space="preserve"> Calculates walking distances based on OPT parameters (grade/distance) using pedestrian network data to determine eligibility and assist in finding optimal/assignable stops.</w:t>
      </w:r>
    </w:p>
    <w:p w:rsidR="00000000" w:rsidDel="00000000" w:rsidP="00000000" w:rsidRDefault="00000000" w:rsidRPr="00000000" w14:paraId="000006EF">
      <w:pPr>
        <w:numPr>
          <w:ilvl w:val="1"/>
          <w:numId w:val="55"/>
        </w:numPr>
        <w:spacing w:after="0" w:afterAutospacing="0" w:before="0" w:beforeAutospacing="0" w:lineRule="auto"/>
        <w:ind w:left="1440" w:hanging="360"/>
      </w:pPr>
      <w:r w:rsidDel="00000000" w:rsidR="00000000" w:rsidRPr="00000000">
        <w:rPr>
          <w:b w:val="1"/>
          <w:rtl w:val="0"/>
        </w:rPr>
        <w:t xml:space="preserve">Closest Stop Identification (RFP Sec 3.13.b.xv):</w:t>
      </w:r>
      <w:r w:rsidDel="00000000" w:rsidR="00000000" w:rsidRPr="00000000">
        <w:rPr>
          <w:rtl w:val="0"/>
        </w:rPr>
        <w:t xml:space="preserve"> Locates the closest existing, valid stops (per OPT code) to a student's address.</w:t>
      </w:r>
    </w:p>
    <w:p w:rsidR="00000000" w:rsidDel="00000000" w:rsidP="00000000" w:rsidRDefault="00000000" w:rsidRPr="00000000" w14:paraId="000006F0">
      <w:pPr>
        <w:numPr>
          <w:ilvl w:val="1"/>
          <w:numId w:val="55"/>
        </w:numPr>
        <w:spacing w:after="0" w:afterAutospacing="0" w:before="0" w:beforeAutospacing="0" w:lineRule="auto"/>
        <w:ind w:left="1440" w:hanging="360"/>
      </w:pPr>
      <w:r w:rsidDel="00000000" w:rsidR="00000000" w:rsidRPr="00000000">
        <w:rPr>
          <w:b w:val="1"/>
          <w:rtl w:val="0"/>
        </w:rPr>
        <w:t xml:space="preserve">Automated Assignment (RFP Sec 3.13.b.xvi, 3.17.a.xiii):</w:t>
      </w:r>
      <w:r w:rsidDel="00000000" w:rsidR="00000000" w:rsidRPr="00000000">
        <w:rPr>
          <w:rtl w:val="0"/>
        </w:rPr>
        <w:t xml:space="preserve"> Automatically assigns eligible students to the nearest suitable existing stop based on stop type rules (STH, capping, etc.) and capacity. Flags students where no stop is within reasonable walking distance (RFP Sec 3.17.a.xiv).</w:t>
      </w:r>
    </w:p>
    <w:p w:rsidR="00000000" w:rsidDel="00000000" w:rsidP="00000000" w:rsidRDefault="00000000" w:rsidRPr="00000000" w14:paraId="000006F1">
      <w:pPr>
        <w:numPr>
          <w:ilvl w:val="1"/>
          <w:numId w:val="55"/>
        </w:numPr>
        <w:spacing w:after="0" w:afterAutospacing="0" w:before="0" w:beforeAutospacing="0" w:lineRule="auto"/>
        <w:ind w:left="1440" w:hanging="360"/>
      </w:pPr>
      <w:r w:rsidDel="00000000" w:rsidR="00000000" w:rsidRPr="00000000">
        <w:rPr>
          <w:b w:val="1"/>
          <w:rtl w:val="0"/>
        </w:rPr>
        <w:t xml:space="preserve">Stop Data Display (RFP Sec 3.13.d):</w:t>
      </w:r>
      <w:r w:rsidDel="00000000" w:rsidR="00000000" w:rsidRPr="00000000">
        <w:rPr>
          <w:rtl w:val="0"/>
        </w:rPr>
        <w:t xml:space="preserve"> Stores and displays relevant student data associated with stops (name, school, grade, route, sequence, times, special needs codes/icons) and key stop-level summary data (location, total assigned pupils, route#, schools served).</w:t>
      </w:r>
    </w:p>
    <w:p w:rsidR="00000000" w:rsidDel="00000000" w:rsidP="00000000" w:rsidRDefault="00000000" w:rsidRPr="00000000" w14:paraId="000006F2">
      <w:pPr>
        <w:numPr>
          <w:ilvl w:val="0"/>
          <w:numId w:val="55"/>
        </w:numPr>
        <w:spacing w:after="0" w:afterAutospacing="0" w:before="0" w:beforeAutospacing="0" w:lineRule="auto"/>
        <w:ind w:left="720" w:hanging="360"/>
      </w:pPr>
      <w:r w:rsidDel="00000000" w:rsidR="00000000" w:rsidRPr="00000000">
        <w:rPr>
          <w:b w:val="1"/>
          <w:rtl w:val="0"/>
        </w:rPr>
        <w:t xml:space="preserve">Stop Maintenance &amp; Visibility:</w:t>
      </w:r>
    </w:p>
    <w:p w:rsidR="00000000" w:rsidDel="00000000" w:rsidP="00000000" w:rsidRDefault="00000000" w:rsidRPr="00000000" w14:paraId="000006F3">
      <w:pPr>
        <w:numPr>
          <w:ilvl w:val="1"/>
          <w:numId w:val="55"/>
        </w:numPr>
        <w:spacing w:after="0" w:afterAutospacing="0" w:before="0" w:beforeAutospacing="0" w:lineRule="auto"/>
        <w:ind w:left="1440" w:hanging="360"/>
      </w:pPr>
      <w:r w:rsidDel="00000000" w:rsidR="00000000" w:rsidRPr="00000000">
        <w:rPr>
          <w:b w:val="1"/>
          <w:rtl w:val="0"/>
        </w:rPr>
        <w:t xml:space="preserve">Automated Deactivation (RFP Sec 3.13.b.xvii, Q216):</w:t>
      </w:r>
      <w:r w:rsidDel="00000000" w:rsidR="00000000" w:rsidRPr="00000000">
        <w:rPr>
          <w:rtl w:val="0"/>
        </w:rPr>
        <w:t xml:space="preserve"> Flags and/or automatically removes stops from routes if no students are assigned or if the stop is reported unused by the vendor, alerting transportation users.</w:t>
      </w:r>
    </w:p>
    <w:p w:rsidR="00000000" w:rsidDel="00000000" w:rsidP="00000000" w:rsidRDefault="00000000" w:rsidRPr="00000000" w14:paraId="000006F4">
      <w:pPr>
        <w:numPr>
          <w:ilvl w:val="1"/>
          <w:numId w:val="55"/>
        </w:numPr>
        <w:spacing w:after="0" w:afterAutospacing="0" w:before="0" w:beforeAutospacing="0" w:lineRule="auto"/>
        <w:ind w:left="1440" w:hanging="360"/>
      </w:pPr>
      <w:r w:rsidDel="00000000" w:rsidR="00000000" w:rsidRPr="00000000">
        <w:rPr>
          <w:b w:val="1"/>
          <w:rtl w:val="0"/>
        </w:rPr>
        <w:t xml:space="preserve">Usage Anomaly Flagging (RFP Sec 3.13.b.xviii):</w:t>
      </w:r>
      <w:r w:rsidDel="00000000" w:rsidR="00000000" w:rsidRPr="00000000">
        <w:rPr>
          <w:rtl w:val="0"/>
        </w:rPr>
        <w:t xml:space="preserve"> Flags stops detected as being used (via ridership data) but having no students officially assigned, indicating a data discrepancy.</w:t>
      </w:r>
    </w:p>
    <w:p w:rsidR="00000000" w:rsidDel="00000000" w:rsidP="00000000" w:rsidRDefault="00000000" w:rsidRPr="00000000" w14:paraId="000006F5">
      <w:pPr>
        <w:numPr>
          <w:ilvl w:val="1"/>
          <w:numId w:val="55"/>
        </w:numPr>
        <w:spacing w:after="0" w:afterAutospacing="0" w:before="0" w:beforeAutospacing="0" w:lineRule="auto"/>
        <w:ind w:left="1440" w:hanging="360"/>
      </w:pPr>
      <w:r w:rsidDel="00000000" w:rsidR="00000000" w:rsidRPr="00000000">
        <w:rPr>
          <w:b w:val="1"/>
          <w:rtl w:val="0"/>
        </w:rPr>
        <w:t xml:space="preserve">Real-time Updates (RFP Sec 3.13.a.vii):</w:t>
      </w:r>
      <w:r w:rsidDel="00000000" w:rsidR="00000000" w:rsidRPr="00000000">
        <w:rPr>
          <w:rtl w:val="0"/>
        </w:rPr>
        <w:t xml:space="preserve"> Ensures new stops and changes to stop attributes (location, times) are immediately available for routing and visible in all integrated modules (Driver, Parent, School, Admin).</w:t>
      </w:r>
    </w:p>
    <w:p w:rsidR="00000000" w:rsidDel="00000000" w:rsidP="00000000" w:rsidRDefault="00000000" w:rsidRPr="00000000" w14:paraId="000006F6">
      <w:pPr>
        <w:numPr>
          <w:ilvl w:val="1"/>
          <w:numId w:val="55"/>
        </w:numPr>
        <w:spacing w:after="0" w:afterAutospacing="0" w:before="0" w:beforeAutospacing="0" w:lineRule="auto"/>
        <w:ind w:left="1440" w:hanging="360"/>
      </w:pPr>
      <w:r w:rsidDel="00000000" w:rsidR="00000000" w:rsidRPr="00000000">
        <w:rPr>
          <w:b w:val="1"/>
          <w:rtl w:val="0"/>
        </w:rPr>
        <w:t xml:space="preserve">Role-Based Views (RFP Sec 3.13.a.xiii):</w:t>
      </w:r>
      <w:r w:rsidDel="00000000" w:rsidR="00000000" w:rsidRPr="00000000">
        <w:rPr>
          <w:rtl w:val="0"/>
        </w:rPr>
        <w:t xml:space="preserve"> Provides appropriate stop viewing/management capabilities for School users and Transportation users, scoped by OPT code (RFP Sec 3.13.b.xi).</w:t>
      </w:r>
    </w:p>
    <w:p w:rsidR="00000000" w:rsidDel="00000000" w:rsidP="00000000" w:rsidRDefault="00000000" w:rsidRPr="00000000" w14:paraId="000006F7">
      <w:pPr>
        <w:numPr>
          <w:ilvl w:val="1"/>
          <w:numId w:val="55"/>
        </w:numPr>
        <w:spacing w:after="0" w:afterAutospacing="0" w:before="0" w:beforeAutospacing="0" w:lineRule="auto"/>
        <w:ind w:left="1440" w:hanging="360"/>
      </w:pPr>
      <w:r w:rsidDel="00000000" w:rsidR="00000000" w:rsidRPr="00000000">
        <w:rPr>
          <w:b w:val="1"/>
          <w:rtl w:val="0"/>
        </w:rPr>
        <w:t xml:space="preserve">Map Display &amp; Search (RFP Sec 3.13.a.xi, 3.13.a.xiv, 3.13.b.ii):</w:t>
      </w:r>
      <w:r w:rsidDel="00000000" w:rsidR="00000000" w:rsidRPr="00000000">
        <w:rPr>
          <w:rtl w:val="0"/>
        </w:rPr>
        <w:t xml:space="preserve"> Allows users to visualize stops on the map (per OPT code), perform buffer searches, and filter/search based on various attributes.</w:t>
      </w:r>
    </w:p>
    <w:p w:rsidR="00000000" w:rsidDel="00000000" w:rsidP="00000000" w:rsidRDefault="00000000" w:rsidRPr="00000000" w14:paraId="000006F8">
      <w:pPr>
        <w:numPr>
          <w:ilvl w:val="1"/>
          <w:numId w:val="55"/>
        </w:numPr>
        <w:spacing w:after="720" w:before="0" w:beforeAutospacing="0" w:lineRule="auto"/>
        <w:ind w:left="1440" w:hanging="360"/>
      </w:pPr>
      <w:r w:rsidDel="00000000" w:rsidR="00000000" w:rsidRPr="00000000">
        <w:rPr>
          <w:b w:val="1"/>
          <w:rtl w:val="0"/>
        </w:rPr>
        <w:t xml:space="preserve">Notifications (RFP Sec 3.13.a.x, Q215):</w:t>
      </w:r>
      <w:r w:rsidDel="00000000" w:rsidR="00000000" w:rsidRPr="00000000">
        <w:rPr>
          <w:rtl w:val="0"/>
        </w:rPr>
        <w:t xml:space="preserve"> Automatically notifies relevant schools and parents/caregivers via email/app about new, changed, or deleted stops affecting them.</w:t>
      </w:r>
    </w:p>
    <w:p w:rsidR="00000000" w:rsidDel="00000000" w:rsidP="00000000" w:rsidRDefault="00000000" w:rsidRPr="00000000" w14:paraId="000006F9">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M.2 - Solution Design Functional and Non Functional Requirements.pdf</w:t>
      </w:r>
      <w:r w:rsidDel="00000000" w:rsidR="00000000" w:rsidRPr="00000000">
        <w:rPr>
          <w:i w:val="1"/>
          <w:color w:val="777777"/>
          <w:sz w:val="20"/>
          <w:szCs w:val="20"/>
          <w:rtl w:val="0"/>
        </w:rPr>
        <w:t xml:space="preserve"> (Stop Management Features, Admin/School UI), </w:t>
      </w:r>
      <w:r w:rsidDel="00000000" w:rsidR="00000000" w:rsidRPr="00000000">
        <w:rPr>
          <w:rFonts w:ascii="Roboto Mono" w:cs="Roboto Mono" w:eastAsia="Roboto Mono" w:hAnsi="Roboto Mono"/>
          <w:i w:val="1"/>
          <w:color w:val="777777"/>
          <w:sz w:val="20"/>
          <w:szCs w:val="20"/>
          <w:shd w:fill="f0f0f0" w:val="clear"/>
          <w:rtl w:val="0"/>
        </w:rPr>
        <w:t xml:space="preserve">Appendix M.1 - System Architecture.pdf</w:t>
      </w:r>
      <w:r w:rsidDel="00000000" w:rsidR="00000000" w:rsidRPr="00000000">
        <w:rPr>
          <w:i w:val="1"/>
          <w:color w:val="777777"/>
          <w:sz w:val="20"/>
          <w:szCs w:val="20"/>
          <w:rtl w:val="0"/>
        </w:rPr>
        <w:t xml:space="preserve"> (Stop Data Model, Workflow Engine, Rules Engine, GIS Integration, Assignment Logic), </w:t>
      </w:r>
      <w:r w:rsidDel="00000000" w:rsidR="00000000" w:rsidRPr="00000000">
        <w:rPr>
          <w:rFonts w:ascii="Roboto Mono" w:cs="Roboto Mono" w:eastAsia="Roboto Mono" w:hAnsi="Roboto Mono"/>
          <w:i w:val="1"/>
          <w:color w:val="777777"/>
          <w:sz w:val="20"/>
          <w:szCs w:val="20"/>
          <w:shd w:fill="f0f0f0" w:val="clear"/>
          <w:rtl w:val="0"/>
        </w:rPr>
        <w:t xml:space="preserve">Appendix S.2 - GIS Integration.pdf</w:t>
      </w:r>
      <w:r w:rsidDel="00000000" w:rsidR="00000000" w:rsidRPr="00000000">
        <w:rPr>
          <w:i w:val="1"/>
          <w:color w:val="777777"/>
          <w:sz w:val="20"/>
          <w:szCs w:val="20"/>
          <w:rtl w:val="0"/>
        </w:rPr>
        <w:t xml:space="preserve"> (Geocoding, Distance Calculation, Stop Location Mgmt), </w:t>
      </w:r>
      <w:r w:rsidDel="00000000" w:rsidR="00000000" w:rsidRPr="00000000">
        <w:rPr>
          <w:rFonts w:ascii="Roboto Mono" w:cs="Roboto Mono" w:eastAsia="Roboto Mono" w:hAnsi="Roboto Mono"/>
          <w:i w:val="1"/>
          <w:color w:val="777777"/>
          <w:sz w:val="20"/>
          <w:szCs w:val="20"/>
          <w:shd w:fill="f0f0f0" w:val="clear"/>
          <w:rtl w:val="0"/>
        </w:rPr>
        <w:t xml:space="preserve">Appendix S.1 - Data Governance and compliance controls.pdf</w:t>
      </w:r>
      <w:r w:rsidDel="00000000" w:rsidR="00000000" w:rsidRPr="00000000">
        <w:rPr>
          <w:i w:val="1"/>
          <w:color w:val="777777"/>
          <w:sz w:val="20"/>
          <w:szCs w:val="20"/>
          <w:rtl w:val="0"/>
        </w:rPr>
        <w:t xml:space="preserve"> (Policy Integration, Data Migration), </w:t>
      </w:r>
      <w:r w:rsidDel="00000000" w:rsidR="00000000" w:rsidRPr="00000000">
        <w:rPr>
          <w:rFonts w:ascii="Roboto Mono" w:cs="Roboto Mono" w:eastAsia="Roboto Mono" w:hAnsi="Roboto Mono"/>
          <w:i w:val="1"/>
          <w:color w:val="777777"/>
          <w:sz w:val="20"/>
          <w:szCs w:val="20"/>
          <w:shd w:fill="f0f0f0" w:val="clear"/>
          <w:rtl w:val="0"/>
        </w:rPr>
        <w:t xml:space="preserve">Appendix X.2 - Communications and Status Reporting Strategy.pdf</w:t>
      </w:r>
      <w:r w:rsidDel="00000000" w:rsidR="00000000" w:rsidRPr="00000000">
        <w:rPr>
          <w:i w:val="1"/>
          <w:color w:val="777777"/>
          <w:sz w:val="20"/>
          <w:szCs w:val="20"/>
          <w:rtl w:val="0"/>
        </w:rPr>
        <w:t xml:space="preserve"> (Notifications)</w:t>
      </w:r>
    </w:p>
    <w:p w:rsidR="00000000" w:rsidDel="00000000" w:rsidP="00000000" w:rsidRDefault="00000000" w:rsidRPr="00000000" w14:paraId="000006F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B">
      <w:pPr>
        <w:pStyle w:val="Heading2"/>
        <w:keepNext w:val="0"/>
        <w:keepLines w:val="0"/>
        <w:pBdr>
          <w:bottom w:color="999999" w:space="2" w:sz="6" w:val="single"/>
        </w:pBdr>
        <w:spacing w:after="180" w:before="400" w:lineRule="auto"/>
        <w:rPr>
          <w:b w:val="1"/>
          <w:color w:val="003366"/>
          <w:sz w:val="34"/>
          <w:szCs w:val="34"/>
        </w:rPr>
      </w:pPr>
      <w:bookmarkStart w:colFirst="0" w:colLast="0" w:name="_py63vz3x7l1u" w:id="124"/>
      <w:bookmarkEnd w:id="124"/>
      <w:r w:rsidDel="00000000" w:rsidR="00000000" w:rsidRPr="00000000">
        <w:rPr>
          <w:b w:val="1"/>
          <w:color w:val="003366"/>
          <w:sz w:val="34"/>
          <w:szCs w:val="34"/>
          <w:rtl w:val="0"/>
        </w:rPr>
        <w:t xml:space="preserve">3.14 Session Times Management</w:t>
      </w:r>
    </w:p>
    <w:p w:rsidR="00000000" w:rsidDel="00000000" w:rsidP="00000000" w:rsidRDefault="00000000" w:rsidRPr="00000000" w14:paraId="000006FC">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Our solution effectively manages school and individual student session times, integrating data from the existing Session Time Application and IEP/exception sources. It allows authorized users to view and manage session times, including day-of-week variations and individual student overrides. The system automatically leverages session time data to adjust route timings, assesses the impact of proposed changes, facilitates scenario planning, and supports workflows for reviewing school-submitted change requests.</w:t>
      </w:r>
    </w:p>
    <w:p w:rsidR="00000000" w:rsidDel="00000000" w:rsidP="00000000" w:rsidRDefault="00000000" w:rsidRPr="00000000" w14:paraId="000006FD">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6FE">
      <w:pPr>
        <w:spacing w:after="240" w:before="240" w:lineRule="auto"/>
        <w:rPr/>
      </w:pPr>
      <w:r w:rsidDel="00000000" w:rsidR="00000000" w:rsidRPr="00000000">
        <w:rPr>
          <w:rtl w:val="0"/>
        </w:rPr>
        <w:t xml:space="preserve">Accurate session time data is critical for on-time routing. Our platform includes dedicated features for managing this information:</w:t>
      </w:r>
    </w:p>
    <w:p w:rsidR="00000000" w:rsidDel="00000000" w:rsidP="00000000" w:rsidRDefault="00000000" w:rsidRPr="00000000" w14:paraId="000006FF">
      <w:pPr>
        <w:numPr>
          <w:ilvl w:val="0"/>
          <w:numId w:val="171"/>
        </w:numPr>
        <w:spacing w:after="0" w:afterAutospacing="0" w:before="120" w:lineRule="auto"/>
        <w:ind w:left="720" w:hanging="360"/>
      </w:pPr>
      <w:r w:rsidDel="00000000" w:rsidR="00000000" w:rsidRPr="00000000">
        <w:rPr>
          <w:b w:val="1"/>
          <w:rtl w:val="0"/>
        </w:rPr>
        <w:t xml:space="preserve">Data Capture &amp; Integration (RFP Sec 3.14.a.i, 3.14.a.iii, Q34, Q217):</w:t>
      </w:r>
    </w:p>
    <w:p w:rsidR="00000000" w:rsidDel="00000000" w:rsidP="00000000" w:rsidRDefault="00000000" w:rsidRPr="00000000" w14:paraId="00000700">
      <w:pPr>
        <w:numPr>
          <w:ilvl w:val="1"/>
          <w:numId w:val="171"/>
        </w:numPr>
        <w:spacing w:after="0" w:afterAutospacing="0" w:before="0" w:beforeAutospacing="0" w:lineRule="auto"/>
        <w:ind w:left="1440" w:hanging="360"/>
      </w:pPr>
      <w:r w:rsidDel="00000000" w:rsidR="00000000" w:rsidRPr="00000000">
        <w:rPr>
          <w:rtl w:val="0"/>
        </w:rPr>
        <w:t xml:space="preserve">The system's data model supports capturing distinct start and end times for each day of the week for every school (RFP Sec 3.14.a.i).</w:t>
      </w:r>
    </w:p>
    <w:p w:rsidR="00000000" w:rsidDel="00000000" w:rsidP="00000000" w:rsidRDefault="00000000" w:rsidRPr="00000000" w14:paraId="00000701">
      <w:pPr>
        <w:numPr>
          <w:ilvl w:val="1"/>
          <w:numId w:val="171"/>
        </w:numPr>
        <w:spacing w:after="0" w:afterAutospacing="0" w:before="0" w:beforeAutospacing="0" w:lineRule="auto"/>
        <w:ind w:left="1440" w:hanging="360"/>
      </w:pPr>
      <w:r w:rsidDel="00000000" w:rsidR="00000000" w:rsidRPr="00000000">
        <w:rPr>
          <w:rtl w:val="0"/>
        </w:rPr>
        <w:t xml:space="preserve">It integrates with the existing legacy Session Time Application (identified as SQL-based with no API - Q34, Q217), utilizing an import mechanism to pull in the bulk of school session times submitted annually.</w:t>
      </w:r>
    </w:p>
    <w:p w:rsidR="00000000" w:rsidDel="00000000" w:rsidP="00000000" w:rsidRDefault="00000000" w:rsidRPr="00000000" w14:paraId="00000702">
      <w:pPr>
        <w:numPr>
          <w:ilvl w:val="1"/>
          <w:numId w:val="171"/>
        </w:numPr>
        <w:spacing w:after="0" w:afterAutospacing="0" w:before="0" w:beforeAutospacing="0" w:lineRule="auto"/>
        <w:ind w:left="1440" w:hanging="360"/>
      </w:pPr>
      <w:r w:rsidDel="00000000" w:rsidR="00000000" w:rsidRPr="00000000">
        <w:rPr>
          <w:rtl w:val="0"/>
        </w:rPr>
        <w:t xml:space="preserve">It also integrates session times specified for individual students based on IEPs or other approved exceptions, sourced from relevant student data integrations (RFP Sec 3.14.a.iii).</w:t>
      </w:r>
    </w:p>
    <w:p w:rsidR="00000000" w:rsidDel="00000000" w:rsidP="00000000" w:rsidRDefault="00000000" w:rsidRPr="00000000" w14:paraId="00000703">
      <w:pPr>
        <w:numPr>
          <w:ilvl w:val="0"/>
          <w:numId w:val="171"/>
        </w:numPr>
        <w:spacing w:after="0" w:afterAutospacing="0" w:before="0" w:beforeAutospacing="0" w:lineRule="auto"/>
        <w:ind w:left="720" w:hanging="360"/>
      </w:pPr>
      <w:r w:rsidDel="00000000" w:rsidR="00000000" w:rsidRPr="00000000">
        <w:rPr>
          <w:b w:val="1"/>
          <w:rtl w:val="0"/>
        </w:rPr>
        <w:t xml:space="preserve">Viewing &amp; Editing (RFP Sec 3.14.a.ii):</w:t>
      </w:r>
      <w:r w:rsidDel="00000000" w:rsidR="00000000" w:rsidRPr="00000000">
        <w:rPr>
          <w:rtl w:val="0"/>
        </w:rPr>
        <w:t xml:space="preserve"> Authorized users (e.g., OPT staff) can:</w:t>
      </w:r>
    </w:p>
    <w:p w:rsidR="00000000" w:rsidDel="00000000" w:rsidP="00000000" w:rsidRDefault="00000000" w:rsidRPr="00000000" w14:paraId="00000704">
      <w:pPr>
        <w:numPr>
          <w:ilvl w:val="1"/>
          <w:numId w:val="171"/>
        </w:numPr>
        <w:spacing w:after="0" w:afterAutospacing="0" w:before="0" w:beforeAutospacing="0" w:lineRule="auto"/>
        <w:ind w:left="1440" w:hanging="360"/>
      </w:pPr>
      <w:r w:rsidDel="00000000" w:rsidR="00000000" w:rsidRPr="00000000">
        <w:rPr>
          <w:rtl w:val="0"/>
        </w:rPr>
        <w:t xml:space="preserve">View school session times directly on the map interface.</w:t>
      </w:r>
    </w:p>
    <w:p w:rsidR="00000000" w:rsidDel="00000000" w:rsidP="00000000" w:rsidRDefault="00000000" w:rsidRPr="00000000" w14:paraId="00000705">
      <w:pPr>
        <w:numPr>
          <w:ilvl w:val="1"/>
          <w:numId w:val="171"/>
        </w:numPr>
        <w:spacing w:after="0" w:afterAutospacing="0" w:before="0" w:beforeAutospacing="0" w:lineRule="auto"/>
        <w:ind w:left="1440" w:hanging="360"/>
      </w:pPr>
      <w:r w:rsidDel="00000000" w:rsidR="00000000" w:rsidRPr="00000000">
        <w:rPr>
          <w:rtl w:val="0"/>
        </w:rPr>
        <w:t xml:space="preserve">Edit the session times for an entire school.</w:t>
      </w:r>
    </w:p>
    <w:p w:rsidR="00000000" w:rsidDel="00000000" w:rsidP="00000000" w:rsidRDefault="00000000" w:rsidRPr="00000000" w14:paraId="00000706">
      <w:pPr>
        <w:numPr>
          <w:ilvl w:val="1"/>
          <w:numId w:val="171"/>
        </w:numPr>
        <w:spacing w:after="0" w:afterAutospacing="0" w:before="0" w:beforeAutospacing="0" w:lineRule="auto"/>
        <w:ind w:left="1440" w:hanging="360"/>
      </w:pPr>
      <w:r w:rsidDel="00000000" w:rsidR="00000000" w:rsidRPr="00000000">
        <w:rPr>
          <w:rtl w:val="0"/>
        </w:rPr>
        <w:t xml:space="preserve">Define and manage individual session time overrides for specific students (e.g., High School students with unique schedules) which take precedence over the school default.</w:t>
      </w:r>
    </w:p>
    <w:p w:rsidR="00000000" w:rsidDel="00000000" w:rsidP="00000000" w:rsidRDefault="00000000" w:rsidRPr="00000000" w14:paraId="00000707">
      <w:pPr>
        <w:numPr>
          <w:ilvl w:val="0"/>
          <w:numId w:val="171"/>
        </w:numPr>
        <w:spacing w:after="0" w:afterAutospacing="0" w:before="0" w:beforeAutospacing="0" w:lineRule="auto"/>
        <w:ind w:left="720" w:hanging="360"/>
      </w:pPr>
      <w:r w:rsidDel="00000000" w:rsidR="00000000" w:rsidRPr="00000000">
        <w:rPr>
          <w:b w:val="1"/>
          <w:rtl w:val="0"/>
        </w:rPr>
        <w:t xml:space="preserve">Impact on Routing &amp; Optimization:</w:t>
      </w:r>
    </w:p>
    <w:p w:rsidR="00000000" w:rsidDel="00000000" w:rsidP="00000000" w:rsidRDefault="00000000" w:rsidRPr="00000000" w14:paraId="00000708">
      <w:pPr>
        <w:numPr>
          <w:ilvl w:val="1"/>
          <w:numId w:val="171"/>
        </w:numPr>
        <w:spacing w:after="0" w:afterAutospacing="0" w:before="0" w:beforeAutospacing="0" w:lineRule="auto"/>
        <w:ind w:left="1440" w:hanging="360"/>
      </w:pPr>
      <w:r w:rsidDel="00000000" w:rsidR="00000000" w:rsidRPr="00000000">
        <w:rPr>
          <w:b w:val="1"/>
          <w:rtl w:val="0"/>
        </w:rPr>
        <w:t xml:space="preserve">Automated Time Adjustments (RFP Sec 3.14.b.i):</w:t>
      </w:r>
      <w:r w:rsidDel="00000000" w:rsidR="00000000" w:rsidRPr="00000000">
        <w:rPr>
          <w:rtl w:val="0"/>
        </w:rPr>
        <w:t xml:space="preserve"> The routing engine automatically uses the applicable session time (school default or student override) as a primary constraint, adjusting route start times and subsequent stop ETAs accordingly to ensure timely arrivals.</w:t>
      </w:r>
    </w:p>
    <w:p w:rsidR="00000000" w:rsidDel="00000000" w:rsidP="00000000" w:rsidRDefault="00000000" w:rsidRPr="00000000" w14:paraId="00000709">
      <w:pPr>
        <w:numPr>
          <w:ilvl w:val="1"/>
          <w:numId w:val="171"/>
        </w:numPr>
        <w:spacing w:after="0" w:afterAutospacing="0" w:before="0" w:beforeAutospacing="0" w:lineRule="auto"/>
        <w:ind w:left="1440" w:hanging="360"/>
      </w:pPr>
      <w:r w:rsidDel="00000000" w:rsidR="00000000" w:rsidRPr="00000000">
        <w:rPr>
          <w:b w:val="1"/>
          <w:rtl w:val="0"/>
        </w:rPr>
        <w:t xml:space="preserve">Impact Assessment (RFP Sec 3.14.b.iv):</w:t>
      </w:r>
      <w:r w:rsidDel="00000000" w:rsidR="00000000" w:rsidRPr="00000000">
        <w:rPr>
          <w:rtl w:val="0"/>
        </w:rPr>
        <w:t xml:space="preserve"> The system includes functionality to automatically evaluate the impact of proposed session time changes on all affected existing routes (e.g., identifying potential lateness, conflicts with other schools on shared routes).</w:t>
      </w:r>
    </w:p>
    <w:p w:rsidR="00000000" w:rsidDel="00000000" w:rsidP="00000000" w:rsidRDefault="00000000" w:rsidRPr="00000000" w14:paraId="0000070A">
      <w:pPr>
        <w:numPr>
          <w:ilvl w:val="1"/>
          <w:numId w:val="171"/>
        </w:numPr>
        <w:spacing w:after="0" w:afterAutospacing="0" w:before="0" w:beforeAutospacing="0" w:lineRule="auto"/>
        <w:ind w:left="1440" w:hanging="360"/>
      </w:pPr>
      <w:r w:rsidDel="00000000" w:rsidR="00000000" w:rsidRPr="00000000">
        <w:rPr>
          <w:b w:val="1"/>
          <w:rtl w:val="0"/>
        </w:rPr>
        <w:t xml:space="preserve">Scenario Planning (RFP Sec 3.14.b.v):</w:t>
      </w:r>
      <w:r w:rsidDel="00000000" w:rsidR="00000000" w:rsidRPr="00000000">
        <w:rPr>
          <w:rtl w:val="0"/>
        </w:rPr>
        <w:t xml:space="preserve"> Authorized users can utilize a planning mode to experiment with hypothetical session time changes and visualize the potential impact on routes and service levels before committing to changes.</w:t>
      </w:r>
    </w:p>
    <w:p w:rsidR="00000000" w:rsidDel="00000000" w:rsidP="00000000" w:rsidRDefault="00000000" w:rsidRPr="00000000" w14:paraId="0000070B">
      <w:pPr>
        <w:numPr>
          <w:ilvl w:val="1"/>
          <w:numId w:val="171"/>
        </w:numPr>
        <w:spacing w:after="0" w:afterAutospacing="0" w:before="0" w:beforeAutospacing="0" w:lineRule="auto"/>
        <w:ind w:left="1440" w:hanging="360"/>
      </w:pPr>
      <w:r w:rsidDel="00000000" w:rsidR="00000000" w:rsidRPr="00000000">
        <w:rPr>
          <w:b w:val="1"/>
          <w:rtl w:val="0"/>
        </w:rPr>
        <w:t xml:space="preserve">Compatibility Analysis (RFP Sec 3.14.b.iii):</w:t>
      </w:r>
      <w:r w:rsidDel="00000000" w:rsidR="00000000" w:rsidRPr="00000000">
        <w:rPr>
          <w:rtl w:val="0"/>
        </w:rPr>
        <w:t xml:space="preserve"> Supports identifying nearby schools with compatible session times to aid in route consolidation or optimization planning.</w:t>
      </w:r>
    </w:p>
    <w:p w:rsidR="00000000" w:rsidDel="00000000" w:rsidP="00000000" w:rsidRDefault="00000000" w:rsidRPr="00000000" w14:paraId="0000070C">
      <w:pPr>
        <w:numPr>
          <w:ilvl w:val="0"/>
          <w:numId w:val="171"/>
        </w:numPr>
        <w:spacing w:after="0" w:afterAutospacing="0" w:before="0" w:beforeAutospacing="0" w:lineRule="auto"/>
        <w:ind w:left="720" w:hanging="360"/>
      </w:pPr>
      <w:r w:rsidDel="00000000" w:rsidR="00000000" w:rsidRPr="00000000">
        <w:rPr>
          <w:b w:val="1"/>
          <w:rtl w:val="0"/>
        </w:rPr>
        <w:t xml:space="preserve">Change Request Workflow (RFP Sec 3.14.a.iv, 3.14.a.v):</w:t>
      </w:r>
    </w:p>
    <w:p w:rsidR="00000000" w:rsidDel="00000000" w:rsidP="00000000" w:rsidRDefault="00000000" w:rsidRPr="00000000" w14:paraId="0000070D">
      <w:pPr>
        <w:numPr>
          <w:ilvl w:val="1"/>
          <w:numId w:val="171"/>
        </w:numPr>
        <w:spacing w:after="0" w:afterAutospacing="0" w:before="0" w:beforeAutospacing="0" w:lineRule="auto"/>
        <w:ind w:left="1440" w:hanging="360"/>
      </w:pPr>
      <w:r w:rsidDel="00000000" w:rsidR="00000000" w:rsidRPr="00000000">
        <w:rPr>
          <w:rtl w:val="0"/>
        </w:rPr>
        <w:t xml:space="preserve">The system displays lists or queues of schools that have submitted session time change requests (via the legacy application or potentially a future integrated method).</w:t>
      </w:r>
    </w:p>
    <w:p w:rsidR="00000000" w:rsidDel="00000000" w:rsidP="00000000" w:rsidRDefault="00000000" w:rsidRPr="00000000" w14:paraId="0000070E">
      <w:pPr>
        <w:numPr>
          <w:ilvl w:val="1"/>
          <w:numId w:val="171"/>
        </w:numPr>
        <w:spacing w:after="0" w:afterAutospacing="0" w:before="0" w:beforeAutospacing="0" w:lineRule="auto"/>
        <w:ind w:left="1440" w:hanging="360"/>
      </w:pPr>
      <w:r w:rsidDel="00000000" w:rsidR="00000000" w:rsidRPr="00000000">
        <w:rPr>
          <w:rtl w:val="0"/>
        </w:rPr>
        <w:t xml:space="preserve">When reviewing a request, the interface provides context by showing other schools served by the same routes and their current session time submission status, aiding the approval decision process.</w:t>
      </w:r>
    </w:p>
    <w:p w:rsidR="00000000" w:rsidDel="00000000" w:rsidP="00000000" w:rsidRDefault="00000000" w:rsidRPr="00000000" w14:paraId="0000070F">
      <w:pPr>
        <w:numPr>
          <w:ilvl w:val="0"/>
          <w:numId w:val="171"/>
        </w:numPr>
        <w:spacing w:after="360" w:before="0" w:beforeAutospacing="0" w:lineRule="auto"/>
        <w:ind w:left="720" w:hanging="360"/>
      </w:pPr>
      <w:r w:rsidDel="00000000" w:rsidR="00000000" w:rsidRPr="00000000">
        <w:rPr>
          <w:b w:val="1"/>
          <w:rtl w:val="0"/>
        </w:rPr>
        <w:t xml:space="preserve">Data Quality Override (RFP Sec 3.14.b.ii):</w:t>
      </w:r>
      <w:r w:rsidDel="00000000" w:rsidR="00000000" w:rsidRPr="00000000">
        <w:rPr>
          <w:rtl w:val="0"/>
        </w:rPr>
        <w:t xml:space="preserve"> Designated super users have the ability to manually correct inaccurate session time data within the system as a workaround for data quality issues originating from source systems.</w:t>
      </w:r>
    </w:p>
    <w:p w:rsidR="00000000" w:rsidDel="00000000" w:rsidP="00000000" w:rsidRDefault="00000000" w:rsidRPr="00000000" w14:paraId="00000710">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M.2 - Solution Design Functional and Non Functional Requirements.pdf</w:t>
      </w:r>
      <w:r w:rsidDel="00000000" w:rsidR="00000000" w:rsidRPr="00000000">
        <w:rPr>
          <w:i w:val="1"/>
          <w:color w:val="777777"/>
          <w:sz w:val="20"/>
          <w:szCs w:val="20"/>
          <w:rtl w:val="0"/>
        </w:rPr>
        <w:t xml:space="preserve"> (Session Time Features, Admin UI), </w:t>
      </w:r>
      <w:r w:rsidDel="00000000" w:rsidR="00000000" w:rsidRPr="00000000">
        <w:rPr>
          <w:rFonts w:ascii="Roboto Mono" w:cs="Roboto Mono" w:eastAsia="Roboto Mono" w:hAnsi="Roboto Mono"/>
          <w:i w:val="1"/>
          <w:color w:val="777777"/>
          <w:sz w:val="20"/>
          <w:szCs w:val="20"/>
          <w:shd w:fill="f0f0f0" w:val="clear"/>
          <w:rtl w:val="0"/>
        </w:rPr>
        <w:t xml:space="preserve">Appendix M.1 - System Architecture.pdf</w:t>
      </w:r>
      <w:r w:rsidDel="00000000" w:rsidR="00000000" w:rsidRPr="00000000">
        <w:rPr>
          <w:i w:val="1"/>
          <w:color w:val="777777"/>
          <w:sz w:val="20"/>
          <w:szCs w:val="20"/>
          <w:rtl w:val="0"/>
        </w:rPr>
        <w:t xml:space="preserve"> (Data Model, Integration Strategy, Routing Engine Logic, Workflow), </w:t>
      </w:r>
      <w:r w:rsidDel="00000000" w:rsidR="00000000" w:rsidRPr="00000000">
        <w:rPr>
          <w:rFonts w:ascii="Roboto Mono" w:cs="Roboto Mono" w:eastAsia="Roboto Mono" w:hAnsi="Roboto Mono"/>
          <w:i w:val="1"/>
          <w:color w:val="777777"/>
          <w:sz w:val="20"/>
          <w:szCs w:val="20"/>
          <w:shd w:fill="f0f0f0" w:val="clear"/>
          <w:rtl w:val="0"/>
        </w:rPr>
        <w:t xml:space="preserve">Appendix O.1.1 - Project Execution Roadmap.pdf</w:t>
      </w:r>
      <w:r w:rsidDel="00000000" w:rsidR="00000000" w:rsidRPr="00000000">
        <w:rPr>
          <w:i w:val="1"/>
          <w:color w:val="777777"/>
          <w:sz w:val="20"/>
          <w:szCs w:val="20"/>
          <w:rtl w:val="0"/>
        </w:rPr>
        <w:t xml:space="preserve"> (Legacy App Integration Approach), </w:t>
      </w:r>
      <w:r w:rsidDel="00000000" w:rsidR="00000000" w:rsidRPr="00000000">
        <w:rPr>
          <w:rFonts w:ascii="Roboto Mono" w:cs="Roboto Mono" w:eastAsia="Roboto Mono" w:hAnsi="Roboto Mono"/>
          <w:i w:val="1"/>
          <w:color w:val="777777"/>
          <w:sz w:val="20"/>
          <w:szCs w:val="20"/>
          <w:shd w:fill="f0f0f0" w:val="clear"/>
          <w:rtl w:val="0"/>
        </w:rPr>
        <w:t xml:space="preserve">Appendix S.2 - GIS Integration.pdf</w:t>
      </w:r>
      <w:r w:rsidDel="00000000" w:rsidR="00000000" w:rsidRPr="00000000">
        <w:rPr>
          <w:i w:val="1"/>
          <w:color w:val="777777"/>
          <w:sz w:val="20"/>
          <w:szCs w:val="20"/>
          <w:rtl w:val="0"/>
        </w:rPr>
        <w:t xml:space="preserve"> (Map Display)</w:t>
      </w:r>
    </w:p>
    <w:p w:rsidR="00000000" w:rsidDel="00000000" w:rsidP="00000000" w:rsidRDefault="00000000" w:rsidRPr="00000000" w14:paraId="0000071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2">
      <w:pPr>
        <w:pStyle w:val="Heading2"/>
        <w:keepNext w:val="0"/>
        <w:keepLines w:val="0"/>
        <w:pBdr>
          <w:bottom w:color="999999" w:space="2" w:sz="6" w:val="single"/>
        </w:pBdr>
        <w:spacing w:after="180" w:before="400" w:lineRule="auto"/>
        <w:rPr>
          <w:b w:val="1"/>
          <w:color w:val="003366"/>
          <w:sz w:val="34"/>
          <w:szCs w:val="34"/>
        </w:rPr>
      </w:pPr>
      <w:bookmarkStart w:colFirst="0" w:colLast="0" w:name="_p4p7b8i3rei5" w:id="125"/>
      <w:bookmarkEnd w:id="125"/>
      <w:r w:rsidDel="00000000" w:rsidR="00000000" w:rsidRPr="00000000">
        <w:rPr>
          <w:b w:val="1"/>
          <w:color w:val="003366"/>
          <w:sz w:val="34"/>
          <w:szCs w:val="34"/>
          <w:rtl w:val="0"/>
        </w:rPr>
        <w:t xml:space="preserve">3.15 Routing Requirements</w:t>
      </w:r>
    </w:p>
    <w:p w:rsidR="00000000" w:rsidDel="00000000" w:rsidP="00000000" w:rsidRDefault="00000000" w:rsidRPr="00000000" w14:paraId="00000713">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Our solution provides comprehensive tools for creating, managing, optimizing, and visualizing bus routes. It supports diverse route structures including standard AM/PM, alternate location trips, day-specific assignments, and shuttles. Routes are displayed geospatially with shortest path or straight-line options and turn-by-turn details. The system incorporates detailed vehicle capacity management based on contract items and student needs, integrates critical data like one-way street restrictions, facilitates robust scenario planning, includes manual adjustment and approval workflows, and logs detailed route history and statistics for operational analysis and reporting.</w:t>
      </w:r>
    </w:p>
    <w:p w:rsidR="00000000" w:rsidDel="00000000" w:rsidP="00000000" w:rsidRDefault="00000000" w:rsidRPr="00000000" w14:paraId="00000714">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715">
      <w:pPr>
        <w:spacing w:after="240" w:before="240" w:lineRule="auto"/>
        <w:rPr/>
      </w:pPr>
      <w:r w:rsidDel="00000000" w:rsidR="00000000" w:rsidRPr="00000000">
        <w:rPr>
          <w:rtl w:val="0"/>
        </w:rPr>
        <w:t xml:space="preserve">Building on the core engine described in Section 3.12, the system provides specific functionalities and manages data related to route definition and execution:</w:t>
      </w:r>
    </w:p>
    <w:p w:rsidR="00000000" w:rsidDel="00000000" w:rsidP="00000000" w:rsidRDefault="00000000" w:rsidRPr="00000000" w14:paraId="00000716">
      <w:pPr>
        <w:numPr>
          <w:ilvl w:val="0"/>
          <w:numId w:val="107"/>
        </w:numPr>
        <w:spacing w:after="0" w:afterAutospacing="0" w:before="120" w:lineRule="auto"/>
        <w:ind w:left="720" w:hanging="360"/>
      </w:pPr>
      <w:r w:rsidDel="00000000" w:rsidR="00000000" w:rsidRPr="00000000">
        <w:rPr>
          <w:b w:val="1"/>
          <w:rtl w:val="0"/>
        </w:rPr>
        <w:t xml:space="preserve">Route Structure &amp; Data Foundation (RFP Sec 3.15.a.i):</w:t>
      </w:r>
    </w:p>
    <w:p w:rsidR="00000000" w:rsidDel="00000000" w:rsidP="00000000" w:rsidRDefault="00000000" w:rsidRPr="00000000" w14:paraId="00000717">
      <w:pPr>
        <w:numPr>
          <w:ilvl w:val="1"/>
          <w:numId w:val="107"/>
        </w:numPr>
        <w:spacing w:after="0" w:afterAutospacing="0" w:before="0" w:beforeAutospacing="0" w:lineRule="auto"/>
        <w:ind w:left="1440" w:hanging="360"/>
      </w:pPr>
      <w:r w:rsidDel="00000000" w:rsidR="00000000" w:rsidRPr="00000000">
        <w:rPr>
          <w:rtl w:val="0"/>
        </w:rPr>
        <w:t xml:space="preserve">Defines route structures based on the distinct foundations for STS (Stop/OPT Code/Headcount based) and CTS (Student/Codes/Vehicle Capacity based).</w:t>
      </w:r>
    </w:p>
    <w:p w:rsidR="00000000" w:rsidDel="00000000" w:rsidP="00000000" w:rsidRDefault="00000000" w:rsidRPr="00000000" w14:paraId="00000718">
      <w:pPr>
        <w:numPr>
          <w:ilvl w:val="1"/>
          <w:numId w:val="107"/>
        </w:numPr>
        <w:spacing w:after="0" w:afterAutospacing="0" w:before="0" w:beforeAutospacing="0" w:lineRule="auto"/>
        <w:ind w:left="1440" w:hanging="360"/>
      </w:pPr>
      <w:r w:rsidDel="00000000" w:rsidR="00000000" w:rsidRPr="00000000">
        <w:rPr>
          <w:rtl w:val="0"/>
        </w:rPr>
        <w:t xml:space="preserve">Integrates with contract information to determine vehicle capacities and types ("items") applicable to STS vs. CTS routes.</w:t>
      </w:r>
    </w:p>
    <w:p w:rsidR="00000000" w:rsidDel="00000000" w:rsidP="00000000" w:rsidRDefault="00000000" w:rsidRPr="00000000" w14:paraId="00000719">
      <w:pPr>
        <w:numPr>
          <w:ilvl w:val="1"/>
          <w:numId w:val="107"/>
        </w:numPr>
        <w:spacing w:after="0" w:afterAutospacing="0" w:before="0" w:beforeAutospacing="0" w:lineRule="auto"/>
        <w:ind w:left="1440" w:hanging="360"/>
      </w:pPr>
      <w:r w:rsidDel="00000000" w:rsidR="00000000" w:rsidRPr="00000000">
        <w:rPr>
          <w:rtl w:val="0"/>
        </w:rPr>
        <w:t xml:space="preserve">Allows authorized users to manage key route parameters like start/end times, number of attendants, vehicle item type, and effective dates during route creation, modification, or deletion, pushing relevant changes to contract management (RFP Sec 3.15.a.xvii).</w:t>
      </w:r>
    </w:p>
    <w:p w:rsidR="00000000" w:rsidDel="00000000" w:rsidP="00000000" w:rsidRDefault="00000000" w:rsidRPr="00000000" w14:paraId="0000071A">
      <w:pPr>
        <w:numPr>
          <w:ilvl w:val="0"/>
          <w:numId w:val="107"/>
        </w:numPr>
        <w:spacing w:after="0" w:afterAutospacing="0" w:before="0" w:beforeAutospacing="0" w:lineRule="auto"/>
        <w:ind w:left="720" w:hanging="360"/>
      </w:pPr>
      <w:r w:rsidDel="00000000" w:rsidR="00000000" w:rsidRPr="00000000">
        <w:rPr>
          <w:b w:val="1"/>
          <w:rtl w:val="0"/>
        </w:rPr>
        <w:t xml:space="preserve">Route Visualization &amp; Navigation Details (RFP Sec 3.15.a.i, 3.15.a.iii, 3.15.a.ii):</w:t>
      </w:r>
    </w:p>
    <w:p w:rsidR="00000000" w:rsidDel="00000000" w:rsidP="00000000" w:rsidRDefault="00000000" w:rsidRPr="00000000" w14:paraId="0000071B">
      <w:pPr>
        <w:numPr>
          <w:ilvl w:val="1"/>
          <w:numId w:val="107"/>
        </w:numPr>
        <w:spacing w:after="0" w:afterAutospacing="0" w:before="0" w:beforeAutospacing="0" w:lineRule="auto"/>
        <w:ind w:left="1440" w:hanging="360"/>
      </w:pPr>
      <w:r w:rsidDel="00000000" w:rsidR="00000000" w:rsidRPr="00000000">
        <w:rPr>
          <w:rtl w:val="0"/>
        </w:rPr>
        <w:t xml:space="preserve">Displays routes graphically on the map interface, showing the sequence of stops and schools/sites from start to finish.</w:t>
      </w:r>
    </w:p>
    <w:p w:rsidR="00000000" w:rsidDel="00000000" w:rsidP="00000000" w:rsidRDefault="00000000" w:rsidRPr="00000000" w14:paraId="0000071C">
      <w:pPr>
        <w:numPr>
          <w:ilvl w:val="1"/>
          <w:numId w:val="107"/>
        </w:numPr>
        <w:spacing w:after="0" w:afterAutospacing="0" w:before="0" w:beforeAutospacing="0" w:lineRule="auto"/>
        <w:ind w:left="1440" w:hanging="360"/>
      </w:pPr>
      <w:r w:rsidDel="00000000" w:rsidR="00000000" w:rsidRPr="00000000">
        <w:rPr>
          <w:rtl w:val="0"/>
        </w:rPr>
        <w:t xml:space="preserve">Calculates and displays the route path based on the street network (shortest path) with distance in miles, offering turn-by-turn directions and an optional straight-line ("crow's flight") view.</w:t>
      </w:r>
    </w:p>
    <w:p w:rsidR="00000000" w:rsidDel="00000000" w:rsidP="00000000" w:rsidRDefault="00000000" w:rsidRPr="00000000" w14:paraId="0000071D">
      <w:pPr>
        <w:numPr>
          <w:ilvl w:val="1"/>
          <w:numId w:val="107"/>
        </w:numPr>
        <w:spacing w:after="0" w:afterAutospacing="0" w:before="0" w:beforeAutospacing="0" w:lineRule="auto"/>
        <w:ind w:left="1440" w:hanging="360"/>
      </w:pPr>
      <w:r w:rsidDel="00000000" w:rsidR="00000000" w:rsidRPr="00000000">
        <w:rPr>
          <w:rtl w:val="0"/>
        </w:rPr>
        <w:t xml:space="preserve">Provides context by displaying nearby schools and transportation sites on the map.</w:t>
      </w:r>
    </w:p>
    <w:p w:rsidR="00000000" w:rsidDel="00000000" w:rsidP="00000000" w:rsidRDefault="00000000" w:rsidRPr="00000000" w14:paraId="0000071E">
      <w:pPr>
        <w:numPr>
          <w:ilvl w:val="0"/>
          <w:numId w:val="107"/>
        </w:numPr>
        <w:spacing w:after="0" w:afterAutospacing="0" w:before="0" w:beforeAutospacing="0" w:lineRule="auto"/>
        <w:ind w:left="720" w:hanging="360"/>
      </w:pPr>
      <w:r w:rsidDel="00000000" w:rsidR="00000000" w:rsidRPr="00000000">
        <w:rPr>
          <w:b w:val="1"/>
          <w:rtl w:val="0"/>
        </w:rPr>
        <w:t xml:space="preserve">Handling Diverse Route Types:</w:t>
      </w:r>
    </w:p>
    <w:p w:rsidR="00000000" w:rsidDel="00000000" w:rsidP="00000000" w:rsidRDefault="00000000" w:rsidRPr="00000000" w14:paraId="0000071F">
      <w:pPr>
        <w:numPr>
          <w:ilvl w:val="1"/>
          <w:numId w:val="107"/>
        </w:numPr>
        <w:spacing w:after="0" w:afterAutospacing="0" w:before="0" w:beforeAutospacing="0" w:lineRule="auto"/>
        <w:ind w:left="1440" w:hanging="360"/>
      </w:pPr>
      <w:r w:rsidDel="00000000" w:rsidR="00000000" w:rsidRPr="00000000">
        <w:rPr>
          <w:rtl w:val="0"/>
        </w:rPr>
        <w:t xml:space="preserve">Manages standard AM and PM routes, recognizing they can differ (Q133).</w:t>
      </w:r>
    </w:p>
    <w:p w:rsidR="00000000" w:rsidDel="00000000" w:rsidP="00000000" w:rsidRDefault="00000000" w:rsidRPr="00000000" w14:paraId="00000720">
      <w:pPr>
        <w:numPr>
          <w:ilvl w:val="1"/>
          <w:numId w:val="107"/>
        </w:numPr>
        <w:spacing w:after="0" w:afterAutospacing="0" w:before="0" w:beforeAutospacing="0" w:lineRule="auto"/>
        <w:ind w:left="1440" w:hanging="360"/>
      </w:pPr>
      <w:r w:rsidDel="00000000" w:rsidR="00000000" w:rsidRPr="00000000">
        <w:rPr>
          <w:rtl w:val="0"/>
        </w:rPr>
        <w:t xml:space="preserve">Supports routing students attending after-school programs (RFP Sec 3.15.a.iv).</w:t>
      </w:r>
    </w:p>
    <w:p w:rsidR="00000000" w:rsidDel="00000000" w:rsidP="00000000" w:rsidRDefault="00000000" w:rsidRPr="00000000" w14:paraId="00000721">
      <w:pPr>
        <w:numPr>
          <w:ilvl w:val="1"/>
          <w:numId w:val="107"/>
        </w:numPr>
        <w:spacing w:after="0" w:afterAutospacing="0" w:before="0" w:beforeAutospacing="0" w:lineRule="auto"/>
        <w:ind w:left="1440" w:hanging="360"/>
      </w:pPr>
      <w:r w:rsidDel="00000000" w:rsidR="00000000" w:rsidRPr="00000000">
        <w:rPr>
          <w:rtl w:val="0"/>
        </w:rPr>
        <w:t xml:space="preserve">Accommodates routes serving multiple schools/sites in sequence (RFP Sec 3.15.a.v).</w:t>
      </w:r>
    </w:p>
    <w:p w:rsidR="00000000" w:rsidDel="00000000" w:rsidP="00000000" w:rsidRDefault="00000000" w:rsidRPr="00000000" w14:paraId="00000722">
      <w:pPr>
        <w:numPr>
          <w:ilvl w:val="1"/>
          <w:numId w:val="107"/>
        </w:numPr>
        <w:spacing w:after="0" w:afterAutospacing="0" w:before="0" w:beforeAutospacing="0" w:lineRule="auto"/>
        <w:ind w:left="1440" w:hanging="360"/>
      </w:pPr>
      <w:r w:rsidDel="00000000" w:rsidR="00000000" w:rsidRPr="00000000">
        <w:rPr>
          <w:rtl w:val="0"/>
        </w:rPr>
        <w:t xml:space="preserve">Allows assignment of students to different AM/PM routes based on the day of the week (RFP Sec 3.15.a.x).</w:t>
      </w:r>
    </w:p>
    <w:p w:rsidR="00000000" w:rsidDel="00000000" w:rsidP="00000000" w:rsidRDefault="00000000" w:rsidRPr="00000000" w14:paraId="00000723">
      <w:pPr>
        <w:numPr>
          <w:ilvl w:val="1"/>
          <w:numId w:val="107"/>
        </w:numPr>
        <w:spacing w:after="0" w:afterAutospacing="0" w:before="0" w:beforeAutospacing="0" w:lineRule="auto"/>
        <w:ind w:left="1440" w:hanging="360"/>
      </w:pPr>
      <w:r w:rsidDel="00000000" w:rsidR="00000000" w:rsidRPr="00000000">
        <w:rPr>
          <w:rtl w:val="0"/>
        </w:rPr>
        <w:t xml:space="preserve">Supports "shuttle" route configurations involving multiple trips to the same stop/school (RFP Sec 3.15.a.xiii).</w:t>
      </w:r>
    </w:p>
    <w:p w:rsidR="00000000" w:rsidDel="00000000" w:rsidP="00000000" w:rsidRDefault="00000000" w:rsidRPr="00000000" w14:paraId="00000724">
      <w:pPr>
        <w:numPr>
          <w:ilvl w:val="1"/>
          <w:numId w:val="107"/>
        </w:numPr>
        <w:spacing w:after="0" w:afterAutospacing="0" w:before="0" w:beforeAutospacing="0" w:lineRule="auto"/>
        <w:ind w:left="1440" w:hanging="360"/>
      </w:pPr>
      <w:r w:rsidDel="00000000" w:rsidR="00000000" w:rsidRPr="00000000">
        <w:rPr>
          <w:rtl w:val="0"/>
        </w:rPr>
        <w:t xml:space="preserve">Indicates route directionality (e.g., AM/PM, Inbound/Outbound) (RFP Sec 3.15.a.xi).</w:t>
      </w:r>
    </w:p>
    <w:p w:rsidR="00000000" w:rsidDel="00000000" w:rsidP="00000000" w:rsidRDefault="00000000" w:rsidRPr="00000000" w14:paraId="00000725">
      <w:pPr>
        <w:numPr>
          <w:ilvl w:val="0"/>
          <w:numId w:val="107"/>
        </w:numPr>
        <w:spacing w:after="0" w:afterAutospacing="0" w:before="0" w:beforeAutospacing="0" w:lineRule="auto"/>
        <w:ind w:left="720" w:hanging="360"/>
      </w:pPr>
      <w:r w:rsidDel="00000000" w:rsidR="00000000" w:rsidRPr="00000000">
        <w:rPr>
          <w:b w:val="1"/>
          <w:rtl w:val="0"/>
        </w:rPr>
        <w:t xml:space="preserve">Integration with Street Network Data (RFP Sec 3.15.a.vi):</w:t>
      </w:r>
      <w:r w:rsidDel="00000000" w:rsidR="00000000" w:rsidRPr="00000000">
        <w:rPr>
          <w:rtl w:val="0"/>
        </w:rPr>
        <w:t xml:space="preserve"> Integrates one-way street information and time-based restrictions, ensuring AM/PM routes respect differing directional allowances.</w:t>
      </w:r>
    </w:p>
    <w:p w:rsidR="00000000" w:rsidDel="00000000" w:rsidP="00000000" w:rsidRDefault="00000000" w:rsidRPr="00000000" w14:paraId="00000726">
      <w:pPr>
        <w:numPr>
          <w:ilvl w:val="0"/>
          <w:numId w:val="107"/>
        </w:numPr>
        <w:spacing w:after="0" w:afterAutospacing="0" w:before="0" w:beforeAutospacing="0" w:lineRule="auto"/>
        <w:ind w:left="720" w:hanging="360"/>
      </w:pPr>
      <w:r w:rsidDel="00000000" w:rsidR="00000000" w:rsidRPr="00000000">
        <w:rPr>
          <w:b w:val="1"/>
          <w:rtl w:val="0"/>
        </w:rPr>
        <w:t xml:space="preserve">Route Output &amp; History (RFP Sec 3.15.a.vii, 3.15.a.viii, 3.15.a.xviii):</w:t>
      </w:r>
    </w:p>
    <w:p w:rsidR="00000000" w:rsidDel="00000000" w:rsidP="00000000" w:rsidRDefault="00000000" w:rsidRPr="00000000" w14:paraId="00000727">
      <w:pPr>
        <w:numPr>
          <w:ilvl w:val="1"/>
          <w:numId w:val="107"/>
        </w:numPr>
        <w:spacing w:after="0" w:afterAutospacing="0" w:before="0" w:beforeAutospacing="0" w:lineRule="auto"/>
        <w:ind w:left="1440" w:hanging="360"/>
      </w:pPr>
      <w:r w:rsidDel="00000000" w:rsidR="00000000" w:rsidRPr="00000000">
        <w:rPr>
          <w:rtl w:val="0"/>
        </w:rPr>
        <w:t xml:space="preserve">Allows users to save, print, and email both planned route scenarios and actual executed routes (derived from GPS data).</w:t>
      </w:r>
    </w:p>
    <w:p w:rsidR="00000000" w:rsidDel="00000000" w:rsidP="00000000" w:rsidRDefault="00000000" w:rsidRPr="00000000" w14:paraId="00000728">
      <w:pPr>
        <w:numPr>
          <w:ilvl w:val="1"/>
          <w:numId w:val="107"/>
        </w:numPr>
        <w:spacing w:after="0" w:afterAutospacing="0" w:before="0" w:beforeAutospacing="0" w:lineRule="auto"/>
        <w:ind w:left="1440" w:hanging="360"/>
      </w:pPr>
      <w:r w:rsidDel="00000000" w:rsidR="00000000" w:rsidRPr="00000000">
        <w:rPr>
          <w:rtl w:val="0"/>
        </w:rPr>
        <w:t xml:space="preserve">Supports saving unlimited planned routing scenarios for evaluation and comparison.</w:t>
      </w:r>
    </w:p>
    <w:p w:rsidR="00000000" w:rsidDel="00000000" w:rsidP="00000000" w:rsidRDefault="00000000" w:rsidRPr="00000000" w14:paraId="00000729">
      <w:pPr>
        <w:numPr>
          <w:ilvl w:val="1"/>
          <w:numId w:val="107"/>
        </w:numPr>
        <w:spacing w:after="0" w:afterAutospacing="0" w:before="0" w:beforeAutospacing="0" w:lineRule="auto"/>
        <w:ind w:left="1440" w:hanging="360"/>
      </w:pPr>
      <w:r w:rsidDel="00000000" w:rsidR="00000000" w:rsidRPr="00000000">
        <w:rPr>
          <w:rtl w:val="0"/>
        </w:rPr>
        <w:t xml:space="preserve">Provides functionality to restore previous versions of routes or utilize archived routes in emergency situations, leveraging system backups (Q218).</w:t>
      </w:r>
    </w:p>
    <w:p w:rsidR="00000000" w:rsidDel="00000000" w:rsidP="00000000" w:rsidRDefault="00000000" w:rsidRPr="00000000" w14:paraId="0000072A">
      <w:pPr>
        <w:numPr>
          <w:ilvl w:val="0"/>
          <w:numId w:val="107"/>
        </w:numPr>
        <w:spacing w:after="0" w:afterAutospacing="0" w:before="0" w:beforeAutospacing="0" w:lineRule="auto"/>
        <w:ind w:left="720" w:hanging="360"/>
      </w:pPr>
      <w:r w:rsidDel="00000000" w:rsidR="00000000" w:rsidRPr="00000000">
        <w:rPr>
          <w:b w:val="1"/>
          <w:rtl w:val="0"/>
        </w:rPr>
        <w:t xml:space="preserve">Manual Adjustments &amp; Workflow:</w:t>
      </w:r>
    </w:p>
    <w:p w:rsidR="00000000" w:rsidDel="00000000" w:rsidP="00000000" w:rsidRDefault="00000000" w:rsidRPr="00000000" w14:paraId="0000072B">
      <w:pPr>
        <w:numPr>
          <w:ilvl w:val="1"/>
          <w:numId w:val="107"/>
        </w:numPr>
        <w:spacing w:after="0" w:afterAutospacing="0" w:before="0" w:beforeAutospacing="0" w:lineRule="auto"/>
        <w:ind w:left="1440" w:hanging="360"/>
      </w:pPr>
      <w:r w:rsidDel="00000000" w:rsidR="00000000" w:rsidRPr="00000000">
        <w:rPr>
          <w:b w:val="1"/>
          <w:rtl w:val="0"/>
        </w:rPr>
        <w:t xml:space="preserve">Route Locking (RFP Sec 3.15.a.xv):</w:t>
      </w:r>
      <w:r w:rsidDel="00000000" w:rsidR="00000000" w:rsidRPr="00000000">
        <w:rPr>
          <w:rtl w:val="0"/>
        </w:rPr>
        <w:t xml:space="preserve"> Implements a check-in/check-out mechanism to prevent simultaneous modification of the same route by different users.</w:t>
      </w:r>
    </w:p>
    <w:p w:rsidR="00000000" w:rsidDel="00000000" w:rsidP="00000000" w:rsidRDefault="00000000" w:rsidRPr="00000000" w14:paraId="0000072C">
      <w:pPr>
        <w:numPr>
          <w:ilvl w:val="1"/>
          <w:numId w:val="107"/>
        </w:numPr>
        <w:spacing w:after="0" w:afterAutospacing="0" w:before="0" w:beforeAutospacing="0" w:lineRule="auto"/>
        <w:ind w:left="1440" w:hanging="360"/>
      </w:pPr>
      <w:r w:rsidDel="00000000" w:rsidR="00000000" w:rsidRPr="00000000">
        <w:rPr>
          <w:b w:val="1"/>
          <w:rtl w:val="0"/>
        </w:rPr>
        <w:t xml:space="preserve">Manual Overrides (RFP Sec 3.15.c.i):</w:t>
      </w:r>
      <w:r w:rsidDel="00000000" w:rsidR="00000000" w:rsidRPr="00000000">
        <w:rPr>
          <w:rtl w:val="0"/>
        </w:rPr>
        <w:t xml:space="preserve"> Allows authorized users to manually adjust calculated stop arrival times, route start/end times, assigned number of attendants, etc.</w:t>
      </w:r>
    </w:p>
    <w:p w:rsidR="00000000" w:rsidDel="00000000" w:rsidP="00000000" w:rsidRDefault="00000000" w:rsidRPr="00000000" w14:paraId="0000072D">
      <w:pPr>
        <w:numPr>
          <w:ilvl w:val="1"/>
          <w:numId w:val="107"/>
        </w:numPr>
        <w:spacing w:after="0" w:afterAutospacing="0" w:before="0" w:beforeAutospacing="0" w:lineRule="auto"/>
        <w:ind w:left="1440" w:hanging="360"/>
      </w:pPr>
      <w:r w:rsidDel="00000000" w:rsidR="00000000" w:rsidRPr="00000000">
        <w:rPr>
          <w:b w:val="1"/>
          <w:rtl w:val="0"/>
        </w:rPr>
        <w:t xml:space="preserve">Stop Swapping/Un-routing (RFP Sec 3.15.c.iv, 3.15.c.v):</w:t>
      </w:r>
      <w:r w:rsidDel="00000000" w:rsidR="00000000" w:rsidRPr="00000000">
        <w:rPr>
          <w:rtl w:val="0"/>
        </w:rPr>
        <w:t xml:space="preserve"> Provides user-friendly tools to manually remove stops from a route or swap stops between different routes.</w:t>
      </w:r>
    </w:p>
    <w:p w:rsidR="00000000" w:rsidDel="00000000" w:rsidP="00000000" w:rsidRDefault="00000000" w:rsidRPr="00000000" w14:paraId="0000072E">
      <w:pPr>
        <w:numPr>
          <w:ilvl w:val="1"/>
          <w:numId w:val="107"/>
        </w:numPr>
        <w:spacing w:after="0" w:afterAutospacing="0" w:before="0" w:beforeAutospacing="0" w:lineRule="auto"/>
        <w:ind w:left="1440" w:hanging="360"/>
      </w:pPr>
      <w:r w:rsidDel="00000000" w:rsidR="00000000" w:rsidRPr="00000000">
        <w:rPr>
          <w:b w:val="1"/>
          <w:rtl w:val="0"/>
        </w:rPr>
        <w:t xml:space="preserve">Approval Workflow (RFP Sec 3.15.a.xvi, 3.15.c.ii):</w:t>
      </w:r>
      <w:r w:rsidDel="00000000" w:rsidR="00000000" w:rsidRPr="00000000">
        <w:rPr>
          <w:rtl w:val="0"/>
        </w:rPr>
        <w:t xml:space="preserve"> Supports a supervisor approval step for all newly created, deleted, or significantly modified routes before they become active.</w:t>
      </w:r>
    </w:p>
    <w:p w:rsidR="00000000" w:rsidDel="00000000" w:rsidP="00000000" w:rsidRDefault="00000000" w:rsidRPr="00000000" w14:paraId="0000072F">
      <w:pPr>
        <w:numPr>
          <w:ilvl w:val="1"/>
          <w:numId w:val="107"/>
        </w:numPr>
        <w:spacing w:after="0" w:afterAutospacing="0" w:before="0" w:beforeAutospacing="0" w:lineRule="auto"/>
        <w:ind w:left="1440" w:hanging="360"/>
      </w:pPr>
      <w:r w:rsidDel="00000000" w:rsidR="00000000" w:rsidRPr="00000000">
        <w:rPr>
          <w:b w:val="1"/>
          <w:rtl w:val="0"/>
        </w:rPr>
        <w:t xml:space="preserve">Effective Dating (RFP Sec 3.15.c.iii):</w:t>
      </w:r>
      <w:r w:rsidDel="00000000" w:rsidR="00000000" w:rsidRPr="00000000">
        <w:rPr>
          <w:rtl w:val="0"/>
        </w:rPr>
        <w:t xml:space="preserve"> Allows setting specific start dates for new or modified routes.</w:t>
      </w:r>
    </w:p>
    <w:p w:rsidR="00000000" w:rsidDel="00000000" w:rsidP="00000000" w:rsidRDefault="00000000" w:rsidRPr="00000000" w14:paraId="00000730">
      <w:pPr>
        <w:numPr>
          <w:ilvl w:val="0"/>
          <w:numId w:val="107"/>
        </w:numPr>
        <w:spacing w:after="0" w:afterAutospacing="0" w:before="0" w:beforeAutospacing="0" w:lineRule="auto"/>
        <w:ind w:left="720" w:hanging="360"/>
      </w:pPr>
      <w:r w:rsidDel="00000000" w:rsidR="00000000" w:rsidRPr="00000000">
        <w:rPr>
          <w:b w:val="1"/>
          <w:rtl w:val="0"/>
        </w:rPr>
        <w:t xml:space="preserve">Information Display &amp; Search (RFP Sec 3.15.c.vi, 3.15.d):</w:t>
      </w:r>
    </w:p>
    <w:p w:rsidR="00000000" w:rsidDel="00000000" w:rsidP="00000000" w:rsidRDefault="00000000" w:rsidRPr="00000000" w14:paraId="00000731">
      <w:pPr>
        <w:numPr>
          <w:ilvl w:val="1"/>
          <w:numId w:val="107"/>
        </w:numPr>
        <w:spacing w:after="0" w:afterAutospacing="0" w:before="0" w:beforeAutospacing="0" w:lineRule="auto"/>
        <w:ind w:left="1440" w:hanging="360"/>
      </w:pPr>
      <w:r w:rsidDel="00000000" w:rsidR="00000000" w:rsidRPr="00000000">
        <w:rPr>
          <w:rtl w:val="0"/>
        </w:rPr>
        <w:t xml:space="preserve">Displays comprehensive route-level details including total pupil/staff counts, timings (start, end, stop ETAs, total travel), distance (total, between stops, walking), stop count, associated vehicle details (type, capacity, vendor), student ambulatory/need code breakdown, and maximum load capacity.</w:t>
      </w:r>
    </w:p>
    <w:p w:rsidR="00000000" w:rsidDel="00000000" w:rsidP="00000000" w:rsidRDefault="00000000" w:rsidRPr="00000000" w14:paraId="00000732">
      <w:pPr>
        <w:numPr>
          <w:ilvl w:val="1"/>
          <w:numId w:val="107"/>
        </w:numPr>
        <w:spacing w:after="0" w:afterAutospacing="0" w:before="0" w:beforeAutospacing="0" w:lineRule="auto"/>
        <w:ind w:left="1440" w:hanging="360"/>
      </w:pPr>
      <w:r w:rsidDel="00000000" w:rsidR="00000000" w:rsidRPr="00000000">
        <w:rPr>
          <w:rtl w:val="0"/>
        </w:rPr>
        <w:t xml:space="preserve">Supports advanced, customizable searches and queries to easily select and display routes based on various criteria.</w:t>
      </w:r>
    </w:p>
    <w:p w:rsidR="00000000" w:rsidDel="00000000" w:rsidP="00000000" w:rsidRDefault="00000000" w:rsidRPr="00000000" w14:paraId="00000733">
      <w:pPr>
        <w:numPr>
          <w:ilvl w:val="1"/>
          <w:numId w:val="107"/>
        </w:numPr>
        <w:spacing w:after="720" w:before="0" w:beforeAutospacing="0" w:lineRule="auto"/>
        <w:ind w:left="1440" w:hanging="360"/>
      </w:pPr>
      <w:r w:rsidDel="00000000" w:rsidR="00000000" w:rsidRPr="00000000">
        <w:rPr>
          <w:rtl w:val="0"/>
        </w:rPr>
        <w:t xml:space="preserve">Provides lists of available vehicles by type and their current route associations (RFP Sec 3.15.a.xiv).</w:t>
      </w:r>
    </w:p>
    <w:p w:rsidR="00000000" w:rsidDel="00000000" w:rsidP="00000000" w:rsidRDefault="00000000" w:rsidRPr="00000000" w14:paraId="00000734">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M.2 - Solution Design Functional and Non Functional Requirements.pdf</w:t>
      </w:r>
      <w:r w:rsidDel="00000000" w:rsidR="00000000" w:rsidRPr="00000000">
        <w:rPr>
          <w:i w:val="1"/>
          <w:color w:val="777777"/>
          <w:sz w:val="20"/>
          <w:szCs w:val="20"/>
          <w:rtl w:val="0"/>
        </w:rPr>
        <w:t xml:space="preserve"> (Routing Features, Manual Adjustments, UI), </w:t>
      </w:r>
      <w:r w:rsidDel="00000000" w:rsidR="00000000" w:rsidRPr="00000000">
        <w:rPr>
          <w:rFonts w:ascii="Roboto Mono" w:cs="Roboto Mono" w:eastAsia="Roboto Mono" w:hAnsi="Roboto Mono"/>
          <w:i w:val="1"/>
          <w:color w:val="777777"/>
          <w:sz w:val="20"/>
          <w:szCs w:val="20"/>
          <w:shd w:fill="f0f0f0" w:val="clear"/>
          <w:rtl w:val="0"/>
        </w:rPr>
        <w:t xml:space="preserve">Appendix M.1 - System Architecture.pdf</w:t>
      </w:r>
      <w:r w:rsidDel="00000000" w:rsidR="00000000" w:rsidRPr="00000000">
        <w:rPr>
          <w:i w:val="1"/>
          <w:color w:val="777777"/>
          <w:sz w:val="20"/>
          <w:szCs w:val="20"/>
          <w:rtl w:val="0"/>
        </w:rPr>
        <w:t xml:space="preserve"> (Routing Engine Logic, Data Model, Workflow, Concurrency, Versioning, Integration), </w:t>
      </w:r>
      <w:r w:rsidDel="00000000" w:rsidR="00000000" w:rsidRPr="00000000">
        <w:rPr>
          <w:rFonts w:ascii="Roboto Mono" w:cs="Roboto Mono" w:eastAsia="Roboto Mono" w:hAnsi="Roboto Mono"/>
          <w:i w:val="1"/>
          <w:color w:val="777777"/>
          <w:sz w:val="20"/>
          <w:szCs w:val="20"/>
          <w:shd w:fill="f0f0f0" w:val="clear"/>
          <w:rtl w:val="0"/>
        </w:rPr>
        <w:t xml:space="preserve">Appendix S.2 - GIS Integration.pdf</w:t>
      </w:r>
      <w:r w:rsidDel="00000000" w:rsidR="00000000" w:rsidRPr="00000000">
        <w:rPr>
          <w:i w:val="1"/>
          <w:color w:val="777777"/>
          <w:sz w:val="20"/>
          <w:szCs w:val="20"/>
          <w:rtl w:val="0"/>
        </w:rPr>
        <w:t xml:space="preserve"> (Path Calculation, Street Data Integration), </w:t>
      </w:r>
      <w:r w:rsidDel="00000000" w:rsidR="00000000" w:rsidRPr="00000000">
        <w:rPr>
          <w:rFonts w:ascii="Roboto Mono" w:cs="Roboto Mono" w:eastAsia="Roboto Mono" w:hAnsi="Roboto Mono"/>
          <w:i w:val="1"/>
          <w:color w:val="777777"/>
          <w:sz w:val="20"/>
          <w:szCs w:val="20"/>
          <w:shd w:fill="f0f0f0" w:val="clear"/>
          <w:rtl w:val="0"/>
        </w:rPr>
        <w:t xml:space="preserve">Appendix S.3 - Data Engineering and Analytics Capabilities.pdf</w:t>
      </w:r>
      <w:r w:rsidDel="00000000" w:rsidR="00000000" w:rsidRPr="00000000">
        <w:rPr>
          <w:i w:val="1"/>
          <w:color w:val="777777"/>
          <w:sz w:val="20"/>
          <w:szCs w:val="20"/>
          <w:rtl w:val="0"/>
        </w:rPr>
        <w:t xml:space="preserve"> (Route Statistics/Reporting), </w:t>
      </w:r>
      <w:r w:rsidDel="00000000" w:rsidR="00000000" w:rsidRPr="00000000">
        <w:rPr>
          <w:rFonts w:ascii="Roboto Mono" w:cs="Roboto Mono" w:eastAsia="Roboto Mono" w:hAnsi="Roboto Mono"/>
          <w:i w:val="1"/>
          <w:color w:val="777777"/>
          <w:sz w:val="20"/>
          <w:szCs w:val="20"/>
          <w:shd w:fill="f0f0f0" w:val="clear"/>
          <w:rtl w:val="0"/>
        </w:rPr>
        <w:t xml:space="preserve">Appendix Q.1 - Business Continuity Plan And Operational Excellence.pdf</w:t>
      </w:r>
      <w:r w:rsidDel="00000000" w:rsidR="00000000" w:rsidRPr="00000000">
        <w:rPr>
          <w:i w:val="1"/>
          <w:color w:val="777777"/>
          <w:sz w:val="20"/>
          <w:szCs w:val="20"/>
          <w:rtl w:val="0"/>
        </w:rPr>
        <w:t xml:space="preserve"> (Backup/Restore)</w:t>
      </w:r>
    </w:p>
    <w:p w:rsidR="00000000" w:rsidDel="00000000" w:rsidP="00000000" w:rsidRDefault="00000000" w:rsidRPr="00000000" w14:paraId="0000073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36">
      <w:pPr>
        <w:pStyle w:val="Heading2"/>
        <w:keepNext w:val="0"/>
        <w:keepLines w:val="0"/>
        <w:pBdr>
          <w:bottom w:color="999999" w:space="2" w:sz="6" w:val="single"/>
        </w:pBdr>
        <w:spacing w:after="180" w:before="400" w:lineRule="auto"/>
        <w:rPr>
          <w:b w:val="1"/>
          <w:color w:val="003366"/>
          <w:sz w:val="34"/>
          <w:szCs w:val="34"/>
        </w:rPr>
      </w:pPr>
      <w:bookmarkStart w:colFirst="0" w:colLast="0" w:name="_l1wwfyk1vnc8" w:id="126"/>
      <w:bookmarkEnd w:id="126"/>
      <w:r w:rsidDel="00000000" w:rsidR="00000000" w:rsidRPr="00000000">
        <w:rPr>
          <w:b w:val="1"/>
          <w:color w:val="003366"/>
          <w:sz w:val="34"/>
          <w:szCs w:val="34"/>
          <w:rtl w:val="0"/>
        </w:rPr>
        <w:t xml:space="preserve">3.16 Notifications and Alerts</w:t>
      </w:r>
    </w:p>
    <w:p w:rsidR="00000000" w:rsidDel="00000000" w:rsidP="00000000" w:rsidRDefault="00000000" w:rsidRPr="00000000" w14:paraId="00000737">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Our solution incorporates a comprehensive, configurable alerting system designed to proactively notify relevant internal users (OPT Staff, Routers) and external stakeholders (where applicable) about critical events, potential routing conflicts, and required workflow actions. Alerts cover student data changes impacting routing, unrouted stops/students, service disruptions, policy violations (e.g., incorrect vehicle type, lateness, overcrowding, excessive travel time/distance), and potential data inconsistencies.</w:t>
      </w:r>
    </w:p>
    <w:p w:rsidR="00000000" w:rsidDel="00000000" w:rsidP="00000000" w:rsidRDefault="00000000" w:rsidRPr="00000000" w14:paraId="00000738">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739">
      <w:pPr>
        <w:spacing w:after="240" w:before="240" w:lineRule="auto"/>
        <w:rPr/>
      </w:pPr>
      <w:r w:rsidDel="00000000" w:rsidR="00000000" w:rsidRPr="00000000">
        <w:rPr>
          <w:rtl w:val="0"/>
        </w:rPr>
        <w:t xml:space="preserve">The system features a robust notification and alerting engine designed to improve operational awareness and trigger timely actions.</w:t>
      </w:r>
    </w:p>
    <w:p w:rsidR="00000000" w:rsidDel="00000000" w:rsidP="00000000" w:rsidRDefault="00000000" w:rsidRPr="00000000" w14:paraId="0000073A">
      <w:pPr>
        <w:numPr>
          <w:ilvl w:val="0"/>
          <w:numId w:val="61"/>
        </w:numPr>
        <w:spacing w:after="0" w:afterAutospacing="0" w:before="120" w:lineRule="auto"/>
        <w:ind w:left="720" w:hanging="360"/>
      </w:pPr>
      <w:r w:rsidDel="00000000" w:rsidR="00000000" w:rsidRPr="00000000">
        <w:rPr>
          <w:b w:val="1"/>
          <w:rtl w:val="0"/>
        </w:rPr>
        <w:t xml:space="preserve">Triggers based on New/Updated Information (RFP Sec 3.16.a):</w:t>
      </w:r>
      <w:r w:rsidDel="00000000" w:rsidR="00000000" w:rsidRPr="00000000">
        <w:rPr>
          <w:rtl w:val="0"/>
        </w:rPr>
        <w:t xml:space="preserve"> The system generates internal notifications/alerts for authorized users when:</w:t>
      </w:r>
    </w:p>
    <w:p w:rsidR="00000000" w:rsidDel="00000000" w:rsidP="00000000" w:rsidRDefault="00000000" w:rsidRPr="00000000" w14:paraId="0000073B">
      <w:pPr>
        <w:numPr>
          <w:ilvl w:val="1"/>
          <w:numId w:val="61"/>
        </w:numPr>
        <w:spacing w:after="0" w:afterAutospacing="0" w:before="0" w:beforeAutospacing="0" w:lineRule="auto"/>
        <w:ind w:left="1440" w:hanging="360"/>
      </w:pPr>
      <w:r w:rsidDel="00000000" w:rsidR="00000000" w:rsidRPr="00000000">
        <w:rPr>
          <w:rtl w:val="0"/>
        </w:rPr>
        <w:t xml:space="preserve">Student information changes in a way that may impact routing (address, school, medical/ambulatory code) (RFP Sec 3.16.a.i).</w:t>
      </w:r>
    </w:p>
    <w:p w:rsidR="00000000" w:rsidDel="00000000" w:rsidP="00000000" w:rsidRDefault="00000000" w:rsidRPr="00000000" w14:paraId="0000073C">
      <w:pPr>
        <w:numPr>
          <w:ilvl w:val="1"/>
          <w:numId w:val="61"/>
        </w:numPr>
        <w:spacing w:after="0" w:afterAutospacing="0" w:before="0" w:beforeAutospacing="0" w:lineRule="auto"/>
        <w:ind w:left="1440" w:hanging="360"/>
      </w:pPr>
      <w:r w:rsidDel="00000000" w:rsidR="00000000" w:rsidRPr="00000000">
        <w:rPr>
          <w:rtl w:val="0"/>
        </w:rPr>
        <w:t xml:space="preserve">New stops are created and require routing assignments (RFP Sec 3.16.a.ii).</w:t>
      </w:r>
    </w:p>
    <w:p w:rsidR="00000000" w:rsidDel="00000000" w:rsidP="00000000" w:rsidRDefault="00000000" w:rsidRPr="00000000" w14:paraId="0000073D">
      <w:pPr>
        <w:numPr>
          <w:ilvl w:val="1"/>
          <w:numId w:val="61"/>
        </w:numPr>
        <w:spacing w:after="0" w:afterAutospacing="0" w:before="0" w:beforeAutospacing="0" w:lineRule="auto"/>
        <w:ind w:left="1440" w:hanging="360"/>
      </w:pPr>
      <w:r w:rsidDel="00000000" w:rsidR="00000000" w:rsidRPr="00000000">
        <w:rPr>
          <w:rtl w:val="0"/>
        </w:rPr>
        <w:t xml:space="preserve">Students exist in the system but are not yet assigned to a stop (RFP Sec 3.16.a.iii).</w:t>
      </w:r>
    </w:p>
    <w:p w:rsidR="00000000" w:rsidDel="00000000" w:rsidP="00000000" w:rsidRDefault="00000000" w:rsidRPr="00000000" w14:paraId="0000073E">
      <w:pPr>
        <w:numPr>
          <w:ilvl w:val="1"/>
          <w:numId w:val="61"/>
        </w:numPr>
        <w:spacing w:after="0" w:afterAutospacing="0" w:before="0" w:beforeAutospacing="0" w:lineRule="auto"/>
        <w:ind w:left="1440" w:hanging="360"/>
      </w:pPr>
      <w:r w:rsidDel="00000000" w:rsidR="00000000" w:rsidRPr="00000000">
        <w:rPr>
          <w:rtl w:val="0"/>
        </w:rPr>
        <w:t xml:space="preserve">Students request alternative pick-up/drop-off locations (e.g., Alt PM requests needing review) (RFP Sec 3.16.a.iv).</w:t>
      </w:r>
    </w:p>
    <w:p w:rsidR="00000000" w:rsidDel="00000000" w:rsidP="00000000" w:rsidRDefault="00000000" w:rsidRPr="00000000" w14:paraId="0000073F">
      <w:pPr>
        <w:numPr>
          <w:ilvl w:val="1"/>
          <w:numId w:val="61"/>
        </w:numPr>
        <w:spacing w:after="0" w:afterAutospacing="0" w:before="0" w:beforeAutospacing="0" w:lineRule="auto"/>
        <w:ind w:left="1440" w:hanging="360"/>
      </w:pPr>
      <w:r w:rsidDel="00000000" w:rsidR="00000000" w:rsidRPr="00000000">
        <w:rPr>
          <w:rtl w:val="0"/>
        </w:rPr>
        <w:t xml:space="preserve">Schools submit requests related to new or moving sites (RFP Sec 3.16.a.v).</w:t>
      </w:r>
    </w:p>
    <w:p w:rsidR="00000000" w:rsidDel="00000000" w:rsidP="00000000" w:rsidRDefault="00000000" w:rsidRPr="00000000" w14:paraId="00000740">
      <w:pPr>
        <w:numPr>
          <w:ilvl w:val="1"/>
          <w:numId w:val="61"/>
        </w:numPr>
        <w:spacing w:after="0" w:afterAutospacing="0" w:before="0" w:beforeAutospacing="0" w:lineRule="auto"/>
        <w:ind w:left="1440" w:hanging="360"/>
      </w:pPr>
      <w:r w:rsidDel="00000000" w:rsidR="00000000" w:rsidRPr="00000000">
        <w:rPr>
          <w:rtl w:val="0"/>
        </w:rPr>
        <w:t xml:space="preserve">Schools submit requests for session time changes (RFP Sec 3.16.a.vi).</w:t>
      </w:r>
    </w:p>
    <w:p w:rsidR="00000000" w:rsidDel="00000000" w:rsidP="00000000" w:rsidRDefault="00000000" w:rsidRPr="00000000" w14:paraId="00000741">
      <w:pPr>
        <w:numPr>
          <w:ilvl w:val="0"/>
          <w:numId w:val="61"/>
        </w:numPr>
        <w:spacing w:after="0" w:afterAutospacing="0" w:before="0" w:beforeAutospacing="0" w:lineRule="auto"/>
        <w:ind w:left="720" w:hanging="360"/>
      </w:pPr>
      <w:r w:rsidDel="00000000" w:rsidR="00000000" w:rsidRPr="00000000">
        <w:rPr>
          <w:b w:val="1"/>
          <w:rtl w:val="0"/>
        </w:rPr>
        <w:t xml:space="preserve">Triggers based on Potential Routing Conflicts (RFP Sec 3.16.b):</w:t>
      </w:r>
      <w:r w:rsidDel="00000000" w:rsidR="00000000" w:rsidRPr="00000000">
        <w:rPr>
          <w:rtl w:val="0"/>
        </w:rPr>
        <w:t xml:space="preserve"> The system proactively analyzes planned and actual route data to generate alerts for:</w:t>
      </w:r>
    </w:p>
    <w:p w:rsidR="00000000" w:rsidDel="00000000" w:rsidP="00000000" w:rsidRDefault="00000000" w:rsidRPr="00000000" w14:paraId="00000742">
      <w:pPr>
        <w:numPr>
          <w:ilvl w:val="1"/>
          <w:numId w:val="61"/>
        </w:numPr>
        <w:spacing w:after="0" w:afterAutospacing="0" w:before="0" w:beforeAutospacing="0" w:lineRule="auto"/>
        <w:ind w:left="1440" w:hanging="360"/>
      </w:pPr>
      <w:r w:rsidDel="00000000" w:rsidR="00000000" w:rsidRPr="00000000">
        <w:rPr>
          <w:rtl w:val="0"/>
        </w:rPr>
        <w:t xml:space="preserve">Students assigned to a route using an incorrect vehicle type based on their medical or ambulatory needs (RFP Sec 3.16.b.i).</w:t>
      </w:r>
    </w:p>
    <w:p w:rsidR="00000000" w:rsidDel="00000000" w:rsidP="00000000" w:rsidRDefault="00000000" w:rsidRPr="00000000" w14:paraId="00000743">
      <w:pPr>
        <w:numPr>
          <w:ilvl w:val="1"/>
          <w:numId w:val="61"/>
        </w:numPr>
        <w:spacing w:after="0" w:afterAutospacing="0" w:before="0" w:beforeAutospacing="0" w:lineRule="auto"/>
        <w:ind w:left="1440" w:hanging="360"/>
      </w:pPr>
      <w:r w:rsidDel="00000000" w:rsidR="00000000" w:rsidRPr="00000000">
        <w:rPr>
          <w:rtl w:val="0"/>
        </w:rPr>
        <w:t xml:space="preserve">Routes arriving (or projected to arrive) at school later than the scheduled session time (RFP Sec 3.16.b.ii).</w:t>
      </w:r>
    </w:p>
    <w:p w:rsidR="00000000" w:rsidDel="00000000" w:rsidP="00000000" w:rsidRDefault="00000000" w:rsidRPr="00000000" w14:paraId="00000744">
      <w:pPr>
        <w:numPr>
          <w:ilvl w:val="1"/>
          <w:numId w:val="61"/>
        </w:numPr>
        <w:spacing w:after="0" w:afterAutospacing="0" w:before="0" w:beforeAutospacing="0" w:lineRule="auto"/>
        <w:ind w:left="1440" w:hanging="360"/>
      </w:pPr>
      <w:r w:rsidDel="00000000" w:rsidR="00000000" w:rsidRPr="00000000">
        <w:rPr>
          <w:rtl w:val="0"/>
        </w:rPr>
        <w:t xml:space="preserve">Routes exceeding defined travel time guidelines (RFP Sec 3.16.b.iii).</w:t>
      </w:r>
    </w:p>
    <w:p w:rsidR="00000000" w:rsidDel="00000000" w:rsidP="00000000" w:rsidRDefault="00000000" w:rsidRPr="00000000" w14:paraId="00000745">
      <w:pPr>
        <w:numPr>
          <w:ilvl w:val="1"/>
          <w:numId w:val="61"/>
        </w:numPr>
        <w:spacing w:after="0" w:afterAutospacing="0" w:before="0" w:beforeAutospacing="0" w:lineRule="auto"/>
        <w:ind w:left="1440" w:hanging="360"/>
      </w:pPr>
      <w:r w:rsidDel="00000000" w:rsidR="00000000" w:rsidRPr="00000000">
        <w:rPr>
          <w:rtl w:val="0"/>
        </w:rPr>
        <w:t xml:space="preserve">Routes exceeding vehicle capacity (overcrowded), considering weighted capacity rules (RFP Sec 3.16.b.iv).</w:t>
      </w:r>
    </w:p>
    <w:p w:rsidR="00000000" w:rsidDel="00000000" w:rsidP="00000000" w:rsidRDefault="00000000" w:rsidRPr="00000000" w14:paraId="00000746">
      <w:pPr>
        <w:numPr>
          <w:ilvl w:val="1"/>
          <w:numId w:val="61"/>
        </w:numPr>
        <w:spacing w:after="0" w:afterAutospacing="0" w:before="0" w:beforeAutospacing="0" w:lineRule="auto"/>
        <w:ind w:left="1440" w:hanging="360"/>
      </w:pPr>
      <w:r w:rsidDel="00000000" w:rsidR="00000000" w:rsidRPr="00000000">
        <w:rPr>
          <w:rtl w:val="0"/>
        </w:rPr>
        <w:t xml:space="preserve">Routes identified as significantly underutilized based on configurable thresholds (RFP Sec 3.16.b.v).</w:t>
      </w:r>
    </w:p>
    <w:p w:rsidR="00000000" w:rsidDel="00000000" w:rsidP="00000000" w:rsidRDefault="00000000" w:rsidRPr="00000000" w14:paraId="00000747">
      <w:pPr>
        <w:numPr>
          <w:ilvl w:val="1"/>
          <w:numId w:val="61"/>
        </w:numPr>
        <w:spacing w:after="0" w:afterAutospacing="0" w:before="0" w:beforeAutospacing="0" w:lineRule="auto"/>
        <w:ind w:left="1440" w:hanging="360"/>
      </w:pPr>
      <w:r w:rsidDel="00000000" w:rsidR="00000000" w:rsidRPr="00000000">
        <w:rPr>
          <w:rtl w:val="0"/>
        </w:rPr>
        <w:t xml:space="preserve">Routes exceeding defined length (distance) guidelines (RFP Sec 3.16.b.vi).</w:t>
      </w:r>
    </w:p>
    <w:p w:rsidR="00000000" w:rsidDel="00000000" w:rsidP="00000000" w:rsidRDefault="00000000" w:rsidRPr="00000000" w14:paraId="00000748">
      <w:pPr>
        <w:numPr>
          <w:ilvl w:val="1"/>
          <w:numId w:val="61"/>
        </w:numPr>
        <w:spacing w:after="0" w:afterAutospacing="0" w:before="0" w:beforeAutospacing="0" w:lineRule="auto"/>
        <w:ind w:left="1440" w:hanging="360"/>
      </w:pPr>
      <w:r w:rsidDel="00000000" w:rsidR="00000000" w:rsidRPr="00000000">
        <w:rPr>
          <w:rtl w:val="0"/>
        </w:rPr>
        <w:t xml:space="preserve">"Out-of-item" routes, indicating mismatches based on criteria like borough service rules or vehicle/student code compatibility (definition per Q35, RFP Sec 3.16.b.vii).</w:t>
      </w:r>
    </w:p>
    <w:p w:rsidR="00000000" w:rsidDel="00000000" w:rsidP="00000000" w:rsidRDefault="00000000" w:rsidRPr="00000000" w14:paraId="00000749">
      <w:pPr>
        <w:numPr>
          <w:ilvl w:val="1"/>
          <w:numId w:val="61"/>
        </w:numPr>
        <w:spacing w:after="0" w:afterAutospacing="0" w:before="0" w:beforeAutospacing="0" w:lineRule="auto"/>
        <w:ind w:left="1440" w:hanging="360"/>
      </w:pPr>
      <w:r w:rsidDel="00000000" w:rsidR="00000000" w:rsidRPr="00000000">
        <w:rPr>
          <w:rtl w:val="0"/>
        </w:rPr>
        <w:t xml:space="preserve">Stops where ridership data indicates no student usage over a defined period (RFP Sec 3.16.b.ix).</w:t>
      </w:r>
    </w:p>
    <w:p w:rsidR="00000000" w:rsidDel="00000000" w:rsidP="00000000" w:rsidRDefault="00000000" w:rsidRPr="00000000" w14:paraId="0000074A">
      <w:pPr>
        <w:numPr>
          <w:ilvl w:val="1"/>
          <w:numId w:val="61"/>
        </w:numPr>
        <w:spacing w:after="0" w:afterAutospacing="0" w:before="0" w:beforeAutospacing="0" w:lineRule="auto"/>
        <w:ind w:left="1440" w:hanging="360"/>
      </w:pPr>
      <w:r w:rsidDel="00000000" w:rsidR="00000000" w:rsidRPr="00000000">
        <w:rPr>
          <w:rtl w:val="0"/>
        </w:rPr>
        <w:t xml:space="preserve">Stops where ridership data indicates usage, but no students are assigned (data inconsistency flag) (RFP Sec 3.13.b.xviii).</w:t>
      </w:r>
    </w:p>
    <w:p w:rsidR="00000000" w:rsidDel="00000000" w:rsidP="00000000" w:rsidRDefault="00000000" w:rsidRPr="00000000" w14:paraId="0000074B">
      <w:pPr>
        <w:numPr>
          <w:ilvl w:val="0"/>
          <w:numId w:val="61"/>
        </w:numPr>
        <w:spacing w:after="0" w:afterAutospacing="0" w:before="0" w:beforeAutospacing="0" w:lineRule="auto"/>
        <w:ind w:left="720" w:hanging="360"/>
      </w:pPr>
      <w:r w:rsidDel="00000000" w:rsidR="00000000" w:rsidRPr="00000000">
        <w:rPr>
          <w:b w:val="1"/>
          <w:rtl w:val="0"/>
        </w:rPr>
        <w:t xml:space="preserve">Integration with Incident Management (RFP Sec 3.16.b.viii):</w:t>
      </w:r>
      <w:r w:rsidDel="00000000" w:rsidR="00000000" w:rsidRPr="00000000">
        <w:rPr>
          <w:rtl w:val="0"/>
        </w:rPr>
        <w:t xml:space="preserve"> The system integrates with the customer service ticketing system (ServiceNow) to potentially generate alerts related to routing-specific complaints and allows linking incident history to affected routes for analysis.</w:t>
      </w:r>
    </w:p>
    <w:p w:rsidR="00000000" w:rsidDel="00000000" w:rsidP="00000000" w:rsidRDefault="00000000" w:rsidRPr="00000000" w14:paraId="0000074C">
      <w:pPr>
        <w:numPr>
          <w:ilvl w:val="0"/>
          <w:numId w:val="61"/>
        </w:numPr>
        <w:spacing w:after="0" w:afterAutospacing="0" w:before="0" w:beforeAutospacing="0" w:lineRule="auto"/>
        <w:ind w:left="720" w:hanging="360"/>
      </w:pPr>
      <w:r w:rsidDel="00000000" w:rsidR="00000000" w:rsidRPr="00000000">
        <w:rPr>
          <w:b w:val="1"/>
          <w:rtl w:val="0"/>
        </w:rPr>
        <w:t xml:space="preserve">Alert Configuration &amp; Management:</w:t>
      </w:r>
    </w:p>
    <w:p w:rsidR="00000000" w:rsidDel="00000000" w:rsidP="00000000" w:rsidRDefault="00000000" w:rsidRPr="00000000" w14:paraId="0000074D">
      <w:pPr>
        <w:numPr>
          <w:ilvl w:val="1"/>
          <w:numId w:val="61"/>
        </w:numPr>
        <w:spacing w:after="0" w:afterAutospacing="0" w:before="0" w:beforeAutospacing="0" w:lineRule="auto"/>
        <w:ind w:left="1440" w:hanging="360"/>
      </w:pPr>
      <w:r w:rsidDel="00000000" w:rsidR="00000000" w:rsidRPr="00000000">
        <w:rPr>
          <w:rtl w:val="0"/>
        </w:rPr>
        <w:t xml:space="preserve">Alert triggers and thresholds (e.g., definition of 'late', 'underutilized') are configurable by authorized administrators.</w:t>
      </w:r>
    </w:p>
    <w:p w:rsidR="00000000" w:rsidDel="00000000" w:rsidP="00000000" w:rsidRDefault="00000000" w:rsidRPr="00000000" w14:paraId="0000074E">
      <w:pPr>
        <w:numPr>
          <w:ilvl w:val="1"/>
          <w:numId w:val="61"/>
        </w:numPr>
        <w:spacing w:after="0" w:afterAutospacing="0" w:before="0" w:beforeAutospacing="0" w:lineRule="auto"/>
        <w:ind w:left="1440" w:hanging="360"/>
      </w:pPr>
      <w:r w:rsidDel="00000000" w:rsidR="00000000" w:rsidRPr="00000000">
        <w:rPr>
          <w:rtl w:val="0"/>
        </w:rPr>
        <w:t xml:space="preserve">Individual authorized users can potentially configure which specific alert types they wish to receive (RFP Sec 3.12.1.c.iv).</w:t>
      </w:r>
    </w:p>
    <w:p w:rsidR="00000000" w:rsidDel="00000000" w:rsidP="00000000" w:rsidRDefault="00000000" w:rsidRPr="00000000" w14:paraId="0000074F">
      <w:pPr>
        <w:numPr>
          <w:ilvl w:val="1"/>
          <w:numId w:val="61"/>
        </w:numPr>
        <w:spacing w:after="720" w:before="0" w:beforeAutospacing="0" w:lineRule="auto"/>
        <w:ind w:left="1440" w:hanging="360"/>
      </w:pPr>
      <w:r w:rsidDel="00000000" w:rsidR="00000000" w:rsidRPr="00000000">
        <w:rPr>
          <w:rtl w:val="0"/>
        </w:rPr>
        <w:t xml:space="preserve">The system provides the ability for users (e.g., routers) to acknowledge, investigate, and hide/ignore specific alert instances if they determine it's not an active issue or has been resolved (RFP Sec 3.16.b.x).</w:t>
      </w:r>
    </w:p>
    <w:p w:rsidR="00000000" w:rsidDel="00000000" w:rsidP="00000000" w:rsidRDefault="00000000" w:rsidRPr="00000000" w14:paraId="00000750">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M.2 - Solution Design Functional and Non Functional Requirements.pdf</w:t>
      </w:r>
      <w:r w:rsidDel="00000000" w:rsidR="00000000" w:rsidRPr="00000000">
        <w:rPr>
          <w:i w:val="1"/>
          <w:color w:val="777777"/>
          <w:sz w:val="20"/>
          <w:szCs w:val="20"/>
          <w:rtl w:val="0"/>
        </w:rPr>
        <w:t xml:space="preserve"> (Alerting Features), </w:t>
      </w:r>
      <w:r w:rsidDel="00000000" w:rsidR="00000000" w:rsidRPr="00000000">
        <w:rPr>
          <w:rFonts w:ascii="Roboto Mono" w:cs="Roboto Mono" w:eastAsia="Roboto Mono" w:hAnsi="Roboto Mono"/>
          <w:i w:val="1"/>
          <w:color w:val="777777"/>
          <w:sz w:val="20"/>
          <w:szCs w:val="20"/>
          <w:shd w:fill="f0f0f0" w:val="clear"/>
          <w:rtl w:val="0"/>
        </w:rPr>
        <w:t xml:space="preserve">Appendix M.1 - System Architecture.pdf</w:t>
      </w:r>
      <w:r w:rsidDel="00000000" w:rsidR="00000000" w:rsidRPr="00000000">
        <w:rPr>
          <w:i w:val="1"/>
          <w:color w:val="777777"/>
          <w:sz w:val="20"/>
          <w:szCs w:val="20"/>
          <w:rtl w:val="0"/>
        </w:rPr>
        <w:t xml:space="preserve"> (Alerting Service, Workflow Engine, Rules Engine, Data Analysis), </w:t>
      </w:r>
      <w:r w:rsidDel="00000000" w:rsidR="00000000" w:rsidRPr="00000000">
        <w:rPr>
          <w:rFonts w:ascii="Roboto Mono" w:cs="Roboto Mono" w:eastAsia="Roboto Mono" w:hAnsi="Roboto Mono"/>
          <w:i w:val="1"/>
          <w:color w:val="777777"/>
          <w:sz w:val="20"/>
          <w:szCs w:val="20"/>
          <w:shd w:fill="f0f0f0" w:val="clear"/>
          <w:rtl w:val="0"/>
        </w:rPr>
        <w:t xml:space="preserve">Appendix Q.2 - Observability and Monitoring Strategy.pdf</w:t>
      </w:r>
      <w:r w:rsidDel="00000000" w:rsidR="00000000" w:rsidRPr="00000000">
        <w:rPr>
          <w:i w:val="1"/>
          <w:color w:val="777777"/>
          <w:sz w:val="20"/>
          <w:szCs w:val="20"/>
          <w:rtl w:val="0"/>
        </w:rPr>
        <w:t xml:space="preserve"> (Integration with Ticketing), </w:t>
      </w:r>
      <w:r w:rsidDel="00000000" w:rsidR="00000000" w:rsidRPr="00000000">
        <w:rPr>
          <w:rFonts w:ascii="Roboto Mono" w:cs="Roboto Mono" w:eastAsia="Roboto Mono" w:hAnsi="Roboto Mono"/>
          <w:i w:val="1"/>
          <w:color w:val="777777"/>
          <w:sz w:val="20"/>
          <w:szCs w:val="20"/>
          <w:shd w:fill="f0f0f0" w:val="clear"/>
          <w:rtl w:val="0"/>
        </w:rPr>
        <w:t xml:space="preserve">Appendix S.3 - Data Engineering and Analytics Capabilities.pdf</w:t>
      </w:r>
      <w:r w:rsidDel="00000000" w:rsidR="00000000" w:rsidRPr="00000000">
        <w:rPr>
          <w:i w:val="1"/>
          <w:color w:val="777777"/>
          <w:sz w:val="20"/>
          <w:szCs w:val="20"/>
          <w:rtl w:val="0"/>
        </w:rPr>
        <w:t xml:space="preserve"> (Data Analysis for Triggers)</w:t>
      </w:r>
    </w:p>
    <w:p w:rsidR="00000000" w:rsidDel="00000000" w:rsidP="00000000" w:rsidRDefault="00000000" w:rsidRPr="00000000" w14:paraId="0000075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2">
      <w:pPr>
        <w:pStyle w:val="Heading2"/>
        <w:keepNext w:val="0"/>
        <w:keepLines w:val="0"/>
        <w:pBdr>
          <w:bottom w:color="999999" w:space="2" w:sz="6" w:val="single"/>
        </w:pBdr>
        <w:spacing w:after="180" w:before="400" w:lineRule="auto"/>
        <w:rPr>
          <w:b w:val="1"/>
          <w:color w:val="003366"/>
          <w:sz w:val="34"/>
          <w:szCs w:val="34"/>
        </w:rPr>
      </w:pPr>
      <w:bookmarkStart w:colFirst="0" w:colLast="0" w:name="_p2aqz4otvx5q" w:id="127"/>
      <w:bookmarkEnd w:id="127"/>
      <w:r w:rsidDel="00000000" w:rsidR="00000000" w:rsidRPr="00000000">
        <w:rPr>
          <w:b w:val="1"/>
          <w:color w:val="003366"/>
          <w:sz w:val="34"/>
          <w:szCs w:val="34"/>
          <w:rtl w:val="0"/>
        </w:rPr>
        <w:t xml:space="preserve">3.17 Reports and Dashboards</w:t>
      </w:r>
    </w:p>
    <w:p w:rsidR="00000000" w:rsidDel="00000000" w:rsidP="00000000" w:rsidRDefault="00000000" w:rsidRPr="00000000" w14:paraId="00000753">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Our solution provides a comprehensive suite of reporting and dashboard capabilities integrated within the OPT Administrative Module and other interfaces as appropriate. This includes numerous pre-defined ("canned") reports covering operational status, performance metrics, and compliance data, generated automatically at various frequencies. It also features a powerful, user-friendly custom reporting tool allowing authorized users to create tailored analyses. All reports support filtering, sorting, and exporting to standard formats for use in third-party tools like Power BI. The system facilitates data sharing via snapshots/APIs for external consumption and integrates with external BI measures for enhanced visualization.</w:t>
      </w:r>
    </w:p>
    <w:p w:rsidR="00000000" w:rsidDel="00000000" w:rsidP="00000000" w:rsidRDefault="00000000" w:rsidRPr="00000000" w14:paraId="00000754">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755">
      <w:pPr>
        <w:spacing w:after="240" w:before="240" w:lineRule="auto"/>
        <w:rPr/>
      </w:pPr>
      <w:r w:rsidDel="00000000" w:rsidR="00000000" w:rsidRPr="00000000">
        <w:rPr>
          <w:rtl w:val="0"/>
        </w:rPr>
        <w:t xml:space="preserve">Effective reporting and data visualization are key to managing OPT's complex operations. Our platform provides extensive capabilities, accessible primarily through the OPT Administrative Module (Sec 3.10) unless otherwise noted:</w:t>
      </w:r>
    </w:p>
    <w:p w:rsidR="00000000" w:rsidDel="00000000" w:rsidP="00000000" w:rsidRDefault="00000000" w:rsidRPr="00000000" w14:paraId="00000756">
      <w:pPr>
        <w:numPr>
          <w:ilvl w:val="0"/>
          <w:numId w:val="130"/>
        </w:numPr>
        <w:spacing w:after="0" w:afterAutospacing="0" w:before="120" w:lineRule="auto"/>
        <w:ind w:left="720" w:hanging="360"/>
      </w:pPr>
      <w:r w:rsidDel="00000000" w:rsidR="00000000" w:rsidRPr="00000000">
        <w:rPr>
          <w:b w:val="1"/>
          <w:rtl w:val="0"/>
        </w:rPr>
        <w:t xml:space="preserve">Reporting Engine &amp; Tooling (RFP Sec 3.10.44, 3.17.a.v, Q95):</w:t>
      </w:r>
      <w:r w:rsidDel="00000000" w:rsidR="00000000" w:rsidRPr="00000000">
        <w:rPr>
          <w:rtl w:val="0"/>
        </w:rPr>
        <w:t xml:space="preserve"> We provide both a robust set of pre-defined reports and a flexible custom reporting tool. The underlying data structures and export formats are designed for easy integration with third-party analytical tools, specifically including compatibility with Power BI (Q95).</w:t>
      </w:r>
    </w:p>
    <w:p w:rsidR="00000000" w:rsidDel="00000000" w:rsidP="00000000" w:rsidRDefault="00000000" w:rsidRPr="00000000" w14:paraId="00000757">
      <w:pPr>
        <w:numPr>
          <w:ilvl w:val="0"/>
          <w:numId w:val="130"/>
        </w:numPr>
        <w:spacing w:after="0" w:afterAutospacing="0" w:before="0" w:beforeAutospacing="0" w:lineRule="auto"/>
        <w:ind w:left="720" w:hanging="360"/>
      </w:pPr>
      <w:r w:rsidDel="00000000" w:rsidR="00000000" w:rsidRPr="00000000">
        <w:rPr>
          <w:b w:val="1"/>
          <w:rtl w:val="0"/>
        </w:rPr>
        <w:t xml:space="preserve">Canned Reports (RFP Sec 3.10.45.a):</w:t>
      </w:r>
    </w:p>
    <w:p w:rsidR="00000000" w:rsidDel="00000000" w:rsidP="00000000" w:rsidRDefault="00000000" w:rsidRPr="00000000" w14:paraId="00000758">
      <w:pPr>
        <w:numPr>
          <w:ilvl w:val="1"/>
          <w:numId w:val="130"/>
        </w:numPr>
        <w:spacing w:after="0" w:afterAutospacing="0" w:before="0" w:beforeAutospacing="0" w:lineRule="auto"/>
        <w:ind w:left="1440" w:hanging="360"/>
      </w:pPr>
      <w:r w:rsidDel="00000000" w:rsidR="00000000" w:rsidRPr="00000000">
        <w:rPr>
          <w:rtl w:val="0"/>
        </w:rPr>
        <w:t xml:space="preserve">Utilize data residing entirely within the proposed solution (RFP Sec 3.10.45.a.i).</w:t>
      </w:r>
    </w:p>
    <w:p w:rsidR="00000000" w:rsidDel="00000000" w:rsidP="00000000" w:rsidRDefault="00000000" w:rsidRPr="00000000" w14:paraId="00000759">
      <w:pPr>
        <w:numPr>
          <w:ilvl w:val="1"/>
          <w:numId w:val="130"/>
        </w:numPr>
        <w:spacing w:after="0" w:afterAutospacing="0" w:before="0" w:beforeAutospacing="0" w:lineRule="auto"/>
        <w:ind w:left="1440" w:hanging="360"/>
      </w:pPr>
      <w:r w:rsidDel="00000000" w:rsidR="00000000" w:rsidRPr="00000000">
        <w:rPr>
          <w:rtl w:val="0"/>
        </w:rPr>
        <w:t xml:space="preserve">Allow data retrieval, filtering, and sorting by key attributes like Garage, Student Name, Locations, Times (Arrival/Departure/ETA), etc. (RFP Sec 3.10.45.a.ii).</w:t>
      </w:r>
    </w:p>
    <w:p w:rsidR="00000000" w:rsidDel="00000000" w:rsidP="00000000" w:rsidRDefault="00000000" w:rsidRPr="00000000" w14:paraId="0000075A">
      <w:pPr>
        <w:numPr>
          <w:ilvl w:val="1"/>
          <w:numId w:val="130"/>
        </w:numPr>
        <w:spacing w:after="0" w:afterAutospacing="0" w:before="0" w:beforeAutospacing="0" w:lineRule="auto"/>
        <w:ind w:left="1440" w:hanging="360"/>
      </w:pPr>
      <w:r w:rsidDel="00000000" w:rsidR="00000000" w:rsidRPr="00000000">
        <w:rPr>
          <w:rtl w:val="0"/>
        </w:rPr>
        <w:t xml:space="preserve">Support automated generation daily, weekly, monthly, and yearly (RFP Sec 3.10.45.a.v).</w:t>
      </w:r>
    </w:p>
    <w:p w:rsidR="00000000" w:rsidDel="00000000" w:rsidP="00000000" w:rsidRDefault="00000000" w:rsidRPr="00000000" w14:paraId="0000075B">
      <w:pPr>
        <w:numPr>
          <w:ilvl w:val="1"/>
          <w:numId w:val="130"/>
        </w:numPr>
        <w:spacing w:after="0" w:afterAutospacing="0" w:before="0" w:beforeAutospacing="0" w:lineRule="auto"/>
        <w:ind w:left="1440" w:hanging="360"/>
      </w:pPr>
      <w:r w:rsidDel="00000000" w:rsidR="00000000" w:rsidRPr="00000000">
        <w:rPr>
          <w:rtl w:val="0"/>
        </w:rPr>
        <w:t xml:space="preserve">Offer export formats chosen by NYCPS, including specific data fields like Vendor Name, Route Type/Num, Vehicle Type, Times, Actual Path, Miles (RFP Sec 3.10.45.a.iii).</w:t>
      </w:r>
    </w:p>
    <w:p w:rsidR="00000000" w:rsidDel="00000000" w:rsidP="00000000" w:rsidRDefault="00000000" w:rsidRPr="00000000" w14:paraId="0000075C">
      <w:pPr>
        <w:numPr>
          <w:ilvl w:val="1"/>
          <w:numId w:val="130"/>
        </w:numPr>
        <w:spacing w:after="0" w:afterAutospacing="0" w:before="0" w:beforeAutospacing="0" w:lineRule="auto"/>
        <w:ind w:left="1440" w:hanging="360"/>
      </w:pPr>
      <w:r w:rsidDel="00000000" w:rsidR="00000000" w:rsidRPr="00000000">
        <w:rPr>
          <w:rtl w:val="0"/>
        </w:rPr>
        <w:t xml:space="preserve">Include specific required reports such as route statistics by router (RFP Sec 3.17.a.vii) and reports filterable by alert types (late routes, out-of-item, etc.) (RFP Sec 3.17.a.viii).</w:t>
      </w:r>
    </w:p>
    <w:p w:rsidR="00000000" w:rsidDel="00000000" w:rsidP="00000000" w:rsidRDefault="00000000" w:rsidRPr="00000000" w14:paraId="0000075D">
      <w:pPr>
        <w:numPr>
          <w:ilvl w:val="0"/>
          <w:numId w:val="130"/>
        </w:numPr>
        <w:spacing w:after="0" w:afterAutospacing="0" w:before="0" w:beforeAutospacing="0" w:lineRule="auto"/>
        <w:ind w:left="720" w:hanging="360"/>
      </w:pPr>
      <w:r w:rsidDel="00000000" w:rsidR="00000000" w:rsidRPr="00000000">
        <w:rPr>
          <w:b w:val="1"/>
          <w:rtl w:val="0"/>
        </w:rPr>
        <w:t xml:space="preserve">Custom Reports (RFP Sec 3.10.45.b):</w:t>
      </w:r>
    </w:p>
    <w:p w:rsidR="00000000" w:rsidDel="00000000" w:rsidP="00000000" w:rsidRDefault="00000000" w:rsidRPr="00000000" w14:paraId="0000075E">
      <w:pPr>
        <w:numPr>
          <w:ilvl w:val="1"/>
          <w:numId w:val="130"/>
        </w:numPr>
        <w:spacing w:after="0" w:afterAutospacing="0" w:before="0" w:beforeAutospacing="0" w:lineRule="auto"/>
        <w:ind w:left="1440" w:hanging="360"/>
      </w:pPr>
      <w:r w:rsidDel="00000000" w:rsidR="00000000" w:rsidRPr="00000000">
        <w:rPr>
          <w:rtl w:val="0"/>
        </w:rPr>
        <w:t xml:space="preserve">Adhere to the same data source, filtering, sorting, and export requirements as canned reports (RFP Sec 3.10.45.b.i).</w:t>
      </w:r>
    </w:p>
    <w:p w:rsidR="00000000" w:rsidDel="00000000" w:rsidP="00000000" w:rsidRDefault="00000000" w:rsidRPr="00000000" w14:paraId="0000075F">
      <w:pPr>
        <w:numPr>
          <w:ilvl w:val="1"/>
          <w:numId w:val="130"/>
        </w:numPr>
        <w:spacing w:after="0" w:afterAutospacing="0" w:before="0" w:beforeAutospacing="0" w:lineRule="auto"/>
        <w:ind w:left="1440" w:hanging="360"/>
      </w:pPr>
      <w:r w:rsidDel="00000000" w:rsidR="00000000" w:rsidRPr="00000000">
        <w:rPr>
          <w:rtl w:val="0"/>
        </w:rPr>
        <w:t xml:space="preserve">Allow authorized users to define reports at a finer level of granularity (RFP Sec 3.10.45.b.ii).</w:t>
      </w:r>
    </w:p>
    <w:p w:rsidR="00000000" w:rsidDel="00000000" w:rsidP="00000000" w:rsidRDefault="00000000" w:rsidRPr="00000000" w14:paraId="00000760">
      <w:pPr>
        <w:numPr>
          <w:ilvl w:val="1"/>
          <w:numId w:val="130"/>
        </w:numPr>
        <w:spacing w:after="0" w:afterAutospacing="0" w:before="0" w:beforeAutospacing="0" w:lineRule="auto"/>
        <w:ind w:left="1440" w:hanging="360"/>
      </w:pPr>
      <w:r w:rsidDel="00000000" w:rsidR="00000000" w:rsidRPr="00000000">
        <w:rPr>
          <w:rtl w:val="0"/>
        </w:rPr>
        <w:t xml:space="preserve">Access to custom report generation functionality is limited via RBAC (RFP Sec 3.10.45.b.iii).</w:t>
      </w:r>
    </w:p>
    <w:p w:rsidR="00000000" w:rsidDel="00000000" w:rsidP="00000000" w:rsidRDefault="00000000" w:rsidRPr="00000000" w14:paraId="00000761">
      <w:pPr>
        <w:numPr>
          <w:ilvl w:val="1"/>
          <w:numId w:val="130"/>
        </w:numPr>
        <w:spacing w:after="0" w:afterAutospacing="0" w:before="0" w:beforeAutospacing="0" w:lineRule="auto"/>
        <w:ind w:left="1440" w:hanging="360"/>
      </w:pPr>
      <w:r w:rsidDel="00000000" w:rsidR="00000000" w:rsidRPr="00000000">
        <w:rPr>
          <w:rtl w:val="0"/>
        </w:rPr>
        <w:t xml:space="preserve">Enable creation of customized reports for year-to-year comparisons using historical data (RFP Sec 3.17.a.vi).</w:t>
      </w:r>
    </w:p>
    <w:p w:rsidR="00000000" w:rsidDel="00000000" w:rsidP="00000000" w:rsidRDefault="00000000" w:rsidRPr="00000000" w14:paraId="00000762">
      <w:pPr>
        <w:numPr>
          <w:ilvl w:val="0"/>
          <w:numId w:val="130"/>
        </w:numPr>
        <w:spacing w:after="0" w:afterAutospacing="0" w:before="0" w:beforeAutospacing="0" w:lineRule="auto"/>
        <w:ind w:left="720" w:hanging="360"/>
      </w:pPr>
      <w:r w:rsidDel="00000000" w:rsidR="00000000" w:rsidRPr="00000000">
        <w:rPr>
          <w:b w:val="1"/>
          <w:rtl w:val="0"/>
        </w:rPr>
        <w:t xml:space="preserve">Universal Filtering (RFP Sec 3.10.45, 3.17.a.ix):</w:t>
      </w:r>
      <w:r w:rsidDel="00000000" w:rsidR="00000000" w:rsidRPr="00000000">
        <w:rPr>
          <w:rtl w:val="0"/>
        </w:rPr>
        <w:t xml:space="preserve"> All reports (canned and custom) and live data displays support filtering by key dimensions including School Bus Company (SBC), garage, school, and geographic district/borough.</w:t>
      </w:r>
    </w:p>
    <w:p w:rsidR="00000000" w:rsidDel="00000000" w:rsidP="00000000" w:rsidRDefault="00000000" w:rsidRPr="00000000" w14:paraId="00000763">
      <w:pPr>
        <w:numPr>
          <w:ilvl w:val="0"/>
          <w:numId w:val="130"/>
        </w:numPr>
        <w:spacing w:after="0" w:afterAutospacing="0" w:before="0" w:beforeAutospacing="0" w:lineRule="auto"/>
        <w:ind w:left="720" w:hanging="360"/>
      </w:pPr>
      <w:r w:rsidDel="00000000" w:rsidR="00000000" w:rsidRPr="00000000">
        <w:rPr>
          <w:b w:val="1"/>
          <w:rtl w:val="0"/>
        </w:rPr>
        <w:t xml:space="preserve">External Data Consumption/Integration:</w:t>
      </w:r>
    </w:p>
    <w:p w:rsidR="00000000" w:rsidDel="00000000" w:rsidP="00000000" w:rsidRDefault="00000000" w:rsidRPr="00000000" w14:paraId="00000764">
      <w:pPr>
        <w:numPr>
          <w:ilvl w:val="1"/>
          <w:numId w:val="130"/>
        </w:numPr>
        <w:spacing w:after="0" w:afterAutospacing="0" w:before="0" w:beforeAutospacing="0" w:lineRule="auto"/>
        <w:ind w:left="1440" w:hanging="360"/>
      </w:pPr>
      <w:r w:rsidDel="00000000" w:rsidR="00000000" w:rsidRPr="00000000">
        <w:rPr>
          <w:b w:val="1"/>
          <w:rtl w:val="0"/>
        </w:rPr>
        <w:t xml:space="preserve">Data Snapshots/API (RFP Sec 3.17.a.i, Q220):</w:t>
      </w:r>
      <w:r w:rsidDel="00000000" w:rsidR="00000000" w:rsidRPr="00000000">
        <w:rPr>
          <w:rtl w:val="0"/>
        </w:rPr>
        <w:t xml:space="preserve"> Provides mechanisms (e.g., APIs, scheduled exports) for external applications (like ServiceNow) to consume snapshots of routing information (specifically route changes) based on date.</w:t>
      </w:r>
    </w:p>
    <w:p w:rsidR="00000000" w:rsidDel="00000000" w:rsidP="00000000" w:rsidRDefault="00000000" w:rsidRPr="00000000" w14:paraId="00000765">
      <w:pPr>
        <w:numPr>
          <w:ilvl w:val="1"/>
          <w:numId w:val="130"/>
        </w:numPr>
        <w:spacing w:after="0" w:afterAutospacing="0" w:before="0" w:beforeAutospacing="0" w:lineRule="auto"/>
        <w:ind w:left="1440" w:hanging="360"/>
      </w:pPr>
      <w:r w:rsidDel="00000000" w:rsidR="00000000" w:rsidRPr="00000000">
        <w:rPr>
          <w:b w:val="1"/>
          <w:rtl w:val="0"/>
        </w:rPr>
        <w:t xml:space="preserve">Data Warehouse Feed (RFP Sec 3.17.a.iv):</w:t>
      </w:r>
      <w:r w:rsidDel="00000000" w:rsidR="00000000" w:rsidRPr="00000000">
        <w:rPr>
          <w:rtl w:val="0"/>
        </w:rPr>
        <w:t xml:space="preserve"> Includes functionality to feed necessary routing information to a DOE data warehouse via standard ETL processes.</w:t>
      </w:r>
    </w:p>
    <w:p w:rsidR="00000000" w:rsidDel="00000000" w:rsidP="00000000" w:rsidRDefault="00000000" w:rsidRPr="00000000" w14:paraId="00000766">
      <w:pPr>
        <w:numPr>
          <w:ilvl w:val="1"/>
          <w:numId w:val="130"/>
        </w:numPr>
        <w:spacing w:after="0" w:afterAutospacing="0" w:before="0" w:beforeAutospacing="0" w:lineRule="auto"/>
        <w:ind w:left="1440" w:hanging="360"/>
      </w:pPr>
      <w:r w:rsidDel="00000000" w:rsidR="00000000" w:rsidRPr="00000000">
        <w:rPr>
          <w:b w:val="1"/>
          <w:rtl w:val="0"/>
        </w:rPr>
        <w:t xml:space="preserve">External BI Measure Integration (RFP Sec 3.17.a.iii):</w:t>
      </w:r>
      <w:r w:rsidDel="00000000" w:rsidR="00000000" w:rsidRPr="00000000">
        <w:rPr>
          <w:rtl w:val="0"/>
        </w:rPr>
        <w:t xml:space="preserve"> Allows importing BI measures or flags generated by external systems and displaying them within the solution's UI (e.g., highlighting problematic routes on the map based on external analysis).</w:t>
      </w:r>
    </w:p>
    <w:p w:rsidR="00000000" w:rsidDel="00000000" w:rsidP="00000000" w:rsidRDefault="00000000" w:rsidRPr="00000000" w14:paraId="00000767">
      <w:pPr>
        <w:numPr>
          <w:ilvl w:val="1"/>
          <w:numId w:val="130"/>
        </w:numPr>
        <w:spacing w:after="0" w:afterAutospacing="0" w:before="0" w:beforeAutospacing="0" w:lineRule="auto"/>
        <w:ind w:left="1440" w:hanging="360"/>
      </w:pPr>
      <w:r w:rsidDel="00000000" w:rsidR="00000000" w:rsidRPr="00000000">
        <w:rPr>
          <w:b w:val="1"/>
          <w:rtl w:val="0"/>
        </w:rPr>
        <w:t xml:space="preserve">Report Definition Export (RFP Sec 3.17.a.ii):</w:t>
      </w:r>
      <w:r w:rsidDel="00000000" w:rsidR="00000000" w:rsidRPr="00000000">
        <w:rPr>
          <w:rtl w:val="0"/>
        </w:rPr>
        <w:t xml:space="preserve"> Enables the definition/rules of specific reports, KPIs, and BI measures to be consumed by downstream DOE applications (e.g., for vendor ranking).</w:t>
      </w:r>
    </w:p>
    <w:p w:rsidR="00000000" w:rsidDel="00000000" w:rsidP="00000000" w:rsidRDefault="00000000" w:rsidRPr="00000000" w14:paraId="00000768">
      <w:pPr>
        <w:numPr>
          <w:ilvl w:val="0"/>
          <w:numId w:val="130"/>
        </w:numPr>
        <w:spacing w:after="0" w:afterAutospacing="0" w:before="0" w:beforeAutospacing="0" w:lineRule="auto"/>
        <w:ind w:left="720" w:hanging="360"/>
      </w:pPr>
      <w:r w:rsidDel="00000000" w:rsidR="00000000" w:rsidRPr="00000000">
        <w:rPr>
          <w:b w:val="1"/>
          <w:rtl w:val="0"/>
        </w:rPr>
        <w:t xml:space="preserve">Specific Report Content (Cross-referenced Requirements):</w:t>
      </w:r>
      <w:r w:rsidDel="00000000" w:rsidR="00000000" w:rsidRPr="00000000">
        <w:rPr>
          <w:rtl w:val="0"/>
        </w:rPr>
        <w:t xml:space="preserve"> While primarily routing/stop management functions, the RFP listed these under Reporting; they are supported:</w:t>
      </w:r>
    </w:p>
    <w:p w:rsidR="00000000" w:rsidDel="00000000" w:rsidP="00000000" w:rsidRDefault="00000000" w:rsidRPr="00000000" w14:paraId="00000769">
      <w:pPr>
        <w:numPr>
          <w:ilvl w:val="1"/>
          <w:numId w:val="130"/>
        </w:numPr>
        <w:spacing w:after="0" w:afterAutospacing="0" w:before="0" w:beforeAutospacing="0" w:lineRule="auto"/>
        <w:ind w:left="1440" w:hanging="360"/>
      </w:pPr>
      <w:r w:rsidDel="00000000" w:rsidR="00000000" w:rsidRPr="00000000">
        <w:rPr>
          <w:rtl w:val="0"/>
        </w:rPr>
        <w:t xml:space="preserve">Ability to automatically assign eligible students to stops (RFP Sec 3.17.a.xiii - Function covered in Sec 3.13).</w:t>
      </w:r>
    </w:p>
    <w:p w:rsidR="00000000" w:rsidDel="00000000" w:rsidP="00000000" w:rsidRDefault="00000000" w:rsidRPr="00000000" w14:paraId="0000076A">
      <w:pPr>
        <w:numPr>
          <w:ilvl w:val="1"/>
          <w:numId w:val="130"/>
        </w:numPr>
        <w:spacing w:after="0" w:afterAutospacing="0" w:before="0" w:beforeAutospacing="0" w:lineRule="auto"/>
        <w:ind w:left="1440" w:hanging="360"/>
      </w:pPr>
      <w:r w:rsidDel="00000000" w:rsidR="00000000" w:rsidRPr="00000000">
        <w:rPr>
          <w:rtl w:val="0"/>
        </w:rPr>
        <w:t xml:space="preserve">Ability to flag students where closest stop exceeds walking distance (RFP Sec 3.17.a.xiv - Function covered in Sec 3.13).</w:t>
      </w:r>
    </w:p>
    <w:p w:rsidR="00000000" w:rsidDel="00000000" w:rsidP="00000000" w:rsidRDefault="00000000" w:rsidRPr="00000000" w14:paraId="0000076B">
      <w:pPr>
        <w:numPr>
          <w:ilvl w:val="1"/>
          <w:numId w:val="130"/>
        </w:numPr>
        <w:spacing w:after="0" w:afterAutospacing="0" w:before="0" w:beforeAutospacing="0" w:lineRule="auto"/>
        <w:ind w:left="1440" w:hanging="360"/>
      </w:pPr>
      <w:r w:rsidDel="00000000" w:rsidR="00000000" w:rsidRPr="00000000">
        <w:rPr>
          <w:rtl w:val="0"/>
        </w:rPr>
        <w:t xml:space="preserve">Reporting by school type (STS/CTS) that changed session times (RFP Sec 3.17.a.x).</w:t>
      </w:r>
    </w:p>
    <w:p w:rsidR="00000000" w:rsidDel="00000000" w:rsidP="00000000" w:rsidRDefault="00000000" w:rsidRPr="00000000" w14:paraId="0000076C">
      <w:pPr>
        <w:numPr>
          <w:ilvl w:val="0"/>
          <w:numId w:val="130"/>
        </w:numPr>
        <w:spacing w:after="360" w:before="0" w:beforeAutospacing="0" w:lineRule="auto"/>
        <w:ind w:left="720" w:hanging="360"/>
      </w:pPr>
      <w:r w:rsidDel="00000000" w:rsidR="00000000" w:rsidRPr="00000000">
        <w:rPr>
          <w:b w:val="1"/>
          <w:rtl w:val="0"/>
        </w:rPr>
        <w:t xml:space="preserve">Parent/Caregiver View (RFP Sec 3.17.a.xi):</w:t>
      </w:r>
      <w:r w:rsidDel="00000000" w:rsidR="00000000" w:rsidRPr="00000000">
        <w:rPr>
          <w:rtl w:val="0"/>
        </w:rPr>
        <w:t xml:space="preserve"> The Parent/Caregiver Module (Sec 3.6) provides the required informational view into routes via mobile access.</w:t>
      </w:r>
    </w:p>
    <w:p w:rsidR="00000000" w:rsidDel="00000000" w:rsidP="00000000" w:rsidRDefault="00000000" w:rsidRPr="00000000" w14:paraId="0000076D">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S.3 - Data Engineering and Analytics Capabilities.pdf</w:t>
      </w:r>
      <w:r w:rsidDel="00000000" w:rsidR="00000000" w:rsidRPr="00000000">
        <w:rPr>
          <w:i w:val="1"/>
          <w:color w:val="777777"/>
          <w:sz w:val="20"/>
          <w:szCs w:val="20"/>
          <w:rtl w:val="0"/>
        </w:rPr>
        <w:t xml:space="preserve"> (Reporting Tools, Canned/Custom Reports, KPIs, Export, DW Feed), </w:t>
      </w:r>
      <w:r w:rsidDel="00000000" w:rsidR="00000000" w:rsidRPr="00000000">
        <w:rPr>
          <w:rFonts w:ascii="Roboto Mono" w:cs="Roboto Mono" w:eastAsia="Roboto Mono" w:hAnsi="Roboto Mono"/>
          <w:i w:val="1"/>
          <w:color w:val="777777"/>
          <w:sz w:val="20"/>
          <w:szCs w:val="20"/>
          <w:shd w:fill="f0f0f0" w:val="clear"/>
          <w:rtl w:val="0"/>
        </w:rPr>
        <w:t xml:space="preserve">Appendix M.2 - Solution Design Functional and Non Functional Requirements.pdf</w:t>
      </w:r>
      <w:r w:rsidDel="00000000" w:rsidR="00000000" w:rsidRPr="00000000">
        <w:rPr>
          <w:i w:val="1"/>
          <w:color w:val="777777"/>
          <w:sz w:val="20"/>
          <w:szCs w:val="20"/>
          <w:rtl w:val="0"/>
        </w:rPr>
        <w:t xml:space="preserve"> (Reporting Requirements Summary, NFR Performance), </w:t>
      </w:r>
      <w:r w:rsidDel="00000000" w:rsidR="00000000" w:rsidRPr="00000000">
        <w:rPr>
          <w:rFonts w:ascii="Roboto Mono" w:cs="Roboto Mono" w:eastAsia="Roboto Mono" w:hAnsi="Roboto Mono"/>
          <w:i w:val="1"/>
          <w:color w:val="777777"/>
          <w:sz w:val="20"/>
          <w:szCs w:val="20"/>
          <w:shd w:fill="f0f0f0" w:val="clear"/>
          <w:rtl w:val="0"/>
        </w:rPr>
        <w:t xml:space="preserve">Appendix M.1 - System Architecture.pdf</w:t>
      </w:r>
      <w:r w:rsidDel="00000000" w:rsidR="00000000" w:rsidRPr="00000000">
        <w:rPr>
          <w:i w:val="1"/>
          <w:color w:val="777777"/>
          <w:sz w:val="20"/>
          <w:szCs w:val="20"/>
          <w:rtl w:val="0"/>
        </w:rPr>
        <w:t xml:space="preserve"> (Reporting Service, API Strategy, Integration), </w:t>
      </w:r>
      <w:r w:rsidDel="00000000" w:rsidR="00000000" w:rsidRPr="00000000">
        <w:rPr>
          <w:rFonts w:ascii="Roboto Mono" w:cs="Roboto Mono" w:eastAsia="Roboto Mono" w:hAnsi="Roboto Mono"/>
          <w:i w:val="1"/>
          <w:color w:val="777777"/>
          <w:sz w:val="20"/>
          <w:szCs w:val="20"/>
          <w:shd w:fill="f0f0f0" w:val="clear"/>
          <w:rtl w:val="0"/>
        </w:rPr>
        <w:t xml:space="preserve">Appendix Q.2 - Observability and Monitoring Strategy.pdf</w:t>
      </w:r>
      <w:r w:rsidDel="00000000" w:rsidR="00000000" w:rsidRPr="00000000">
        <w:rPr>
          <w:i w:val="1"/>
          <w:color w:val="777777"/>
          <w:sz w:val="20"/>
          <w:szCs w:val="20"/>
          <w:rtl w:val="0"/>
        </w:rPr>
        <w:t xml:space="preserve"> (Dashboard elements related to ticketing)</w:t>
      </w:r>
    </w:p>
    <w:p w:rsidR="00000000" w:rsidDel="00000000" w:rsidP="00000000" w:rsidRDefault="00000000" w:rsidRPr="00000000" w14:paraId="0000076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6F">
      <w:pPr>
        <w:pStyle w:val="Heading2"/>
        <w:keepNext w:val="0"/>
        <w:keepLines w:val="0"/>
        <w:pBdr>
          <w:bottom w:color="999999" w:space="2" w:sz="6" w:val="single"/>
        </w:pBdr>
        <w:spacing w:after="180" w:before="400" w:lineRule="auto"/>
        <w:rPr>
          <w:b w:val="1"/>
          <w:color w:val="003366"/>
          <w:sz w:val="34"/>
          <w:szCs w:val="34"/>
        </w:rPr>
      </w:pPr>
      <w:bookmarkStart w:colFirst="0" w:colLast="0" w:name="_8rl373xtnplq" w:id="128"/>
      <w:bookmarkEnd w:id="128"/>
      <w:r w:rsidDel="00000000" w:rsidR="00000000" w:rsidRPr="00000000">
        <w:rPr>
          <w:b w:val="1"/>
          <w:color w:val="003366"/>
          <w:sz w:val="34"/>
          <w:szCs w:val="34"/>
          <w:rtl w:val="0"/>
        </w:rPr>
        <w:t xml:space="preserve">3.18 Hardware Requirements</w:t>
      </w:r>
    </w:p>
    <w:p w:rsidR="00000000" w:rsidDel="00000000" w:rsidP="00000000" w:rsidRDefault="00000000" w:rsidRPr="00000000" w14:paraId="00000770">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We acknowledge NYCPS OPT's expectation for 100% operational GPS functionality across the fleet to enable timely and predictable quality service. Our proposal fully addresses and complies with all specific hardware requirements detailed in subsequent sections (primarily Section 3.19), ensuring the provision of reliable, suitable devices and supporting infrastructure.</w:t>
      </w:r>
    </w:p>
    <w:p w:rsidR="00000000" w:rsidDel="00000000" w:rsidP="00000000" w:rsidRDefault="00000000" w:rsidRPr="00000000" w14:paraId="00000771">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772">
      <w:pPr>
        <w:spacing w:after="240" w:before="240" w:lineRule="auto"/>
        <w:rPr/>
      </w:pPr>
      <w:r w:rsidDel="00000000" w:rsidR="00000000" w:rsidRPr="00000000">
        <w:rPr>
          <w:rtl w:val="0"/>
        </w:rPr>
        <w:t xml:space="preserve">We understand that providing robust and consistently functional hardware is fundamental to achieving OPT's goals for improved student transportation. The expectation of having operational GPS devices on all buses transporting NYCPS students is a core tenet of our proposed solution (RFP Sec 3.18 Intro). Our proposal details the specific hardware (mobile devices, potentially readers, mounts), deployment strategy, lifecycle management plan, and support structure designed to meet this expectation and fulfill all detailed hardware requirements specified throughout Section 3 of the RFP, particularly in Section 3.19.</w:t>
      </w:r>
    </w:p>
    <w:p w:rsidR="00000000" w:rsidDel="00000000" w:rsidP="00000000" w:rsidRDefault="00000000" w:rsidRPr="00000000" w14:paraId="00000773">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U.2 - Hardware Lifecycle and Logistics Management.pdf</w:t>
      </w:r>
      <w:r w:rsidDel="00000000" w:rsidR="00000000" w:rsidRPr="00000000">
        <w:rPr>
          <w:i w:val="1"/>
          <w:color w:val="777777"/>
          <w:sz w:val="20"/>
          <w:szCs w:val="20"/>
          <w:rtl w:val="0"/>
        </w:rPr>
        <w:t xml:space="preserve"> (Overall Strategy), </w:t>
      </w:r>
      <w:r w:rsidDel="00000000" w:rsidR="00000000" w:rsidRPr="00000000">
        <w:rPr>
          <w:rFonts w:ascii="Roboto Mono" w:cs="Roboto Mono" w:eastAsia="Roboto Mono" w:hAnsi="Roboto Mono"/>
          <w:i w:val="1"/>
          <w:color w:val="777777"/>
          <w:sz w:val="20"/>
          <w:szCs w:val="20"/>
          <w:shd w:fill="f0f0f0" w:val="clear"/>
          <w:rtl w:val="0"/>
        </w:rPr>
        <w:t xml:space="preserve">Appendix M.2 - Solution Design Functional and Non Functional Requirements.pdf</w:t>
      </w:r>
      <w:r w:rsidDel="00000000" w:rsidR="00000000" w:rsidRPr="00000000">
        <w:rPr>
          <w:i w:val="1"/>
          <w:color w:val="777777"/>
          <w:sz w:val="20"/>
          <w:szCs w:val="20"/>
          <w:rtl w:val="0"/>
        </w:rPr>
        <w:t xml:space="preserve"> (Compliance Statement)</w:t>
      </w:r>
    </w:p>
    <w:p w:rsidR="00000000" w:rsidDel="00000000" w:rsidP="00000000" w:rsidRDefault="00000000" w:rsidRPr="00000000" w14:paraId="0000077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5">
      <w:pPr>
        <w:pStyle w:val="Heading2"/>
        <w:keepNext w:val="0"/>
        <w:keepLines w:val="0"/>
        <w:pBdr>
          <w:bottom w:color="999999" w:space="2" w:sz="6" w:val="single"/>
        </w:pBdr>
        <w:spacing w:after="180" w:before="400" w:lineRule="auto"/>
        <w:rPr>
          <w:b w:val="1"/>
          <w:color w:val="003366"/>
          <w:sz w:val="34"/>
          <w:szCs w:val="34"/>
        </w:rPr>
      </w:pPr>
      <w:bookmarkStart w:colFirst="0" w:colLast="0" w:name="_99ghhx4cpeea" w:id="129"/>
      <w:bookmarkEnd w:id="129"/>
      <w:r w:rsidDel="00000000" w:rsidR="00000000" w:rsidRPr="00000000">
        <w:rPr>
          <w:b w:val="1"/>
          <w:color w:val="003366"/>
          <w:sz w:val="34"/>
          <w:szCs w:val="34"/>
          <w:rtl w:val="0"/>
        </w:rPr>
        <w:t xml:space="preserve">3.19 Mobile Device (Tablets or Smart Phone) with GPS and Display</w:t>
      </w:r>
    </w:p>
    <w:p w:rsidR="00000000" w:rsidDel="00000000" w:rsidP="00000000" w:rsidRDefault="00000000" w:rsidRPr="00000000" w14:paraId="00000776">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Our solution provides rugged, secure, fit-for-purpose mobile devices (tablets/smartphones) with integrated GPS and touch-screen displays for drivers/attendants. We primarily propose a portable ("Off-Bus") model allowing driver flexibility, utilizing existing/provided mounts compliant with safety regulations. Devices feature long battery life, offline data storage (min 3 days) with download capability, adjustable brightness, and robust security. We commit to procuring, installing, maintaining, and managing the lifecycle of ~11,250 devices (including buffer), meeting specified replacement commitments and warranty requirements.</w:t>
      </w:r>
    </w:p>
    <w:p w:rsidR="00000000" w:rsidDel="00000000" w:rsidP="00000000" w:rsidRDefault="00000000" w:rsidRPr="00000000" w14:paraId="00000777">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778">
      <w:pPr>
        <w:spacing w:after="240" w:before="240" w:lineRule="auto"/>
        <w:rPr/>
      </w:pPr>
      <w:r w:rsidDel="00000000" w:rsidR="00000000" w:rsidRPr="00000000">
        <w:rPr>
          <w:rtl w:val="0"/>
        </w:rPr>
        <w:t xml:space="preserve">The mobile device is the primary interface for drivers and the core data collection point for GPS and ridership. We propose the following to meet RFP requirements:</w:t>
      </w:r>
    </w:p>
    <w:p w:rsidR="00000000" w:rsidDel="00000000" w:rsidP="00000000" w:rsidRDefault="00000000" w:rsidRPr="00000000" w14:paraId="00000779">
      <w:pPr>
        <w:numPr>
          <w:ilvl w:val="0"/>
          <w:numId w:val="63"/>
        </w:numPr>
        <w:spacing w:after="0" w:afterAutospacing="0" w:before="120" w:lineRule="auto"/>
        <w:ind w:left="720" w:hanging="360"/>
      </w:pPr>
      <w:r w:rsidDel="00000000" w:rsidR="00000000" w:rsidRPr="00000000">
        <w:rPr>
          <w:b w:val="1"/>
          <w:rtl w:val="0"/>
        </w:rPr>
        <w:t xml:space="preserve">Device Type &amp; Deployment Model (RFP Sec 3.19.2, 3.19.4, 3.2.1, Q36-39, Q265):</w:t>
      </w:r>
      <w:r w:rsidDel="00000000" w:rsidR="00000000" w:rsidRPr="00000000">
        <w:rPr>
          <w:rtl w:val="0"/>
        </w:rPr>
        <w:t xml:space="preserve"> Our standard offering is the "Mobile Off-Bus" model: rugged Android/iOS [Tablet/Smartphone - Specify] devices assigned to drivers. These portable units offer operational flexibility (Q21) and are easily secured onto compatible mounting brackets within the bus during operation (RFP Sec 3.19.4). While we also support fixed "Mobile On-Bus" installations (RFP Sec 3.19.3) if required, the portable model aligns with OPT's preference for device independence (RFP Sec 3.2.1).</w:t>
      </w:r>
    </w:p>
    <w:p w:rsidR="00000000" w:rsidDel="00000000" w:rsidP="00000000" w:rsidRDefault="00000000" w:rsidRPr="00000000" w14:paraId="0000077A">
      <w:pPr>
        <w:numPr>
          <w:ilvl w:val="0"/>
          <w:numId w:val="63"/>
        </w:numPr>
        <w:spacing w:after="0" w:afterAutospacing="0" w:before="0" w:beforeAutospacing="0" w:lineRule="auto"/>
        <w:ind w:left="720" w:hanging="360"/>
      </w:pPr>
      <w:r w:rsidDel="00000000" w:rsidR="00000000" w:rsidRPr="00000000">
        <w:rPr>
          <w:b w:val="1"/>
          <w:rtl w:val="0"/>
        </w:rPr>
        <w:t xml:space="preserve">Ruggedness &amp; Security (RFP Sec 3.19.2, 3.19.12):</w:t>
      </w:r>
      <w:r w:rsidDel="00000000" w:rsidR="00000000" w:rsidRPr="00000000">
        <w:rPr>
          <w:rtl w:val="0"/>
        </w:rPr>
        <w:t xml:space="preserve"> Devices selected are [Specify ruggedness standard, e.g., IP67 rated, MIL-STD-810G compliant] to withstand NYC weather conditions and daily use within a school bus environment. Each device is supplied with a protective case and incorporates maximum data security features, including [Mention key features: e.g., device encryption, MDM enrollment, secure boot, OS hardening] managed according to our Security Strategy.</w:t>
      </w:r>
    </w:p>
    <w:p w:rsidR="00000000" w:rsidDel="00000000" w:rsidP="00000000" w:rsidRDefault="00000000" w:rsidRPr="00000000" w14:paraId="0000077B">
      <w:pPr>
        <w:numPr>
          <w:ilvl w:val="0"/>
          <w:numId w:val="63"/>
        </w:numPr>
        <w:spacing w:after="0" w:afterAutospacing="0" w:before="0" w:beforeAutospacing="0" w:lineRule="auto"/>
        <w:ind w:left="720" w:hanging="360"/>
      </w:pPr>
      <w:r w:rsidDel="00000000" w:rsidR="00000000" w:rsidRPr="00000000">
        <w:rPr>
          <w:b w:val="1"/>
          <w:rtl w:val="0"/>
        </w:rPr>
        <w:t xml:space="preserve">Mounting &amp; Installation (RFP Sec 3.19.3.a, 3.19.4.a, 3.19.5, 3.19.6, Q69, Q97, Q115, Q179, Q190, Q221/222):</w:t>
      </w:r>
      <w:r w:rsidDel="00000000" w:rsidR="00000000" w:rsidRPr="00000000">
        <w:rPr>
          <w:rtl w:val="0"/>
        </w:rPr>
        <w:t xml:space="preserve"> For the proposed "Off-Bus" solution, devices fit securely into robust mounting systems. We can utilize existing, serviceable RAM X-Grip mounts (Q69/Q97/Q115) or supply new, compatible mounting hardware as needed. All mounts allow clear driver visibility and passenger access for ID scanning/activation (RFP Sec 3.19.4) and comply with NYDMV/DOT safety regulations regarding placement (no line-of-sight obstruction - Q221/Q222). Our trained technicians perform all necessary installations (mounts, power wiring) at contractor locations (~70 yards - Q190), adhering strictly to vehicle manufacturer and safety guidelines (RFP Sec 3.19.6). Power for mounted devices typically involves wiring to the fuse box (Q40).</w:t>
      </w:r>
    </w:p>
    <w:p w:rsidR="00000000" w:rsidDel="00000000" w:rsidP="00000000" w:rsidRDefault="00000000" w:rsidRPr="00000000" w14:paraId="0000077C">
      <w:pPr>
        <w:numPr>
          <w:ilvl w:val="0"/>
          <w:numId w:val="63"/>
        </w:numPr>
        <w:spacing w:after="0" w:afterAutospacing="0" w:before="0" w:beforeAutospacing="0" w:lineRule="auto"/>
        <w:ind w:left="720" w:hanging="360"/>
      </w:pPr>
      <w:r w:rsidDel="00000000" w:rsidR="00000000" w:rsidRPr="00000000">
        <w:rPr>
          <w:b w:val="1"/>
          <w:rtl w:val="0"/>
        </w:rPr>
        <w:t xml:space="preserve">Quantity &amp; Lifecycle (RFP Sec 3.19.9, 3.19.10, 3.19.11, Q79, Q224):</w:t>
      </w:r>
      <w:r w:rsidDel="00000000" w:rsidR="00000000" w:rsidRPr="00000000">
        <w:rPr>
          <w:rtl w:val="0"/>
        </w:rPr>
        <w:t xml:space="preserve"> We will procure and deploy sufficient devices for the entire active fleet (~10,500 buses), plus a minimum 5% buffer (~525 units) for immediate swap/replacement needs, totaling ~11,250 devices delivered (RFP Sec 3.19.10). We commit contractually to an annual device replenishment/replacement process (specific % negotiable per Q224, RFP targets up to 20% annually) to address malfunctions, damage, or obsolescence (RFP Sec 3.19.11), with detailed tracking provided to OPT.</w:t>
      </w:r>
    </w:p>
    <w:p w:rsidR="00000000" w:rsidDel="00000000" w:rsidP="00000000" w:rsidRDefault="00000000" w:rsidRPr="00000000" w14:paraId="0000077D">
      <w:pPr>
        <w:numPr>
          <w:ilvl w:val="0"/>
          <w:numId w:val="63"/>
        </w:numPr>
        <w:spacing w:after="0" w:afterAutospacing="0" w:before="0" w:beforeAutospacing="0" w:lineRule="auto"/>
        <w:ind w:left="720" w:hanging="360"/>
      </w:pPr>
      <w:r w:rsidDel="00000000" w:rsidR="00000000" w:rsidRPr="00000000">
        <w:rPr>
          <w:b w:val="1"/>
          <w:rtl w:val="0"/>
        </w:rPr>
        <w:t xml:space="preserve">Power &amp; Operation (RFP Sec 3.19.3.b, 3.19.13, Q40):</w:t>
      </w:r>
      <w:r w:rsidDel="00000000" w:rsidR="00000000" w:rsidRPr="00000000">
        <w:rPr>
          <w:rtl w:val="0"/>
        </w:rPr>
        <w:t xml:space="preserve"> Devices are selected for battery life exceeding typical operational hours. When mounted ("On-Bus" or portable in bracket), they connect to vehicle power (typically via USB-C from fuse box connection per Q40, Q69) for continuous operation and charging, ensuring no reliance on battery alone during shifts and minimal impact on the vehicle's electrical system (RFP Sec 3.19.3.b).</w:t>
      </w:r>
    </w:p>
    <w:p w:rsidR="00000000" w:rsidDel="00000000" w:rsidP="00000000" w:rsidRDefault="00000000" w:rsidRPr="00000000" w14:paraId="0000077E">
      <w:pPr>
        <w:numPr>
          <w:ilvl w:val="0"/>
          <w:numId w:val="63"/>
        </w:numPr>
        <w:spacing w:after="0" w:afterAutospacing="0" w:before="0" w:beforeAutospacing="0" w:lineRule="auto"/>
        <w:ind w:left="720" w:hanging="360"/>
      </w:pPr>
      <w:r w:rsidDel="00000000" w:rsidR="00000000" w:rsidRPr="00000000">
        <w:rPr>
          <w:b w:val="1"/>
          <w:rtl w:val="0"/>
        </w:rPr>
        <w:t xml:space="preserve">Display &amp; Interface (RFP Sec 3.19.14, 3.19.17):</w:t>
      </w:r>
      <w:r w:rsidDel="00000000" w:rsidR="00000000" w:rsidRPr="00000000">
        <w:rPr>
          <w:rtl w:val="0"/>
        </w:rPr>
        <w:t xml:space="preserve"> Devices feature clear, responsive touch screens suitable for in-vehicle use. Brightness is automatically and manually adjustable to ensure optimal visibility in varying light conditions.</w:t>
      </w:r>
    </w:p>
    <w:p w:rsidR="00000000" w:rsidDel="00000000" w:rsidP="00000000" w:rsidRDefault="00000000" w:rsidRPr="00000000" w14:paraId="0000077F">
      <w:pPr>
        <w:numPr>
          <w:ilvl w:val="0"/>
          <w:numId w:val="63"/>
        </w:numPr>
        <w:spacing w:after="0" w:afterAutospacing="0" w:before="0" w:beforeAutospacing="0" w:lineRule="auto"/>
        <w:ind w:left="720" w:hanging="360"/>
      </w:pPr>
      <w:r w:rsidDel="00000000" w:rsidR="00000000" w:rsidRPr="00000000">
        <w:rPr>
          <w:b w:val="1"/>
          <w:rtl w:val="0"/>
        </w:rPr>
        <w:t xml:space="preserve">Offline Capability (RFP Sec 3.19.15, 3.19.16, Q223):</w:t>
      </w:r>
      <w:r w:rsidDel="00000000" w:rsidR="00000000" w:rsidRPr="00000000">
        <w:rPr>
          <w:rtl w:val="0"/>
        </w:rPr>
        <w:t xml:space="preserve"> If connectivity is lost, devices reliably store all critical operational data (GPS points, ridership scans/entries, timestamps) locally for a minimum of 3 days. A secure method [Describe method: e.g., USB download utility, local Wi-Fi sync] is provided to extract this data as a contingency, guaranteeing no data loss (Q223).</w:t>
      </w:r>
    </w:p>
    <w:p w:rsidR="00000000" w:rsidDel="00000000" w:rsidP="00000000" w:rsidRDefault="00000000" w:rsidRPr="00000000" w14:paraId="00000780">
      <w:pPr>
        <w:numPr>
          <w:ilvl w:val="0"/>
          <w:numId w:val="63"/>
        </w:numPr>
        <w:spacing w:after="360" w:before="0" w:beforeAutospacing="0" w:lineRule="auto"/>
        <w:ind w:left="720" w:hanging="360"/>
      </w:pPr>
      <w:r w:rsidDel="00000000" w:rsidR="00000000" w:rsidRPr="00000000">
        <w:rPr>
          <w:b w:val="1"/>
          <w:rtl w:val="0"/>
        </w:rPr>
        <w:t xml:space="preserve">Maintenance &amp; Warranty (RFP Sec 3.19.7, 3.21):</w:t>
      </w:r>
      <w:r w:rsidDel="00000000" w:rsidR="00000000" w:rsidRPr="00000000">
        <w:rPr>
          <w:rtl w:val="0"/>
        </w:rPr>
        <w:t xml:space="preserve"> All hardware is covered by a comprehensive warranty against defects and failures (RFP Sec 3.21.2). Our ground support team performs necessary maintenance and repairs adhering to all safety guidelines (RFP Sec 3.19.7), supported by robust logistics and SLAs (Sec 3.3, 3.4). OS updates are managed by the vendor (RFP Sec 3.21.1).</w:t>
      </w:r>
    </w:p>
    <w:p w:rsidR="00000000" w:rsidDel="00000000" w:rsidP="00000000" w:rsidRDefault="00000000" w:rsidRPr="00000000" w14:paraId="00000781">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U.2 - Hardware Lifecycle and Logistics Management.pdf</w:t>
      </w:r>
      <w:r w:rsidDel="00000000" w:rsidR="00000000" w:rsidRPr="00000000">
        <w:rPr>
          <w:i w:val="1"/>
          <w:color w:val="777777"/>
          <w:sz w:val="20"/>
          <w:szCs w:val="20"/>
          <w:rtl w:val="0"/>
        </w:rPr>
        <w:t xml:space="preserve"> (Device Specs, Procurement, Installation, Maintenance, Spares, Warranty, Power, Mounting, Quantity), </w:t>
      </w:r>
      <w:r w:rsidDel="00000000" w:rsidR="00000000" w:rsidRPr="00000000">
        <w:rPr>
          <w:rFonts w:ascii="Roboto Mono" w:cs="Roboto Mono" w:eastAsia="Roboto Mono" w:hAnsi="Roboto Mono"/>
          <w:i w:val="1"/>
          <w:color w:val="777777"/>
          <w:sz w:val="20"/>
          <w:szCs w:val="20"/>
          <w:shd w:fill="f0f0f0" w:val="clear"/>
          <w:rtl w:val="0"/>
        </w:rPr>
        <w:t xml:space="preserve">Appendix M.2 - Solution Design Functional and Non Functional Requirements.pdf</w:t>
      </w:r>
      <w:r w:rsidDel="00000000" w:rsidR="00000000" w:rsidRPr="00000000">
        <w:rPr>
          <w:i w:val="1"/>
          <w:color w:val="777777"/>
          <w:sz w:val="20"/>
          <w:szCs w:val="20"/>
          <w:rtl w:val="0"/>
        </w:rPr>
        <w:t xml:space="preserve"> (NFRs: Reliability, Usability, Offline Capability), </w:t>
      </w:r>
      <w:r w:rsidDel="00000000" w:rsidR="00000000" w:rsidRPr="00000000">
        <w:rPr>
          <w:rFonts w:ascii="Roboto Mono" w:cs="Roboto Mono" w:eastAsia="Roboto Mono" w:hAnsi="Roboto Mono"/>
          <w:i w:val="1"/>
          <w:color w:val="777777"/>
          <w:sz w:val="20"/>
          <w:szCs w:val="20"/>
          <w:shd w:fill="f0f0f0" w:val="clear"/>
          <w:rtl w:val="0"/>
        </w:rPr>
        <w:t xml:space="preserve">Appendix P.1 - Security Strategy.pdf</w:t>
      </w:r>
      <w:r w:rsidDel="00000000" w:rsidR="00000000" w:rsidRPr="00000000">
        <w:rPr>
          <w:i w:val="1"/>
          <w:color w:val="777777"/>
          <w:sz w:val="20"/>
          <w:szCs w:val="20"/>
          <w:rtl w:val="0"/>
        </w:rPr>
        <w:t xml:space="preserve"> (Device Security Features), </w:t>
      </w:r>
      <w:r w:rsidDel="00000000" w:rsidR="00000000" w:rsidRPr="00000000">
        <w:rPr>
          <w:rFonts w:ascii="Roboto Mono" w:cs="Roboto Mono" w:eastAsia="Roboto Mono" w:hAnsi="Roboto Mono"/>
          <w:i w:val="1"/>
          <w:color w:val="777777"/>
          <w:sz w:val="20"/>
          <w:szCs w:val="20"/>
          <w:shd w:fill="f0f0f0" w:val="clear"/>
          <w:rtl w:val="0"/>
        </w:rPr>
        <w:t xml:space="preserve">Appendix P.3 - Audit Framework.pdf</w:t>
      </w:r>
      <w:r w:rsidDel="00000000" w:rsidR="00000000" w:rsidRPr="00000000">
        <w:rPr>
          <w:i w:val="1"/>
          <w:color w:val="777777"/>
          <w:sz w:val="20"/>
          <w:szCs w:val="20"/>
          <w:rtl w:val="0"/>
        </w:rPr>
        <w:t xml:space="preserve"> (Regulatory Compliance for Installation), </w:t>
      </w:r>
      <w:r w:rsidDel="00000000" w:rsidR="00000000" w:rsidRPr="00000000">
        <w:rPr>
          <w:rFonts w:ascii="Roboto Mono" w:cs="Roboto Mono" w:eastAsia="Roboto Mono" w:hAnsi="Roboto Mono"/>
          <w:i w:val="1"/>
          <w:color w:val="777777"/>
          <w:sz w:val="20"/>
          <w:szCs w:val="20"/>
          <w:shd w:fill="f0f0f0" w:val="clear"/>
          <w:rtl w:val="0"/>
        </w:rPr>
        <w:t xml:space="preserve">Appendix M.1 - System Architecture.pdf</w:t>
      </w:r>
      <w:r w:rsidDel="00000000" w:rsidR="00000000" w:rsidRPr="00000000">
        <w:rPr>
          <w:i w:val="1"/>
          <w:color w:val="777777"/>
          <w:sz w:val="20"/>
          <w:szCs w:val="20"/>
          <w:rtl w:val="0"/>
        </w:rPr>
        <w:t xml:space="preserve"> (Device Integration)</w:t>
      </w:r>
    </w:p>
    <w:p w:rsidR="00000000" w:rsidDel="00000000" w:rsidP="00000000" w:rsidRDefault="00000000" w:rsidRPr="00000000" w14:paraId="0000078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83">
      <w:pPr>
        <w:pStyle w:val="Heading2"/>
        <w:keepNext w:val="0"/>
        <w:keepLines w:val="0"/>
        <w:pBdr>
          <w:bottom w:color="999999" w:space="2" w:sz="6" w:val="single"/>
        </w:pBdr>
        <w:spacing w:after="180" w:before="400" w:lineRule="auto"/>
        <w:rPr>
          <w:b w:val="1"/>
          <w:color w:val="003366"/>
          <w:sz w:val="34"/>
          <w:szCs w:val="34"/>
        </w:rPr>
      </w:pPr>
      <w:bookmarkStart w:colFirst="0" w:colLast="0" w:name="_2n6bouyc9cvm" w:id="130"/>
      <w:bookmarkEnd w:id="130"/>
      <w:r w:rsidDel="00000000" w:rsidR="00000000" w:rsidRPr="00000000">
        <w:rPr>
          <w:b w:val="1"/>
          <w:color w:val="003366"/>
          <w:sz w:val="34"/>
          <w:szCs w:val="34"/>
          <w:rtl w:val="0"/>
        </w:rPr>
        <w:t xml:space="preserve">3.20 Student ID Reader</w:t>
      </w:r>
    </w:p>
    <w:p w:rsidR="00000000" w:rsidDel="00000000" w:rsidP="00000000" w:rsidRDefault="00000000" w:rsidRPr="00000000" w14:paraId="00000784">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To support automated ridership recording, our solution includes [State your proposed reader solution: e.g., utilizing the mobile device's built-in camera for QR/barcode scanning / providing integrated peripheral NFC readers]. This capability is flexible, supporting various potential ID mechanisms (Barcode, QR code, NFC per Q10, Q27, Q147, Q188, Q262), scalable, and user-friendly, aligning with OPT's openness to vendor-proposed solutions given the lack of current standardized student IDs (Q70).</w:t>
      </w:r>
    </w:p>
    <w:p w:rsidR="00000000" w:rsidDel="00000000" w:rsidP="00000000" w:rsidRDefault="00000000" w:rsidRPr="00000000" w14:paraId="00000785">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786">
      <w:pPr>
        <w:spacing w:after="240" w:before="240" w:lineRule="auto"/>
        <w:rPr/>
      </w:pPr>
      <w:r w:rsidDel="00000000" w:rsidR="00000000" w:rsidRPr="00000000">
        <w:rPr>
          <w:rtl w:val="0"/>
        </w:rPr>
        <w:t xml:space="preserve">Our ridership system includes robust scanning capabilities to automate the capture of student boarding and disembarking events (RFP Sec 3.8.3.a, 3.8.4.a). Acknowledging that NYCPS does not currently mandate or centrally issue student IDs (Q70, Q146, Q225) and is open to various solutions (Q10, Q27, Q147, Q188, Q262), we propose the following flexible approach:</w:t>
      </w:r>
    </w:p>
    <w:p w:rsidR="00000000" w:rsidDel="00000000" w:rsidP="00000000" w:rsidRDefault="00000000" w:rsidRPr="00000000" w14:paraId="00000787">
      <w:pPr>
        <w:numPr>
          <w:ilvl w:val="0"/>
          <w:numId w:val="22"/>
        </w:numPr>
        <w:spacing w:after="0" w:afterAutospacing="0" w:before="120" w:lineRule="auto"/>
        <w:ind w:left="720" w:hanging="360"/>
      </w:pPr>
      <w:r w:rsidDel="00000000" w:rsidR="00000000" w:rsidRPr="00000000">
        <w:rPr>
          <w:b w:val="1"/>
          <w:rtl w:val="0"/>
        </w:rPr>
        <w:t xml:space="preserve">Scanning Mechanism (RFP Sec 3.20.1):</w:t>
      </w:r>
      <w:r w:rsidDel="00000000" w:rsidR="00000000" w:rsidRPr="00000000">
        <w:rPr>
          <w:rtl w:val="0"/>
        </w:rPr>
        <w:t xml:space="preserve"> Our primary proposed method is [State primary method, e.g., leveraging the high-resolution camera on the driver's mobile device combined with optimized software libraries to reliably scan QR codes or barcodes displayed either on student mobile devices (via the Student Module, RFP Sec 3.6.6) or on potential future physical cards.] </w:t>
      </w:r>
      <w:r w:rsidDel="00000000" w:rsidR="00000000" w:rsidRPr="00000000">
        <w:rPr>
          <w:b w:val="1"/>
          <w:rtl w:val="0"/>
        </w:rPr>
        <w:t xml:space="preserve">OR</w:t>
      </w:r>
      <w:r w:rsidDel="00000000" w:rsidR="00000000" w:rsidRPr="00000000">
        <w:rPr>
          <w:rtl w:val="0"/>
        </w:rPr>
        <w:t xml:space="preserve"> [State primary method, e.g., providing a dedicated peripheral reader connected (wired or Bluetooth) to the driver's mobile device. This reader supports NFC and suitable for tapping contactless cards.</w:t>
      </w:r>
    </w:p>
    <w:p w:rsidR="00000000" w:rsidDel="00000000" w:rsidP="00000000" w:rsidRDefault="00000000" w:rsidRPr="00000000" w14:paraId="00000788">
      <w:pPr>
        <w:numPr>
          <w:ilvl w:val="0"/>
          <w:numId w:val="22"/>
        </w:numPr>
        <w:spacing w:after="0" w:afterAutospacing="0" w:before="0" w:beforeAutospacing="0" w:lineRule="auto"/>
        <w:ind w:left="720" w:hanging="360"/>
      </w:pPr>
      <w:r w:rsidDel="00000000" w:rsidR="00000000" w:rsidRPr="00000000">
        <w:rPr>
          <w:b w:val="1"/>
          <w:rtl w:val="0"/>
        </w:rPr>
        <w:t xml:space="preserve">Flexibility:</w:t>
      </w:r>
      <w:r w:rsidDel="00000000" w:rsidR="00000000" w:rsidRPr="00000000">
        <w:rPr>
          <w:rtl w:val="0"/>
        </w:rPr>
        <w:t xml:space="preserve"> Our architecture supports multiple identification mechanisms (Barcode, QR code, NFC - Q10/Q147/Q262). Should NYCPS implement a specific standard ID technology in the future, our system can adapt, potentially requiring only software updates or reader configuration changes. We can also assist in generating secure QR codes within the Student Module app if that is the chosen direction.</w:t>
      </w:r>
    </w:p>
    <w:p w:rsidR="00000000" w:rsidDel="00000000" w:rsidP="00000000" w:rsidRDefault="00000000" w:rsidRPr="00000000" w14:paraId="00000789">
      <w:pPr>
        <w:numPr>
          <w:ilvl w:val="0"/>
          <w:numId w:val="22"/>
        </w:numPr>
        <w:spacing w:after="0" w:afterAutospacing="0" w:before="0" w:beforeAutospacing="0" w:lineRule="auto"/>
        <w:ind w:left="720" w:hanging="360"/>
      </w:pPr>
      <w:r w:rsidDel="00000000" w:rsidR="00000000" w:rsidRPr="00000000">
        <w:rPr>
          <w:b w:val="1"/>
          <w:rtl w:val="0"/>
        </w:rPr>
        <w:t xml:space="preserve">Deployment:</w:t>
      </w:r>
      <w:r w:rsidDel="00000000" w:rsidR="00000000" w:rsidRPr="00000000">
        <w:rPr>
          <w:rtl w:val="0"/>
        </w:rPr>
        <w:t xml:space="preserve"> The necessary scanning capability ([e.g., enabled software on driver device / peripheral readers]) will be delivered and supported as part of the overall hardware deployment to all required vehicles and SBCs (RFP Sec 3.20.1).</w:t>
      </w:r>
    </w:p>
    <w:p w:rsidR="00000000" w:rsidDel="00000000" w:rsidP="00000000" w:rsidRDefault="00000000" w:rsidRPr="00000000" w14:paraId="0000078A">
      <w:pPr>
        <w:numPr>
          <w:ilvl w:val="0"/>
          <w:numId w:val="22"/>
        </w:numPr>
        <w:spacing w:after="360" w:before="0" w:beforeAutospacing="0" w:lineRule="auto"/>
        <w:ind w:left="720" w:hanging="360"/>
      </w:pPr>
      <w:r w:rsidDel="00000000" w:rsidR="00000000" w:rsidRPr="00000000">
        <w:rPr>
          <w:b w:val="1"/>
          <w:rtl w:val="0"/>
        </w:rPr>
        <w:t xml:space="preserve">Integration:</w:t>
      </w:r>
      <w:r w:rsidDel="00000000" w:rsidR="00000000" w:rsidRPr="00000000">
        <w:rPr>
          <w:rtl w:val="0"/>
        </w:rPr>
        <w:t xml:space="preserve"> Scan events are immediately processed by the Driver Module application, recording the student ID, timestamp, and GPS location, feeding the central Ridership Recording system (Sec 3.8).</w:t>
      </w:r>
    </w:p>
    <w:p w:rsidR="00000000" w:rsidDel="00000000" w:rsidP="00000000" w:rsidRDefault="00000000" w:rsidRPr="00000000" w14:paraId="0000078B">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U.2 - Hardware Lifecycle and Logistics Management.pdf</w:t>
      </w:r>
      <w:r w:rsidDel="00000000" w:rsidR="00000000" w:rsidRPr="00000000">
        <w:rPr>
          <w:i w:val="1"/>
          <w:color w:val="777777"/>
          <w:sz w:val="20"/>
          <w:szCs w:val="20"/>
          <w:rtl w:val="0"/>
        </w:rPr>
        <w:t xml:space="preserve"> (Reader Hardware Specs/Procurement if applicable), </w:t>
      </w:r>
      <w:r w:rsidDel="00000000" w:rsidR="00000000" w:rsidRPr="00000000">
        <w:rPr>
          <w:rFonts w:ascii="Roboto Mono" w:cs="Roboto Mono" w:eastAsia="Roboto Mono" w:hAnsi="Roboto Mono"/>
          <w:i w:val="1"/>
          <w:color w:val="777777"/>
          <w:sz w:val="20"/>
          <w:szCs w:val="20"/>
          <w:shd w:fill="f0f0f0" w:val="clear"/>
          <w:rtl w:val="0"/>
        </w:rPr>
        <w:t xml:space="preserve">Appendix M.2 - Solution Design Functional and Non Functional Requirements.pdf</w:t>
      </w:r>
      <w:r w:rsidDel="00000000" w:rsidR="00000000" w:rsidRPr="00000000">
        <w:rPr>
          <w:i w:val="1"/>
          <w:color w:val="777777"/>
          <w:sz w:val="20"/>
          <w:szCs w:val="20"/>
          <w:rtl w:val="0"/>
        </w:rPr>
        <w:t xml:space="preserve"> (Ridership Scanning Feature), </w:t>
      </w:r>
      <w:r w:rsidDel="00000000" w:rsidR="00000000" w:rsidRPr="00000000">
        <w:rPr>
          <w:rFonts w:ascii="Roboto Mono" w:cs="Roboto Mono" w:eastAsia="Roboto Mono" w:hAnsi="Roboto Mono"/>
          <w:i w:val="1"/>
          <w:color w:val="777777"/>
          <w:sz w:val="20"/>
          <w:szCs w:val="20"/>
          <w:shd w:fill="f0f0f0" w:val="clear"/>
          <w:rtl w:val="0"/>
        </w:rPr>
        <w:t xml:space="preserve">Appendix M.1 - System Architecture.pdf</w:t>
      </w:r>
      <w:r w:rsidDel="00000000" w:rsidR="00000000" w:rsidRPr="00000000">
        <w:rPr>
          <w:i w:val="1"/>
          <w:color w:val="777777"/>
          <w:sz w:val="20"/>
          <w:szCs w:val="20"/>
          <w:rtl w:val="0"/>
        </w:rPr>
        <w:t xml:space="preserve"> (Integration with Driver Module/Ridership System)</w:t>
      </w:r>
    </w:p>
    <w:p w:rsidR="00000000" w:rsidDel="00000000" w:rsidP="00000000" w:rsidRDefault="00000000" w:rsidRPr="00000000" w14:paraId="0000078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8D">
      <w:pPr>
        <w:pStyle w:val="Heading2"/>
        <w:keepNext w:val="0"/>
        <w:keepLines w:val="0"/>
        <w:pBdr>
          <w:bottom w:color="999999" w:space="2" w:sz="6" w:val="single"/>
        </w:pBdr>
        <w:spacing w:after="180" w:before="400" w:lineRule="auto"/>
        <w:rPr>
          <w:b w:val="1"/>
          <w:color w:val="003366"/>
          <w:sz w:val="34"/>
          <w:szCs w:val="34"/>
        </w:rPr>
      </w:pPr>
      <w:bookmarkStart w:colFirst="0" w:colLast="0" w:name="_hxeenuulfcd6" w:id="131"/>
      <w:bookmarkEnd w:id="131"/>
      <w:r w:rsidDel="00000000" w:rsidR="00000000" w:rsidRPr="00000000">
        <w:rPr>
          <w:b w:val="1"/>
          <w:color w:val="003366"/>
          <w:sz w:val="34"/>
          <w:szCs w:val="34"/>
          <w:rtl w:val="0"/>
        </w:rPr>
        <w:t xml:space="preserve">3.21 Warranty</w:t>
      </w:r>
    </w:p>
    <w:p w:rsidR="00000000" w:rsidDel="00000000" w:rsidP="00000000" w:rsidRDefault="00000000" w:rsidRPr="00000000" w14:paraId="0000078E">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We provide a comprehensive warranty program covering all proposed hardware components (mobile devices, readers, mounts, peripherals) against defects and failures under normal use. This warranty includes timely repair or replacement service to minimize operational disruption. Furthermore, we commit to actively managing the operating systems on vendor-provided devices, ensuring they remain secure and supported (N-1 version policy) throughout the contract term.</w:t>
      </w:r>
    </w:p>
    <w:p w:rsidR="00000000" w:rsidDel="00000000" w:rsidP="00000000" w:rsidRDefault="00000000" w:rsidRPr="00000000" w14:paraId="0000078F">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790">
      <w:pPr>
        <w:numPr>
          <w:ilvl w:val="0"/>
          <w:numId w:val="105"/>
        </w:numPr>
        <w:spacing w:after="0" w:afterAutospacing="0" w:before="120" w:lineRule="auto"/>
        <w:ind w:left="720" w:hanging="360"/>
      </w:pPr>
      <w:r w:rsidDel="00000000" w:rsidR="00000000" w:rsidRPr="00000000">
        <w:rPr>
          <w:b w:val="1"/>
          <w:rtl w:val="0"/>
        </w:rPr>
        <w:t xml:space="preserve">Hardware Warranty Coverage (RFP Sec 3.21.2):</w:t>
      </w:r>
      <w:r w:rsidDel="00000000" w:rsidR="00000000" w:rsidRPr="00000000">
        <w:rPr>
          <w:rtl w:val="0"/>
        </w:rPr>
        <w:t xml:space="preserve"> All hardware components provided as part of our solution, including the primary mobile devices (tablets/smartphones), any peripheral ID readers, mounting hardware supplied by us, and ancillary equipment, are covered by a comprehensive manufacturer and/or vendor warranty. This warranty protects against manufacturing defects, hardware failures under normal operating conditions, and performance degradation beyond expected wear and tear for a period of [Specify Warranty Period, e.g., the initial 3-year contract term, or standard manufacturer warranty period].</w:t>
      </w:r>
    </w:p>
    <w:p w:rsidR="00000000" w:rsidDel="00000000" w:rsidP="00000000" w:rsidRDefault="00000000" w:rsidRPr="00000000" w14:paraId="00000791">
      <w:pPr>
        <w:numPr>
          <w:ilvl w:val="0"/>
          <w:numId w:val="105"/>
        </w:numPr>
        <w:spacing w:after="0" w:afterAutospacing="0" w:before="0" w:beforeAutospacing="0" w:lineRule="auto"/>
        <w:ind w:left="720" w:hanging="360"/>
      </w:pPr>
      <w:r w:rsidDel="00000000" w:rsidR="00000000" w:rsidRPr="00000000">
        <w:rPr>
          <w:b w:val="1"/>
          <w:rtl w:val="0"/>
        </w:rPr>
        <w:t xml:space="preserve">Warranty Service (RFP Sec 3.21.2):</w:t>
      </w:r>
      <w:r w:rsidDel="00000000" w:rsidR="00000000" w:rsidRPr="00000000">
        <w:rPr>
          <w:rtl w:val="0"/>
        </w:rPr>
        <w:t xml:space="preserve"> Warranty service includes diagnosis, repair, or replacement of defective components. Our Ground Support team (Sec 3.3) manages the warranty process, coordinating logistics to ensure repair/replacement occurs with minimal disruption to OPT operations, adhering to the support SLAs defined in Section 3.4. Replacement units are sourced from the buffer stock or procured expeditiously.</w:t>
      </w:r>
    </w:p>
    <w:p w:rsidR="00000000" w:rsidDel="00000000" w:rsidP="00000000" w:rsidRDefault="00000000" w:rsidRPr="00000000" w14:paraId="00000792">
      <w:pPr>
        <w:numPr>
          <w:ilvl w:val="0"/>
          <w:numId w:val="105"/>
        </w:numPr>
        <w:spacing w:after="360" w:before="0" w:beforeAutospacing="0" w:lineRule="auto"/>
        <w:ind w:left="720" w:hanging="360"/>
      </w:pPr>
      <w:r w:rsidDel="00000000" w:rsidR="00000000" w:rsidRPr="00000000">
        <w:rPr>
          <w:b w:val="1"/>
          <w:rtl w:val="0"/>
        </w:rPr>
        <w:t xml:space="preserve">Operating System Management (RFP Sec 3.21.1):</w:t>
      </w:r>
      <w:r w:rsidDel="00000000" w:rsidR="00000000" w:rsidRPr="00000000">
        <w:rPr>
          <w:rtl w:val="0"/>
        </w:rPr>
        <w:t xml:space="preserve"> For vendor-provided mobile devices, we take responsibility for managing the device operating system lifecycle. We ensure that devices consistently run an OS version that is no older than one major release behind the current public release (N-1 policy). This balances stability with security and access to necessary features. Our process includes rigorous testing and validation of OS updates in non-production environments before scheduling deployment to the fleet, coordinated with OPT and performed during maintenance windows to minimize disruption (Ref Sec 3.25.19 / 3.25.28).</w:t>
      </w:r>
    </w:p>
    <w:p w:rsidR="00000000" w:rsidDel="00000000" w:rsidP="00000000" w:rsidRDefault="00000000" w:rsidRPr="00000000" w14:paraId="00000793">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U.2 - Hardware Lifecycle and Logistics Management.pdf</w:t>
      </w:r>
      <w:r w:rsidDel="00000000" w:rsidR="00000000" w:rsidRPr="00000000">
        <w:rPr>
          <w:i w:val="1"/>
          <w:color w:val="777777"/>
          <w:sz w:val="20"/>
          <w:szCs w:val="20"/>
          <w:rtl w:val="0"/>
        </w:rPr>
        <w:t xml:space="preserve"> (Warranty Terms, OS Management Process), </w:t>
      </w:r>
      <w:r w:rsidDel="00000000" w:rsidR="00000000" w:rsidRPr="00000000">
        <w:rPr>
          <w:rFonts w:ascii="Roboto Mono" w:cs="Roboto Mono" w:eastAsia="Roboto Mono" w:hAnsi="Roboto Mono"/>
          <w:i w:val="1"/>
          <w:color w:val="777777"/>
          <w:sz w:val="20"/>
          <w:szCs w:val="20"/>
          <w:shd w:fill="f0f0f0" w:val="clear"/>
          <w:rtl w:val="0"/>
        </w:rPr>
        <w:t xml:space="preserve">Appendix U.1 - Vendor and Third Party Management.pdf</w:t>
      </w:r>
      <w:r w:rsidDel="00000000" w:rsidR="00000000" w:rsidRPr="00000000">
        <w:rPr>
          <w:i w:val="1"/>
          <w:color w:val="777777"/>
          <w:sz w:val="20"/>
          <w:szCs w:val="20"/>
          <w:rtl w:val="0"/>
        </w:rPr>
        <w:t xml:space="preserve"> (Contractual Warranty Commitments), </w:t>
      </w:r>
      <w:r w:rsidDel="00000000" w:rsidR="00000000" w:rsidRPr="00000000">
        <w:rPr>
          <w:rFonts w:ascii="Roboto Mono" w:cs="Roboto Mono" w:eastAsia="Roboto Mono" w:hAnsi="Roboto Mono"/>
          <w:i w:val="1"/>
          <w:color w:val="777777"/>
          <w:sz w:val="20"/>
          <w:szCs w:val="20"/>
          <w:shd w:fill="f0f0f0" w:val="clear"/>
          <w:rtl w:val="0"/>
        </w:rPr>
        <w:t xml:space="preserve">Appendix M.2 - Solution Design Functional and Non Functional Requirements.pdf</w:t>
      </w:r>
      <w:r w:rsidDel="00000000" w:rsidR="00000000" w:rsidRPr="00000000">
        <w:rPr>
          <w:i w:val="1"/>
          <w:color w:val="777777"/>
          <w:sz w:val="20"/>
          <w:szCs w:val="20"/>
          <w:rtl w:val="0"/>
        </w:rPr>
        <w:t xml:space="preserve"> (NFR Maintainability/Security related to OS updates)</w:t>
      </w:r>
    </w:p>
    <w:p w:rsidR="00000000" w:rsidDel="00000000" w:rsidP="00000000" w:rsidRDefault="00000000" w:rsidRPr="00000000" w14:paraId="0000079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5">
      <w:pPr>
        <w:pStyle w:val="Heading2"/>
        <w:keepNext w:val="0"/>
        <w:keepLines w:val="0"/>
        <w:pBdr>
          <w:bottom w:color="999999" w:space="2" w:sz="6" w:val="single"/>
        </w:pBdr>
        <w:spacing w:after="180" w:before="400" w:lineRule="auto"/>
        <w:rPr>
          <w:b w:val="1"/>
          <w:color w:val="003366"/>
          <w:sz w:val="34"/>
          <w:szCs w:val="34"/>
        </w:rPr>
      </w:pPr>
      <w:bookmarkStart w:colFirst="0" w:colLast="0" w:name="_7hdm82j26dk0" w:id="132"/>
      <w:bookmarkEnd w:id="132"/>
      <w:r w:rsidDel="00000000" w:rsidR="00000000" w:rsidRPr="00000000">
        <w:rPr>
          <w:b w:val="1"/>
          <w:color w:val="003366"/>
          <w:sz w:val="34"/>
          <w:szCs w:val="34"/>
          <w:rtl w:val="0"/>
        </w:rPr>
        <w:t xml:space="preserve">3.22 Human Capital Requirements</w:t>
      </w:r>
    </w:p>
    <w:p w:rsidR="00000000" w:rsidDel="00000000" w:rsidP="00000000" w:rsidRDefault="00000000" w:rsidRPr="00000000" w14:paraId="00000796">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Sentry commits a dedicated, experienced team to ensure the successful implementation and ongoing support of the Transportation Management System. This includes full-time, on-site Project Management throughout the implementation phase, readily available key technical roles (Business Analyst, Technical Lead) either on-site or through robust remote support structures, and comprehensive documentation covering all processes and procedures. Our proposal includes detailed plans for a phased rollout, starting with a pilot group, ensuring a smooth transition for all stakeholders.</w:t>
      </w:r>
    </w:p>
    <w:p w:rsidR="00000000" w:rsidDel="00000000" w:rsidP="00000000" w:rsidRDefault="00000000" w:rsidRPr="00000000" w14:paraId="00000797">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798">
      <w:pPr>
        <w:spacing w:after="240" w:before="240" w:lineRule="auto"/>
        <w:rPr/>
      </w:pPr>
      <w:r w:rsidDel="00000000" w:rsidR="00000000" w:rsidRPr="00000000">
        <w:rPr>
          <w:rtl w:val="0"/>
        </w:rPr>
        <w:t xml:space="preserve">We understand that successful project delivery depends heavily on the quality, availability, and structure of the project team. We meet the human capital requirements as follows:</w:t>
      </w:r>
    </w:p>
    <w:p w:rsidR="00000000" w:rsidDel="00000000" w:rsidP="00000000" w:rsidRDefault="00000000" w:rsidRPr="00000000" w14:paraId="00000799">
      <w:pPr>
        <w:numPr>
          <w:ilvl w:val="0"/>
          <w:numId w:val="6"/>
        </w:numPr>
        <w:spacing w:after="0" w:afterAutospacing="0" w:before="120" w:lineRule="auto"/>
        <w:ind w:left="720" w:hanging="360"/>
      </w:pPr>
      <w:r w:rsidDel="00000000" w:rsidR="00000000" w:rsidRPr="00000000">
        <w:rPr>
          <w:b w:val="1"/>
          <w:rtl w:val="0"/>
        </w:rPr>
        <w:t xml:space="preserve">Project Management (RFP Sec 3.22.1 Intro, Q226):</w:t>
      </w:r>
      <w:r w:rsidDel="00000000" w:rsidR="00000000" w:rsidRPr="00000000">
        <w:rPr>
          <w:rtl w:val="0"/>
        </w:rPr>
        <w:t xml:space="preserve"> We will assign a dedicated, full-time Project Manager who will be available on-site at OPT offices throughout the transition and implementation phases, as expected (Q226). This PM will serve as the primary point of contact and accountability for all aspects outlined, including managing test plans, overseeing installations, defining processes/procedures, coordinating communications and training, and facilitating OPT acceptance.</w:t>
      </w:r>
    </w:p>
    <w:p w:rsidR="00000000" w:rsidDel="00000000" w:rsidP="00000000" w:rsidRDefault="00000000" w:rsidRPr="00000000" w14:paraId="0000079A">
      <w:pPr>
        <w:numPr>
          <w:ilvl w:val="0"/>
          <w:numId w:val="6"/>
        </w:numPr>
        <w:spacing w:after="0" w:afterAutospacing="0" w:before="0" w:beforeAutospacing="0" w:lineRule="auto"/>
        <w:ind w:left="720" w:hanging="360"/>
      </w:pPr>
      <w:r w:rsidDel="00000000" w:rsidR="00000000" w:rsidRPr="00000000">
        <w:rPr>
          <w:b w:val="1"/>
          <w:rtl w:val="0"/>
        </w:rPr>
        <w:t xml:space="preserve">Key Technical Personnel (RFP Sec 3.22.1.1, Q12/Q17/Q89/Q273):</w:t>
      </w:r>
      <w:r w:rsidDel="00000000" w:rsidR="00000000" w:rsidRPr="00000000">
        <w:rPr>
          <w:rtl w:val="0"/>
        </w:rPr>
        <w:t xml:space="preserve"> We provide [Choose Option and Elaborate]:</w:t>
      </w:r>
    </w:p>
    <w:p w:rsidR="00000000" w:rsidDel="00000000" w:rsidP="00000000" w:rsidRDefault="00000000" w:rsidRPr="00000000" w14:paraId="0000079B">
      <w:pPr>
        <w:numPr>
          <w:ilvl w:val="1"/>
          <w:numId w:val="6"/>
        </w:numPr>
        <w:spacing w:after="0" w:afterAutospacing="0" w:before="0" w:beforeAutospacing="0" w:lineRule="auto"/>
        <w:ind w:left="1440" w:hanging="360"/>
      </w:pPr>
      <w:r w:rsidDel="00000000" w:rsidR="00000000" w:rsidRPr="00000000">
        <w:rPr>
          <w:b w:val="1"/>
          <w:rtl w:val="0"/>
        </w:rPr>
        <w:t xml:space="preserve">Option A (On-site):</w:t>
      </w:r>
      <w:r w:rsidDel="00000000" w:rsidR="00000000" w:rsidRPr="00000000">
        <w:rPr>
          <w:rtl w:val="0"/>
        </w:rPr>
        <w:t xml:space="preserve"> A full-time Business Analyst and a full-time Technical Lead based locally and available on-site daily during transition and implementation to work closely with OPT stakeholders, facilitate requirements clarification, oversee technical execution, and support potential legacy system migration activities (Q174 clarifies "cloning" means migration).</w:t>
      </w:r>
    </w:p>
    <w:p w:rsidR="00000000" w:rsidDel="00000000" w:rsidP="00000000" w:rsidRDefault="00000000" w:rsidRPr="00000000" w14:paraId="0000079C">
      <w:pPr>
        <w:numPr>
          <w:ilvl w:val="1"/>
          <w:numId w:val="6"/>
        </w:numPr>
        <w:spacing w:after="0" w:afterAutospacing="0" w:before="0" w:beforeAutospacing="0" w:lineRule="auto"/>
        <w:ind w:left="1440" w:hanging="360"/>
      </w:pPr>
      <w:r w:rsidDel="00000000" w:rsidR="00000000" w:rsidRPr="00000000">
        <w:rPr>
          <w:b w:val="1"/>
          <w:rtl w:val="0"/>
        </w:rPr>
        <w:t xml:space="preserve">Option B (Remote Core w/ On-site Presence):</w:t>
      </w:r>
      <w:r w:rsidDel="00000000" w:rsidR="00000000" w:rsidRPr="00000000">
        <w:rPr>
          <w:rtl w:val="0"/>
        </w:rPr>
        <w:t xml:space="preserve"> Core development resources located within the USA (per Q12/Q17), supplemented by key roles (e.g., Lead BA, Lead Architect, Data Lead, specific App Dev leads) committed to regular, frequent in-person working sessions at OPT offices as required (Q12/Q17). This is supported by robust remote collaboration tools and processes. [Specify which roles commit to in-person sessions].</w:t>
      </w:r>
    </w:p>
    <w:p w:rsidR="00000000" w:rsidDel="00000000" w:rsidP="00000000" w:rsidRDefault="00000000" w:rsidRPr="00000000" w14:paraId="0000079D">
      <w:pPr>
        <w:numPr>
          <w:ilvl w:val="0"/>
          <w:numId w:val="6"/>
        </w:numPr>
        <w:spacing w:after="0" w:afterAutospacing="0" w:before="0" w:beforeAutospacing="0" w:lineRule="auto"/>
        <w:ind w:left="720" w:hanging="360"/>
      </w:pPr>
      <w:r w:rsidDel="00000000" w:rsidR="00000000" w:rsidRPr="00000000">
        <w:rPr>
          <w:rtl w:val="0"/>
        </w:rPr>
        <w:t xml:space="preserve">Regardless of the model, our team structure ensures readily available expertise covering Product Development, System Architecture, Data Management, Training, Testing, and multi-tiered Technical/Call Center support (RFP Sec 3.22.1.1, 3.25.26.1). Our NYC-based Ground Support team for hardware logistics is detailed in Section 3.3.</w:t>
      </w:r>
    </w:p>
    <w:p w:rsidR="00000000" w:rsidDel="00000000" w:rsidP="00000000" w:rsidRDefault="00000000" w:rsidRPr="00000000" w14:paraId="0000079E">
      <w:pPr>
        <w:numPr>
          <w:ilvl w:val="0"/>
          <w:numId w:val="6"/>
        </w:numPr>
        <w:spacing w:after="0" w:afterAutospacing="0" w:before="0" w:beforeAutospacing="0" w:lineRule="auto"/>
        <w:ind w:left="720" w:hanging="360"/>
      </w:pPr>
      <w:r w:rsidDel="00000000" w:rsidR="00000000" w:rsidRPr="00000000">
        <w:rPr>
          <w:b w:val="1"/>
          <w:rtl w:val="0"/>
        </w:rPr>
        <w:t xml:space="preserve">Process Documentation (RFP Sec 3.22.1.2):</w:t>
      </w:r>
      <w:r w:rsidDel="00000000" w:rsidR="00000000" w:rsidRPr="00000000">
        <w:rPr>
          <w:rtl w:val="0"/>
        </w:rPr>
        <w:t xml:space="preserve"> Our solution delivery includes comprehensive documentation detailing all necessary policies, processes, and procedures for the enterprise-wide use of the system. This includes user guides for all roles (drivers, attendants, dispatchers, routers, admins, school staff), system maintenance procedures, and report generation instructions, ensuring clarity and consistency.</w:t>
      </w:r>
    </w:p>
    <w:p w:rsidR="00000000" w:rsidDel="00000000" w:rsidP="00000000" w:rsidRDefault="00000000" w:rsidRPr="00000000" w14:paraId="0000079F">
      <w:pPr>
        <w:numPr>
          <w:ilvl w:val="0"/>
          <w:numId w:val="6"/>
        </w:numPr>
        <w:spacing w:after="0" w:afterAutospacing="0" w:before="0" w:beforeAutospacing="0" w:lineRule="auto"/>
        <w:ind w:left="720" w:hanging="360"/>
      </w:pPr>
      <w:r w:rsidDel="00000000" w:rsidR="00000000" w:rsidRPr="00000000">
        <w:rPr>
          <w:b w:val="1"/>
          <w:rtl w:val="0"/>
        </w:rPr>
        <w:t xml:space="preserve">Team Structure &amp; Subcontractors (RFP Sec 3.22.1.3, 3.22.1.4, Q4.1.1/2):</w:t>
      </w:r>
      <w:r w:rsidDel="00000000" w:rsidR="00000000" w:rsidRPr="00000000">
        <w:rPr>
          <w:rtl w:val="0"/>
        </w:rPr>
        <w:t xml:space="preserve"> Detailed organizational charts (overall company and project-specific) identifying key personnel, roles, reporting structures, and trainers are provided in Appendix E1/E2 of this proposal. Any subcontractors utilized (e.g., for specialized development Q89/Q248 or ground support) are clearly identified, with their roles, percentage allocation (Q4.1.2), and key personnel resumes/licenses included as required (Q3.22.1.4, Q4.1.3).</w:t>
      </w:r>
    </w:p>
    <w:p w:rsidR="00000000" w:rsidDel="00000000" w:rsidP="00000000" w:rsidRDefault="00000000" w:rsidRPr="00000000" w14:paraId="000007A0">
      <w:pPr>
        <w:numPr>
          <w:ilvl w:val="0"/>
          <w:numId w:val="6"/>
        </w:numPr>
        <w:spacing w:after="360" w:before="0" w:beforeAutospacing="0" w:lineRule="auto"/>
        <w:ind w:left="720" w:hanging="360"/>
      </w:pPr>
      <w:r w:rsidDel="00000000" w:rsidR="00000000" w:rsidRPr="00000000">
        <w:rPr>
          <w:b w:val="1"/>
          <w:rtl w:val="0"/>
        </w:rPr>
        <w:t xml:space="preserve">Implementation Approach (RFP Sec 3.22.1.5):</w:t>
      </w:r>
      <w:r w:rsidDel="00000000" w:rsidR="00000000" w:rsidRPr="00000000">
        <w:rPr>
          <w:rtl w:val="0"/>
        </w:rPr>
        <w:t xml:space="preserve"> We propose a phased rollout strategy, beginning with a pilot deployment involving a representative test group (e.g., select depots/schools/routes) before system-wide launch. This allows for validation, refinement, and incorporates lessons learned. A detailed phased plan, including timelines and pilot scope, is included in our Project Implementation Plan (Section 3.8).</w:t>
      </w:r>
    </w:p>
    <w:p w:rsidR="00000000" w:rsidDel="00000000" w:rsidP="00000000" w:rsidRDefault="00000000" w:rsidRPr="00000000" w14:paraId="000007A1">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X.1 - Team Structure and Processes.pdf</w:t>
      </w:r>
      <w:r w:rsidDel="00000000" w:rsidR="00000000" w:rsidRPr="00000000">
        <w:rPr>
          <w:i w:val="1"/>
          <w:color w:val="777777"/>
          <w:sz w:val="20"/>
          <w:szCs w:val="20"/>
          <w:rtl w:val="0"/>
        </w:rPr>
        <w:t xml:space="preserve"> (Org Charts, Roles, Responsibilities, Location Strategy), </w:t>
      </w:r>
      <w:r w:rsidDel="00000000" w:rsidR="00000000" w:rsidRPr="00000000">
        <w:rPr>
          <w:rFonts w:ascii="Roboto Mono" w:cs="Roboto Mono" w:eastAsia="Roboto Mono" w:hAnsi="Roboto Mono"/>
          <w:i w:val="1"/>
          <w:color w:val="777777"/>
          <w:sz w:val="20"/>
          <w:szCs w:val="20"/>
          <w:shd w:fill="f0f0f0" w:val="clear"/>
          <w:rtl w:val="0"/>
        </w:rPr>
        <w:t xml:space="preserve">Appendix O.1.1 - Project Execution Roadmap.pdf</w:t>
      </w:r>
      <w:r w:rsidDel="00000000" w:rsidR="00000000" w:rsidRPr="00000000">
        <w:rPr>
          <w:i w:val="1"/>
          <w:color w:val="777777"/>
          <w:sz w:val="20"/>
          <w:szCs w:val="20"/>
          <w:rtl w:val="0"/>
        </w:rPr>
        <w:t xml:space="preserve"> (PM Role, Phased Rollout, Transition Plan), </w:t>
      </w:r>
      <w:r w:rsidDel="00000000" w:rsidR="00000000" w:rsidRPr="00000000">
        <w:rPr>
          <w:rFonts w:ascii="Roboto Mono" w:cs="Roboto Mono" w:eastAsia="Roboto Mono" w:hAnsi="Roboto Mono"/>
          <w:i w:val="1"/>
          <w:color w:val="777777"/>
          <w:sz w:val="20"/>
          <w:szCs w:val="20"/>
          <w:shd w:fill="f0f0f0" w:val="clear"/>
          <w:rtl w:val="0"/>
        </w:rPr>
        <w:t xml:space="preserve">Appendix T.1 - User Onboarding and Training Strategy.pdf</w:t>
      </w:r>
      <w:r w:rsidDel="00000000" w:rsidR="00000000" w:rsidRPr="00000000">
        <w:rPr>
          <w:i w:val="1"/>
          <w:color w:val="777777"/>
          <w:sz w:val="20"/>
          <w:szCs w:val="20"/>
          <w:rtl w:val="0"/>
        </w:rPr>
        <w:t xml:space="preserve"> (Process Documentation Deliverables), </w:t>
      </w:r>
      <w:r w:rsidDel="00000000" w:rsidR="00000000" w:rsidRPr="00000000">
        <w:rPr>
          <w:rFonts w:ascii="Roboto Mono" w:cs="Roboto Mono" w:eastAsia="Roboto Mono" w:hAnsi="Roboto Mono"/>
          <w:i w:val="1"/>
          <w:color w:val="777777"/>
          <w:sz w:val="20"/>
          <w:szCs w:val="20"/>
          <w:shd w:fill="f0f0f0" w:val="clear"/>
          <w:rtl w:val="0"/>
        </w:rPr>
        <w:t xml:space="preserve">Appendix U.1 - Vendor and Third Party Management.pdf</w:t>
      </w:r>
      <w:r w:rsidDel="00000000" w:rsidR="00000000" w:rsidRPr="00000000">
        <w:rPr>
          <w:i w:val="1"/>
          <w:color w:val="777777"/>
          <w:sz w:val="20"/>
          <w:szCs w:val="20"/>
          <w:rtl w:val="0"/>
        </w:rPr>
        <w:t xml:space="preserve"> (Subcontractor Details, Support Model)</w:t>
      </w:r>
    </w:p>
    <w:p w:rsidR="00000000" w:rsidDel="00000000" w:rsidP="00000000" w:rsidRDefault="00000000" w:rsidRPr="00000000" w14:paraId="000007A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3">
      <w:pPr>
        <w:pStyle w:val="Heading2"/>
        <w:keepNext w:val="0"/>
        <w:keepLines w:val="0"/>
        <w:pBdr>
          <w:bottom w:color="999999" w:space="2" w:sz="6" w:val="single"/>
        </w:pBdr>
        <w:spacing w:after="180" w:before="400" w:lineRule="auto"/>
        <w:rPr>
          <w:b w:val="1"/>
          <w:color w:val="003366"/>
          <w:sz w:val="34"/>
          <w:szCs w:val="34"/>
        </w:rPr>
      </w:pPr>
      <w:bookmarkStart w:colFirst="0" w:colLast="0" w:name="_ono960f55yyz" w:id="133"/>
      <w:bookmarkEnd w:id="133"/>
      <w:r w:rsidDel="00000000" w:rsidR="00000000" w:rsidRPr="00000000">
        <w:rPr>
          <w:b w:val="1"/>
          <w:color w:val="003366"/>
          <w:sz w:val="34"/>
          <w:szCs w:val="34"/>
          <w:rtl w:val="0"/>
        </w:rPr>
        <w:t xml:space="preserve">3.23 Training</w:t>
      </w:r>
    </w:p>
    <w:p w:rsidR="00000000" w:rsidDel="00000000" w:rsidP="00000000" w:rsidRDefault="00000000" w:rsidRPr="00000000" w14:paraId="000007A4">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We provide a comprehensive, multi-faceted training program designed to effectively onboard the exceptionally large and diverse user base onto the new system and processes. Our plan includes initial vendor-led training supplemented by a train-the-trainer model, utilizing efficient delivery mechanisms (virtual/in-person). We supply all necessary training materials, covering all roles and system aspects, and partner with NYCPS stakeholders to drive towards the high participation targets mandated by the RFP.</w:t>
      </w:r>
    </w:p>
    <w:p w:rsidR="00000000" w:rsidDel="00000000" w:rsidP="00000000" w:rsidRDefault="00000000" w:rsidRPr="00000000" w14:paraId="000007A5">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7A6">
      <w:pPr>
        <w:spacing w:after="240" w:before="240" w:lineRule="auto"/>
        <w:rPr/>
      </w:pPr>
      <w:r w:rsidDel="00000000" w:rsidR="00000000" w:rsidRPr="00000000">
        <w:rPr>
          <w:rtl w:val="0"/>
        </w:rPr>
        <w:t xml:space="preserve">Recognizing the critical importance of user competence and adoption for a successful implementation involving tens of thousands of users across various roles, we have developed a detailed training strategy (Ref: </w:t>
      </w:r>
      <w:r w:rsidDel="00000000" w:rsidR="00000000" w:rsidRPr="00000000">
        <w:rPr>
          <w:rFonts w:ascii="Roboto Mono" w:cs="Roboto Mono" w:eastAsia="Roboto Mono" w:hAnsi="Roboto Mono"/>
          <w:color w:val="188038"/>
          <w:shd w:fill="f0f0f0" w:val="clear"/>
          <w:rtl w:val="0"/>
        </w:rPr>
        <w:t xml:space="preserve">Appendix T.1 - User Onboarding and Training Strategy.pdf</w:t>
      </w:r>
      <w:r w:rsidDel="00000000" w:rsidR="00000000" w:rsidRPr="00000000">
        <w:rPr>
          <w:rtl w:val="0"/>
        </w:rPr>
        <w:t xml:space="preserve">). Our approach addresses the requirements of RFP Section 3.23:</w:t>
      </w:r>
    </w:p>
    <w:p w:rsidR="00000000" w:rsidDel="00000000" w:rsidP="00000000" w:rsidRDefault="00000000" w:rsidRPr="00000000" w14:paraId="000007A7">
      <w:pPr>
        <w:numPr>
          <w:ilvl w:val="0"/>
          <w:numId w:val="75"/>
        </w:numPr>
        <w:spacing w:after="0" w:afterAutospacing="0" w:before="120" w:lineRule="auto"/>
        <w:ind w:left="720" w:hanging="360"/>
      </w:pPr>
      <w:r w:rsidDel="00000000" w:rsidR="00000000" w:rsidRPr="00000000">
        <w:rPr>
          <w:b w:val="1"/>
          <w:rtl w:val="0"/>
        </w:rPr>
        <w:t xml:space="preserve">Audience Scope &amp; Scale (RFP Sec 3.23.1, Q41, Q76, Q87, Q114, Q148, Q264, Q612):</w:t>
      </w:r>
      <w:r w:rsidDel="00000000" w:rsidR="00000000" w:rsidRPr="00000000">
        <w:rPr>
          <w:rtl w:val="0"/>
        </w:rPr>
        <w:t xml:space="preserve"> Our training program is designed to reach the entire user population, including:</w:t>
      </w:r>
    </w:p>
    <w:p w:rsidR="00000000" w:rsidDel="00000000" w:rsidP="00000000" w:rsidRDefault="00000000" w:rsidRPr="00000000" w14:paraId="000007A8">
      <w:pPr>
        <w:numPr>
          <w:ilvl w:val="1"/>
          <w:numId w:val="75"/>
        </w:numPr>
        <w:spacing w:after="0" w:afterAutospacing="0" w:before="0" w:beforeAutospacing="0" w:lineRule="auto"/>
        <w:ind w:left="1440" w:hanging="360"/>
      </w:pPr>
      <w:r w:rsidDel="00000000" w:rsidR="00000000" w:rsidRPr="00000000">
        <w:rPr>
          <w:rtl w:val="0"/>
        </w:rPr>
        <w:t xml:space="preserve">~9,000 Drivers (Q41/Q87/Q126)</w:t>
      </w:r>
    </w:p>
    <w:p w:rsidR="00000000" w:rsidDel="00000000" w:rsidP="00000000" w:rsidRDefault="00000000" w:rsidRPr="00000000" w14:paraId="000007A9">
      <w:pPr>
        <w:numPr>
          <w:ilvl w:val="1"/>
          <w:numId w:val="75"/>
        </w:numPr>
        <w:spacing w:after="0" w:afterAutospacing="0" w:before="0" w:beforeAutospacing="0" w:lineRule="auto"/>
        <w:ind w:left="1440" w:hanging="360"/>
      </w:pPr>
      <w:r w:rsidDel="00000000" w:rsidR="00000000" w:rsidRPr="00000000">
        <w:rPr>
          <w:rtl w:val="0"/>
        </w:rPr>
        <w:t xml:space="preserve">~8,000 Attendants (Q41 clarifies typo from RFP)</w:t>
      </w:r>
    </w:p>
    <w:p w:rsidR="00000000" w:rsidDel="00000000" w:rsidP="00000000" w:rsidRDefault="00000000" w:rsidRPr="00000000" w14:paraId="000007AA">
      <w:pPr>
        <w:numPr>
          <w:ilvl w:val="1"/>
          <w:numId w:val="75"/>
        </w:numPr>
        <w:spacing w:after="0" w:afterAutospacing="0" w:before="0" w:beforeAutospacing="0" w:lineRule="auto"/>
        <w:ind w:left="1440" w:hanging="360"/>
      </w:pPr>
      <w:r w:rsidDel="00000000" w:rsidR="00000000" w:rsidRPr="00000000">
        <w:rPr>
          <w:rtl w:val="0"/>
        </w:rPr>
        <w:t xml:space="preserve">~30 Routers (Q76/Q114)</w:t>
      </w:r>
    </w:p>
    <w:p w:rsidR="00000000" w:rsidDel="00000000" w:rsidP="00000000" w:rsidRDefault="00000000" w:rsidRPr="00000000" w14:paraId="000007AB">
      <w:pPr>
        <w:numPr>
          <w:ilvl w:val="1"/>
          <w:numId w:val="75"/>
        </w:numPr>
        <w:spacing w:after="0" w:afterAutospacing="0" w:before="0" w:beforeAutospacing="0" w:lineRule="auto"/>
        <w:ind w:left="1440" w:hanging="360"/>
      </w:pPr>
      <w:r w:rsidDel="00000000" w:rsidR="00000000" w:rsidRPr="00000000">
        <w:rPr>
          <w:rtl w:val="0"/>
        </w:rPr>
        <w:t xml:space="preserve">~50 OPT Staff Members (RFP Sec 3.23.1)</w:t>
      </w:r>
    </w:p>
    <w:p w:rsidR="00000000" w:rsidDel="00000000" w:rsidP="00000000" w:rsidRDefault="00000000" w:rsidRPr="00000000" w14:paraId="000007AC">
      <w:pPr>
        <w:numPr>
          <w:ilvl w:val="1"/>
          <w:numId w:val="75"/>
        </w:numPr>
        <w:spacing w:after="0" w:afterAutospacing="0" w:before="0" w:beforeAutospacing="0" w:lineRule="auto"/>
        <w:ind w:left="1440" w:hanging="360"/>
      </w:pPr>
      <w:r w:rsidDel="00000000" w:rsidR="00000000" w:rsidRPr="00000000">
        <w:rPr>
          <w:rtl w:val="0"/>
        </w:rPr>
        <w:t xml:space="preserve">~350 SBC Dispatchers/Admin Staff (Q76/Q114)</w:t>
      </w:r>
    </w:p>
    <w:p w:rsidR="00000000" w:rsidDel="00000000" w:rsidP="00000000" w:rsidRDefault="00000000" w:rsidRPr="00000000" w14:paraId="000007AD">
      <w:pPr>
        <w:numPr>
          <w:ilvl w:val="1"/>
          <w:numId w:val="75"/>
        </w:numPr>
        <w:spacing w:after="0" w:afterAutospacing="0" w:before="0" w:beforeAutospacing="0" w:lineRule="auto"/>
        <w:ind w:left="1440" w:hanging="360"/>
      </w:pPr>
      <w:r w:rsidDel="00000000" w:rsidR="00000000" w:rsidRPr="00000000">
        <w:rPr>
          <w:rtl w:val="0"/>
        </w:rPr>
        <w:t xml:space="preserve">~3,000 School Administrators/Users (Q76/Q114)</w:t>
      </w:r>
    </w:p>
    <w:p w:rsidR="00000000" w:rsidDel="00000000" w:rsidP="00000000" w:rsidRDefault="00000000" w:rsidRPr="00000000" w14:paraId="000007AE">
      <w:pPr>
        <w:numPr>
          <w:ilvl w:val="1"/>
          <w:numId w:val="75"/>
        </w:numPr>
        <w:spacing w:after="0" w:afterAutospacing="0" w:before="0" w:beforeAutospacing="0" w:lineRule="auto"/>
        <w:ind w:left="1440" w:hanging="360"/>
      </w:pPr>
      <w:r w:rsidDel="00000000" w:rsidR="00000000" w:rsidRPr="00000000">
        <w:rPr>
          <w:rtl w:val="0"/>
        </w:rPr>
        <w:t xml:space="preserve">~200 Other OPT/Central Staff (Q76/Q114)</w:t>
      </w:r>
    </w:p>
    <w:p w:rsidR="00000000" w:rsidDel="00000000" w:rsidP="00000000" w:rsidRDefault="00000000" w:rsidRPr="00000000" w14:paraId="000007AF">
      <w:pPr>
        <w:numPr>
          <w:ilvl w:val="1"/>
          <w:numId w:val="75"/>
        </w:numPr>
        <w:spacing w:after="0" w:afterAutospacing="0" w:before="0" w:beforeAutospacing="0" w:lineRule="auto"/>
        <w:ind w:left="1440" w:hanging="360"/>
      </w:pPr>
      <w:r w:rsidDel="00000000" w:rsidR="00000000" w:rsidRPr="00000000">
        <w:rPr>
          <w:rtl w:val="0"/>
        </w:rPr>
        <w:t xml:space="preserve">~300,000 Parents/Caregivers (Q76/Q114)</w:t>
      </w:r>
    </w:p>
    <w:p w:rsidR="00000000" w:rsidDel="00000000" w:rsidP="00000000" w:rsidRDefault="00000000" w:rsidRPr="00000000" w14:paraId="000007B0">
      <w:pPr>
        <w:numPr>
          <w:ilvl w:val="1"/>
          <w:numId w:val="75"/>
        </w:numPr>
        <w:spacing w:after="0" w:afterAutospacing="0" w:before="0" w:beforeAutospacing="0" w:lineRule="auto"/>
        <w:ind w:left="1440" w:hanging="360"/>
      </w:pPr>
      <w:r w:rsidDel="00000000" w:rsidR="00000000" w:rsidRPr="00000000">
        <w:rPr>
          <w:rtl w:val="0"/>
        </w:rPr>
        <w:t xml:space="preserve">~170,000 Students (RFP Sec 3.23.1)</w:t>
      </w:r>
    </w:p>
    <w:p w:rsidR="00000000" w:rsidDel="00000000" w:rsidP="00000000" w:rsidRDefault="00000000" w:rsidRPr="00000000" w14:paraId="000007B1">
      <w:pPr>
        <w:numPr>
          <w:ilvl w:val="0"/>
          <w:numId w:val="75"/>
        </w:numPr>
        <w:spacing w:after="0" w:afterAutospacing="0" w:before="0" w:beforeAutospacing="0" w:lineRule="auto"/>
        <w:ind w:left="720" w:hanging="360"/>
      </w:pPr>
      <w:r w:rsidDel="00000000" w:rsidR="00000000" w:rsidRPr="00000000">
        <w:rPr>
          <w:b w:val="1"/>
          <w:rtl w:val="0"/>
        </w:rPr>
        <w:t xml:space="preserve">Training Program Structure &amp; Delivery (RFP Sec 3.23.4, Q108, Q227, Q241):</w:t>
      </w:r>
      <w:r w:rsidDel="00000000" w:rsidR="00000000" w:rsidRPr="00000000">
        <w:rPr>
          <w:rtl w:val="0"/>
        </w:rPr>
        <w:t xml:space="preserve"> Our training plan, employs a blended approach:</w:t>
      </w:r>
    </w:p>
    <w:p w:rsidR="00000000" w:rsidDel="00000000" w:rsidP="00000000" w:rsidRDefault="00000000" w:rsidRPr="00000000" w14:paraId="000007B2">
      <w:pPr>
        <w:numPr>
          <w:ilvl w:val="1"/>
          <w:numId w:val="75"/>
        </w:numPr>
        <w:spacing w:after="0" w:afterAutospacing="0" w:before="0" w:beforeAutospacing="0" w:lineRule="auto"/>
        <w:ind w:left="1440" w:hanging="360"/>
      </w:pPr>
      <w:r w:rsidDel="00000000" w:rsidR="00000000" w:rsidRPr="00000000">
        <w:rPr>
          <w:b w:val="1"/>
          <w:rtl w:val="0"/>
        </w:rPr>
        <w:t xml:space="preserve">Initial Implementation Training:</w:t>
      </w:r>
      <w:r w:rsidDel="00000000" w:rsidR="00000000" w:rsidRPr="00000000">
        <w:rPr>
          <w:rtl w:val="0"/>
        </w:rPr>
        <w:t xml:space="preserve"> Vendor-led sessions covering core functionalities, processes, and device usage, tailored to each user role.</w:t>
      </w:r>
    </w:p>
    <w:p w:rsidR="00000000" w:rsidDel="00000000" w:rsidP="00000000" w:rsidRDefault="00000000" w:rsidRPr="00000000" w14:paraId="000007B3">
      <w:pPr>
        <w:numPr>
          <w:ilvl w:val="1"/>
          <w:numId w:val="75"/>
        </w:numPr>
        <w:spacing w:after="0" w:afterAutospacing="0" w:before="0" w:beforeAutospacing="0" w:lineRule="auto"/>
        <w:ind w:left="1440" w:hanging="360"/>
      </w:pPr>
      <w:r w:rsidDel="00000000" w:rsidR="00000000" w:rsidRPr="00000000">
        <w:rPr>
          <w:b w:val="1"/>
          <w:rtl w:val="0"/>
        </w:rPr>
        <w:t xml:space="preserve">Train-the-Trainer (TTT) Program:</w:t>
      </w:r>
      <w:r w:rsidDel="00000000" w:rsidR="00000000" w:rsidRPr="00000000">
        <w:rPr>
          <w:rtl w:val="0"/>
        </w:rPr>
        <w:t xml:space="preserve"> We will train designated NYCPS/OPT/SBC personnel to conduct ongoing and refresher training sessions post-implementation.</w:t>
      </w:r>
    </w:p>
    <w:p w:rsidR="00000000" w:rsidDel="00000000" w:rsidP="00000000" w:rsidRDefault="00000000" w:rsidRPr="00000000" w14:paraId="000007B4">
      <w:pPr>
        <w:numPr>
          <w:ilvl w:val="1"/>
          <w:numId w:val="75"/>
        </w:numPr>
        <w:spacing w:after="0" w:afterAutospacing="0" w:before="0" w:beforeAutospacing="0" w:lineRule="auto"/>
        <w:ind w:left="1440" w:hanging="360"/>
      </w:pPr>
      <w:r w:rsidDel="00000000" w:rsidR="00000000" w:rsidRPr="00000000">
        <w:rPr>
          <w:b w:val="1"/>
          <w:rtl w:val="0"/>
        </w:rPr>
        <w:t xml:space="preserve">Annual Training:</w:t>
      </w:r>
      <w:r w:rsidDel="00000000" w:rsidR="00000000" w:rsidRPr="00000000">
        <w:rPr>
          <w:rtl w:val="0"/>
        </w:rPr>
        <w:t xml:space="preserve"> We will provide materials and support for required annual refresher training.</w:t>
      </w:r>
    </w:p>
    <w:p w:rsidR="00000000" w:rsidDel="00000000" w:rsidP="00000000" w:rsidRDefault="00000000" w:rsidRPr="00000000" w14:paraId="000007B5">
      <w:pPr>
        <w:numPr>
          <w:ilvl w:val="1"/>
          <w:numId w:val="75"/>
        </w:numPr>
        <w:spacing w:after="0" w:afterAutospacing="0" w:before="0" w:beforeAutospacing="0" w:lineRule="auto"/>
        <w:ind w:left="1440" w:hanging="360"/>
      </w:pPr>
      <w:r w:rsidDel="00000000" w:rsidR="00000000" w:rsidRPr="00000000">
        <w:rPr>
          <w:b w:val="1"/>
          <w:rtl w:val="0"/>
        </w:rPr>
        <w:t xml:space="preserve">Delivery Mechanisms:</w:t>
      </w:r>
      <w:r w:rsidDel="00000000" w:rsidR="00000000" w:rsidRPr="00000000">
        <w:rPr>
          <w:rtl w:val="0"/>
        </w:rPr>
        <w:t xml:space="preserve"> We utilize a mix of efficient methods, including electronic/virtual sessions (webinars, e-learning modules), in-person workshops (conducted at SBC locations or other suitable venues per Q241), instructional videos, and quick reference guides, chosen based on audience needs and scale.</w:t>
      </w:r>
    </w:p>
    <w:p w:rsidR="00000000" w:rsidDel="00000000" w:rsidP="00000000" w:rsidRDefault="00000000" w:rsidRPr="00000000" w14:paraId="000007B6">
      <w:pPr>
        <w:numPr>
          <w:ilvl w:val="0"/>
          <w:numId w:val="75"/>
        </w:numPr>
        <w:spacing w:after="0" w:afterAutospacing="0" w:before="0" w:beforeAutospacing="0" w:lineRule="auto"/>
        <w:ind w:left="720" w:hanging="360"/>
      </w:pPr>
      <w:r w:rsidDel="00000000" w:rsidR="00000000" w:rsidRPr="00000000">
        <w:rPr>
          <w:b w:val="1"/>
          <w:rtl w:val="0"/>
        </w:rPr>
        <w:t xml:space="preserve">Content &amp; Materials (RFP Sec 3.23.2, 3.23.5):</w:t>
      </w:r>
      <w:r w:rsidDel="00000000" w:rsidR="00000000" w:rsidRPr="00000000">
        <w:rPr>
          <w:rtl w:val="0"/>
        </w:rPr>
        <w:t xml:space="preserve"> Training covers all aspects of the solution: devices, software modules, new processes, workflows, methods, procedures, and reporting. We will create and deliver a complete, comprehensive set of training materials in electronic format (including workflow diagrams, user manuals, videos, communication templates) to the OPT Training Director prior to implementation start. Materials will support multi-language requirements where applicable (e.g., driver/parent facing content).</w:t>
      </w:r>
    </w:p>
    <w:p w:rsidR="00000000" w:rsidDel="00000000" w:rsidP="00000000" w:rsidRDefault="00000000" w:rsidRPr="00000000" w14:paraId="000007B7">
      <w:pPr>
        <w:numPr>
          <w:ilvl w:val="0"/>
          <w:numId w:val="75"/>
        </w:numPr>
        <w:spacing w:after="0" w:afterAutospacing="0" w:before="0" w:beforeAutospacing="0" w:lineRule="auto"/>
        <w:ind w:left="720" w:hanging="360"/>
      </w:pPr>
      <w:r w:rsidDel="00000000" w:rsidR="00000000" w:rsidRPr="00000000">
        <w:rPr>
          <w:b w:val="1"/>
          <w:rtl w:val="0"/>
        </w:rPr>
        <w:t xml:space="preserve">Participation &amp; Communication (RFP Sec 3.23.2, 3.23.3, Q228):</w:t>
      </w:r>
      <w:r w:rsidDel="00000000" w:rsidR="00000000" w:rsidRPr="00000000">
        <w:rPr>
          <w:rtl w:val="0"/>
        </w:rPr>
        <w:t xml:space="preserve"> We understand the 99.99% participation target is ambitious and requires a collaborative effort. While we provide the training and robust communication about schedules and content (RFP Sec 3.23.3), we will partner with NYCPS/OPT, schools, and SBC operational units who share responsibility for ensuring attendance (Q228). We will provide tools for tracking attendance and completion to support this shared goal.</w:t>
      </w:r>
    </w:p>
    <w:p w:rsidR="00000000" w:rsidDel="00000000" w:rsidP="00000000" w:rsidRDefault="00000000" w:rsidRPr="00000000" w14:paraId="000007B8">
      <w:pPr>
        <w:numPr>
          <w:ilvl w:val="0"/>
          <w:numId w:val="75"/>
        </w:numPr>
        <w:spacing w:after="360" w:before="0" w:beforeAutospacing="0" w:lineRule="auto"/>
        <w:ind w:left="720" w:hanging="360"/>
      </w:pPr>
      <w:r w:rsidDel="00000000" w:rsidR="00000000" w:rsidRPr="00000000">
        <w:rPr>
          <w:b w:val="1"/>
          <w:rtl w:val="0"/>
        </w:rPr>
        <w:t xml:space="preserve">Knowledge Transfer (Technical) (RFP Sec 3.25.33.1, Q229):</w:t>
      </w:r>
      <w:r w:rsidDel="00000000" w:rsidR="00000000" w:rsidRPr="00000000">
        <w:rPr>
          <w:rtl w:val="0"/>
        </w:rPr>
        <w:t xml:space="preserve"> Separate technical training sessions are planned to enable NYCPS technical staff to monitor, maintain, configure, and perform basic customizations/enhancements independently (see Sec 3.6 NFR Fulfillment).</w:t>
      </w:r>
    </w:p>
    <w:p w:rsidR="00000000" w:rsidDel="00000000" w:rsidP="00000000" w:rsidRDefault="00000000" w:rsidRPr="00000000" w14:paraId="000007B9">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T.1 - User Onboarding and Training Strategy.pdf</w:t>
      </w:r>
      <w:r w:rsidDel="00000000" w:rsidR="00000000" w:rsidRPr="00000000">
        <w:rPr>
          <w:i w:val="1"/>
          <w:color w:val="777777"/>
          <w:sz w:val="20"/>
          <w:szCs w:val="20"/>
          <w:rtl w:val="0"/>
        </w:rPr>
        <w:t xml:space="preserve"> (Overall Strategy, Plan Details, Content, KT), </w:t>
      </w:r>
      <w:r w:rsidDel="00000000" w:rsidR="00000000" w:rsidRPr="00000000">
        <w:rPr>
          <w:rFonts w:ascii="Roboto Mono" w:cs="Roboto Mono" w:eastAsia="Roboto Mono" w:hAnsi="Roboto Mono"/>
          <w:i w:val="1"/>
          <w:color w:val="777777"/>
          <w:sz w:val="20"/>
          <w:szCs w:val="20"/>
          <w:shd w:fill="f0f0f0" w:val="clear"/>
          <w:rtl w:val="0"/>
        </w:rPr>
        <w:t xml:space="preserve">Appendix O.1.1 - Project Execution Roadmap.pdf</w:t>
      </w:r>
      <w:r w:rsidDel="00000000" w:rsidR="00000000" w:rsidRPr="00000000">
        <w:rPr>
          <w:i w:val="1"/>
          <w:color w:val="777777"/>
          <w:sz w:val="20"/>
          <w:szCs w:val="20"/>
          <w:rtl w:val="0"/>
        </w:rPr>
        <w:t xml:space="preserve"> (Timeline, Deliverables), </w:t>
      </w:r>
      <w:r w:rsidDel="00000000" w:rsidR="00000000" w:rsidRPr="00000000">
        <w:rPr>
          <w:rFonts w:ascii="Roboto Mono" w:cs="Roboto Mono" w:eastAsia="Roboto Mono" w:hAnsi="Roboto Mono"/>
          <w:i w:val="1"/>
          <w:color w:val="777777"/>
          <w:sz w:val="20"/>
          <w:szCs w:val="20"/>
          <w:shd w:fill="f0f0f0" w:val="clear"/>
          <w:rtl w:val="0"/>
        </w:rPr>
        <w:t xml:space="preserve">Appendix X.2 - Communications and Status Reporting Strategy.pdf</w:t>
      </w:r>
      <w:r w:rsidDel="00000000" w:rsidR="00000000" w:rsidRPr="00000000">
        <w:rPr>
          <w:i w:val="1"/>
          <w:color w:val="777777"/>
          <w:sz w:val="20"/>
          <w:szCs w:val="20"/>
          <w:rtl w:val="0"/>
        </w:rPr>
        <w:t xml:space="preserve"> (Communication Plan Aspects), </w:t>
      </w:r>
      <w:r w:rsidDel="00000000" w:rsidR="00000000" w:rsidRPr="00000000">
        <w:rPr>
          <w:rFonts w:ascii="Roboto Mono" w:cs="Roboto Mono" w:eastAsia="Roboto Mono" w:hAnsi="Roboto Mono"/>
          <w:i w:val="1"/>
          <w:color w:val="777777"/>
          <w:sz w:val="20"/>
          <w:szCs w:val="20"/>
          <w:shd w:fill="f0f0f0" w:val="clear"/>
          <w:rtl w:val="0"/>
        </w:rPr>
        <w:t xml:space="preserve">Appendix X.1 - Team Structure and Processes.pdf</w:t>
      </w:r>
      <w:r w:rsidDel="00000000" w:rsidR="00000000" w:rsidRPr="00000000">
        <w:rPr>
          <w:i w:val="1"/>
          <w:color w:val="777777"/>
          <w:sz w:val="20"/>
          <w:szCs w:val="20"/>
          <w:rtl w:val="0"/>
        </w:rPr>
        <w:t xml:space="preserve"> (Roles/Responsibilities for Participation)</w:t>
      </w:r>
    </w:p>
    <w:p w:rsidR="00000000" w:rsidDel="00000000" w:rsidP="00000000" w:rsidRDefault="00000000" w:rsidRPr="00000000" w14:paraId="000007B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BB">
      <w:pPr>
        <w:pStyle w:val="Heading2"/>
        <w:keepNext w:val="0"/>
        <w:keepLines w:val="0"/>
        <w:pBdr>
          <w:bottom w:color="999999" w:space="2" w:sz="6" w:val="single"/>
        </w:pBdr>
        <w:spacing w:after="180" w:before="400" w:lineRule="auto"/>
        <w:rPr>
          <w:b w:val="1"/>
          <w:color w:val="003366"/>
          <w:sz w:val="34"/>
          <w:szCs w:val="34"/>
        </w:rPr>
      </w:pPr>
      <w:bookmarkStart w:colFirst="0" w:colLast="0" w:name="_mqavimxw54i1" w:id="134"/>
      <w:bookmarkEnd w:id="134"/>
      <w:r w:rsidDel="00000000" w:rsidR="00000000" w:rsidRPr="00000000">
        <w:rPr>
          <w:b w:val="1"/>
          <w:color w:val="003366"/>
          <w:sz w:val="34"/>
          <w:szCs w:val="34"/>
          <w:rtl w:val="0"/>
        </w:rPr>
        <w:t xml:space="preserve">3.24 Incident Management (Customer Service/Complaints)</w:t>
      </w:r>
    </w:p>
    <w:p w:rsidR="00000000" w:rsidDel="00000000" w:rsidP="00000000" w:rsidRDefault="00000000" w:rsidRPr="00000000" w14:paraId="000007BC">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We provide a comprehensive Incident Management service, distinct from technical hardware/software support, focused on addressing customer service complaints and inquiries from stakeholders like SBCs, Schools, and Parents/Caregivers. This service includes vendor-managed support tiers, coordination of necessary repairs or replacements (linking to Ground Support), and operates according to detailed Service Level Agreements (SLAs) and Standard Operating Procedures (SOPs) submitted with this proposal.</w:t>
      </w:r>
    </w:p>
    <w:p w:rsidR="00000000" w:rsidDel="00000000" w:rsidP="00000000" w:rsidRDefault="00000000" w:rsidRPr="00000000" w14:paraId="000007BD">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7BE">
      <w:pPr>
        <w:spacing w:after="240" w:before="240" w:lineRule="auto"/>
        <w:rPr/>
      </w:pPr>
      <w:r w:rsidDel="00000000" w:rsidR="00000000" w:rsidRPr="00000000">
        <w:rPr>
          <w:rtl w:val="0"/>
        </w:rPr>
        <w:t xml:space="preserve">Beyond the technical support detailed under GPS Ground Support (Sec 3.3) and the ticketing system (Sec 3.5), we recognize the need for a process specifically addressing non-technical complaints, service inquiries, and feedback from various stakeholders regarding the transportation service itself (as facilitated by the new system).</w:t>
      </w:r>
    </w:p>
    <w:p w:rsidR="00000000" w:rsidDel="00000000" w:rsidP="00000000" w:rsidRDefault="00000000" w:rsidRPr="00000000" w14:paraId="000007BF">
      <w:pPr>
        <w:numPr>
          <w:ilvl w:val="0"/>
          <w:numId w:val="74"/>
        </w:numPr>
        <w:spacing w:after="0" w:afterAutospacing="0" w:before="120" w:lineRule="auto"/>
        <w:ind w:left="720" w:hanging="360"/>
      </w:pPr>
      <w:r w:rsidDel="00000000" w:rsidR="00000000" w:rsidRPr="00000000">
        <w:rPr>
          <w:b w:val="1"/>
          <w:rtl w:val="0"/>
        </w:rPr>
        <w:t xml:space="preserve">Vendor-Managed Support Tiers (RFP Sec 3.24.1, 3.25.26.1):</w:t>
      </w:r>
      <w:r w:rsidDel="00000000" w:rsidR="00000000" w:rsidRPr="00000000">
        <w:rPr>
          <w:rtl w:val="0"/>
        </w:rPr>
        <w:t xml:space="preserve"> We manage all support tiers for these types of incidents. Our Help Desk (Sec 3.3.1) serves as the initial point of contact, equipped to handle inquiries and complaints from SBCs, Schools, and potentially Parent/Caregivers (leveraging feedback channels described in Sec 3.6.9/Q198). Incidents are logged, categorized, and escalated through defined tiers (Tier 1 Help Desk, Tier 2 Technical Team, Tier 3 Specialist/Management per RFP Sec 3.25.26.1) for appropriate investigation and resolution.</w:t>
      </w:r>
    </w:p>
    <w:p w:rsidR="00000000" w:rsidDel="00000000" w:rsidP="00000000" w:rsidRDefault="00000000" w:rsidRPr="00000000" w14:paraId="000007C0">
      <w:pPr>
        <w:numPr>
          <w:ilvl w:val="0"/>
          <w:numId w:val="74"/>
        </w:numPr>
        <w:spacing w:after="0" w:afterAutospacing="0" w:before="0" w:beforeAutospacing="0" w:lineRule="auto"/>
        <w:ind w:left="720" w:hanging="360"/>
      </w:pPr>
      <w:r w:rsidDel="00000000" w:rsidR="00000000" w:rsidRPr="00000000">
        <w:rPr>
          <w:b w:val="1"/>
          <w:rtl w:val="0"/>
        </w:rPr>
        <w:t xml:space="preserve">Coordination with Hardware Support (RFP Sec 3.24.2):</w:t>
      </w:r>
      <w:r w:rsidDel="00000000" w:rsidR="00000000" w:rsidRPr="00000000">
        <w:rPr>
          <w:rtl w:val="0"/>
        </w:rPr>
        <w:t xml:space="preserve"> If a customer service incident is determined to be caused by or require hardware intervention (e.g., a complaint arising from a malfunctioning device), the Incident Management process seamlessly interfaces with our GPS Ground Support (Sec 3.3) to schedule necessary repairs or organize replacements for SBCs.</w:t>
      </w:r>
    </w:p>
    <w:p w:rsidR="00000000" w:rsidDel="00000000" w:rsidP="00000000" w:rsidRDefault="00000000" w:rsidRPr="00000000" w14:paraId="000007C1">
      <w:pPr>
        <w:numPr>
          <w:ilvl w:val="0"/>
          <w:numId w:val="74"/>
        </w:numPr>
        <w:spacing w:after="0" w:afterAutospacing="0" w:before="0" w:beforeAutospacing="0" w:lineRule="auto"/>
        <w:ind w:left="720" w:hanging="360"/>
      </w:pPr>
      <w:r w:rsidDel="00000000" w:rsidR="00000000" w:rsidRPr="00000000">
        <w:rPr>
          <w:b w:val="1"/>
          <w:rtl w:val="0"/>
        </w:rPr>
        <w:t xml:space="preserve">SLA &amp; SOPs (RFP Sec 3.24.3, 3.25.26.1):</w:t>
      </w:r>
      <w:r w:rsidDel="00000000" w:rsidR="00000000" w:rsidRPr="00000000">
        <w:rPr>
          <w:rtl w:val="0"/>
        </w:rPr>
        <w:t xml:space="preserve"> Detailed SLAs and SOPs specifically governing Incident Management for customer service are provided within this proposal [Reference Appendices where SLA/SOPs are located, e.g., Appendix F]. These documents define:</w:t>
      </w:r>
    </w:p>
    <w:p w:rsidR="00000000" w:rsidDel="00000000" w:rsidP="00000000" w:rsidRDefault="00000000" w:rsidRPr="00000000" w14:paraId="000007C2">
      <w:pPr>
        <w:numPr>
          <w:ilvl w:val="1"/>
          <w:numId w:val="74"/>
        </w:numPr>
        <w:spacing w:after="0" w:afterAutospacing="0" w:before="0" w:beforeAutospacing="0" w:lineRule="auto"/>
        <w:ind w:left="1440" w:hanging="360"/>
      </w:pPr>
      <w:r w:rsidDel="00000000" w:rsidR="00000000" w:rsidRPr="00000000">
        <w:rPr>
          <w:rtl w:val="0"/>
        </w:rPr>
        <w:t xml:space="preserve">Key Performance Metrics (e.g., response times, resolution times for different incident types/severities).</w:t>
      </w:r>
    </w:p>
    <w:p w:rsidR="00000000" w:rsidDel="00000000" w:rsidP="00000000" w:rsidRDefault="00000000" w:rsidRPr="00000000" w14:paraId="000007C3">
      <w:pPr>
        <w:numPr>
          <w:ilvl w:val="1"/>
          <w:numId w:val="74"/>
        </w:numPr>
        <w:spacing w:after="0" w:afterAutospacing="0" w:before="0" w:beforeAutospacing="0" w:lineRule="auto"/>
        <w:ind w:left="1440" w:hanging="360"/>
      </w:pPr>
      <w:r w:rsidDel="00000000" w:rsidR="00000000" w:rsidRPr="00000000">
        <w:rPr>
          <w:rtl w:val="0"/>
        </w:rPr>
        <w:t xml:space="preserve">Escalation procedures.</w:t>
      </w:r>
    </w:p>
    <w:p w:rsidR="00000000" w:rsidDel="00000000" w:rsidP="00000000" w:rsidRDefault="00000000" w:rsidRPr="00000000" w14:paraId="000007C4">
      <w:pPr>
        <w:numPr>
          <w:ilvl w:val="1"/>
          <w:numId w:val="74"/>
        </w:numPr>
        <w:spacing w:after="0" w:afterAutospacing="0" w:before="0" w:beforeAutospacing="0" w:lineRule="auto"/>
        <w:ind w:left="1440" w:hanging="360"/>
      </w:pPr>
      <w:r w:rsidDel="00000000" w:rsidR="00000000" w:rsidRPr="00000000">
        <w:rPr>
          <w:rtl w:val="0"/>
        </w:rPr>
        <w:t xml:space="preserve">Workflow details, including roles and responsibilities within our support structure.</w:t>
      </w:r>
    </w:p>
    <w:p w:rsidR="00000000" w:rsidDel="00000000" w:rsidP="00000000" w:rsidRDefault="00000000" w:rsidRPr="00000000" w14:paraId="000007C5">
      <w:pPr>
        <w:numPr>
          <w:ilvl w:val="1"/>
          <w:numId w:val="74"/>
        </w:numPr>
        <w:spacing w:after="0" w:afterAutospacing="0" w:before="0" w:beforeAutospacing="0" w:lineRule="auto"/>
        <w:ind w:left="1440" w:hanging="360"/>
      </w:pPr>
      <w:r w:rsidDel="00000000" w:rsidR="00000000" w:rsidRPr="00000000">
        <w:rPr>
          <w:rtl w:val="0"/>
        </w:rPr>
        <w:t xml:space="preserve">Communication protocols for keeping stakeholders informed.</w:t>
      </w:r>
    </w:p>
    <w:p w:rsidR="00000000" w:rsidDel="00000000" w:rsidP="00000000" w:rsidRDefault="00000000" w:rsidRPr="00000000" w14:paraId="000007C6">
      <w:pPr>
        <w:numPr>
          <w:ilvl w:val="0"/>
          <w:numId w:val="74"/>
        </w:numPr>
        <w:spacing w:after="360" w:before="0" w:beforeAutospacing="0" w:lineRule="auto"/>
        <w:ind w:left="720" w:hanging="360"/>
      </w:pPr>
      <w:r w:rsidDel="00000000" w:rsidR="00000000" w:rsidRPr="00000000">
        <w:rPr>
          <w:rtl w:val="0"/>
        </w:rPr>
        <w:t xml:space="preserve">These SLAs and SOPs align with NYCPS operational standards and industry best practices to ensure timely resolution and high service quality.</w:t>
      </w:r>
    </w:p>
    <w:p w:rsidR="00000000" w:rsidDel="00000000" w:rsidP="00000000" w:rsidRDefault="00000000" w:rsidRPr="00000000" w14:paraId="000007C7">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Q.2 - Observability and Monitoring Strategy.pdf</w:t>
      </w:r>
      <w:r w:rsidDel="00000000" w:rsidR="00000000" w:rsidRPr="00000000">
        <w:rPr>
          <w:i w:val="1"/>
          <w:color w:val="777777"/>
          <w:sz w:val="20"/>
          <w:szCs w:val="20"/>
          <w:rtl w:val="0"/>
        </w:rPr>
        <w:t xml:space="preserve"> (Incident Process, Ticketing Integration), </w:t>
      </w:r>
      <w:r w:rsidDel="00000000" w:rsidR="00000000" w:rsidRPr="00000000">
        <w:rPr>
          <w:rFonts w:ascii="Roboto Mono" w:cs="Roboto Mono" w:eastAsia="Roboto Mono" w:hAnsi="Roboto Mono"/>
          <w:i w:val="1"/>
          <w:color w:val="777777"/>
          <w:sz w:val="20"/>
          <w:szCs w:val="20"/>
          <w:shd w:fill="f0f0f0" w:val="clear"/>
          <w:rtl w:val="0"/>
        </w:rPr>
        <w:t xml:space="preserve">Appendix U.1 - Vendor and Third Party Management.pdf</w:t>
      </w:r>
      <w:r w:rsidDel="00000000" w:rsidR="00000000" w:rsidRPr="00000000">
        <w:rPr>
          <w:i w:val="1"/>
          <w:color w:val="777777"/>
          <w:sz w:val="20"/>
          <w:szCs w:val="20"/>
          <w:rtl w:val="0"/>
        </w:rPr>
        <w:t xml:space="preserve"> (Support Model, Link to submitted SLA/SOPs), </w:t>
      </w:r>
      <w:r w:rsidDel="00000000" w:rsidR="00000000" w:rsidRPr="00000000">
        <w:rPr>
          <w:rFonts w:ascii="Roboto Mono" w:cs="Roboto Mono" w:eastAsia="Roboto Mono" w:hAnsi="Roboto Mono"/>
          <w:i w:val="1"/>
          <w:color w:val="777777"/>
          <w:sz w:val="20"/>
          <w:szCs w:val="20"/>
          <w:shd w:fill="f0f0f0" w:val="clear"/>
          <w:rtl w:val="0"/>
        </w:rPr>
        <w:t xml:space="preserve">Appendix X.1 - Team Structure and Processes.pdf</w:t>
      </w:r>
      <w:r w:rsidDel="00000000" w:rsidR="00000000" w:rsidRPr="00000000">
        <w:rPr>
          <w:i w:val="1"/>
          <w:color w:val="777777"/>
          <w:sz w:val="20"/>
          <w:szCs w:val="20"/>
          <w:rtl w:val="0"/>
        </w:rPr>
        <w:t xml:space="preserve"> (Support Roles), </w:t>
      </w:r>
      <w:r w:rsidDel="00000000" w:rsidR="00000000" w:rsidRPr="00000000">
        <w:rPr>
          <w:rFonts w:ascii="Roboto Mono" w:cs="Roboto Mono" w:eastAsia="Roboto Mono" w:hAnsi="Roboto Mono"/>
          <w:i w:val="1"/>
          <w:color w:val="777777"/>
          <w:sz w:val="20"/>
          <w:szCs w:val="20"/>
          <w:shd w:fill="f0f0f0" w:val="clear"/>
          <w:rtl w:val="0"/>
        </w:rPr>
        <w:t xml:space="preserve">Appendix U.2 - Hardware Lifecycle and Logistics Management.pdf</w:t>
      </w:r>
      <w:r w:rsidDel="00000000" w:rsidR="00000000" w:rsidRPr="00000000">
        <w:rPr>
          <w:i w:val="1"/>
          <w:color w:val="777777"/>
          <w:sz w:val="20"/>
          <w:szCs w:val="20"/>
          <w:rtl w:val="0"/>
        </w:rPr>
        <w:t xml:space="preserve"> (Link to Repair Coordination)</w:t>
      </w:r>
    </w:p>
    <w:p w:rsidR="00000000" w:rsidDel="00000000" w:rsidP="00000000" w:rsidRDefault="00000000" w:rsidRPr="00000000" w14:paraId="000007C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C9">
      <w:pPr>
        <w:pStyle w:val="Heading1"/>
        <w:keepNext w:val="0"/>
        <w:keepLines w:val="0"/>
        <w:pBdr>
          <w:bottom w:color="003366" w:space="3" w:sz="12" w:val="single"/>
        </w:pBdr>
        <w:spacing w:after="240" w:before="560" w:lineRule="auto"/>
        <w:rPr>
          <w:b w:val="1"/>
          <w:color w:val="003366"/>
          <w:sz w:val="46"/>
          <w:szCs w:val="46"/>
        </w:rPr>
      </w:pPr>
      <w:bookmarkStart w:colFirst="0" w:colLast="0" w:name="_qc0f20bs5g6a" w:id="135"/>
      <w:bookmarkEnd w:id="135"/>
      <w:r w:rsidDel="00000000" w:rsidR="00000000" w:rsidRPr="00000000">
        <w:rPr>
          <w:b w:val="1"/>
          <w:color w:val="003366"/>
          <w:sz w:val="46"/>
          <w:szCs w:val="46"/>
          <w:rtl w:val="0"/>
        </w:rPr>
        <w:t xml:space="preserve">3.25 Non-functional Requirements (NFRs)</w:t>
      </w:r>
    </w:p>
    <w:p w:rsidR="00000000" w:rsidDel="00000000" w:rsidP="00000000" w:rsidRDefault="00000000" w:rsidRPr="00000000" w14:paraId="000007CA">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Our solution is architected and developed to meet the stringent Non-functional Requirements outlined in RFP Section 3.25 and associated appendices. We address critical aspects including Accessibility (WCAG 2.0 AA, multi-language), Adaptability, Auditing, Architecture robustness (scalability, reliability, HA/DR), Authentication/Authorization compliance, Availability SLAs (including "eight nines"), Business Continuity (RPO/RTO targets), Data Integration standards, Data Integrity and Security (including compliance with FERPA, HIPAA, NYCPS policies, encryption standards), Maintainability, Performance targets, and Usability standards. We commit to ongoing compliance with NYCPS, OTI, NYC3, and DIIT policies.</w:t>
      </w:r>
    </w:p>
    <w:p w:rsidR="00000000" w:rsidDel="00000000" w:rsidP="00000000" w:rsidRDefault="00000000" w:rsidRPr="00000000" w14:paraId="000007CB">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7CC">
      <w:pPr>
        <w:spacing w:after="240" w:before="240" w:lineRule="auto"/>
        <w:rPr/>
      </w:pPr>
      <w:r w:rsidDel="00000000" w:rsidR="00000000" w:rsidRPr="00000000">
        <w:rPr>
          <w:rtl w:val="0"/>
        </w:rPr>
        <w:t xml:space="preserve">We understand that meeting the extensive Non-functional Requirements (NFRs) is critical for the success, reliability, security, and usability of the Transportation Management System. Our technical architecture, development methodologies, security practices, and operational procedures are designed to comprehensively address these requirements. We confirm our commitment to comply with all stipulated NYCPS, OTI, NYC3 (including SSAP), and DIIT information technology policies, including third-party solution reviews and infrastructure standards, within the prescribed timelines. Any necessary exceptions will be formally documented, submitted with mitigation plans, and require approval from authorized NYCPS technical staff (RFP Sec 3.25 Intro).</w:t>
      </w:r>
    </w:p>
    <w:p w:rsidR="00000000" w:rsidDel="00000000" w:rsidP="00000000" w:rsidRDefault="00000000" w:rsidRPr="00000000" w14:paraId="000007CD">
      <w:pPr>
        <w:pStyle w:val="Heading2"/>
        <w:keepNext w:val="0"/>
        <w:keepLines w:val="0"/>
        <w:pBdr>
          <w:bottom w:color="999999" w:space="2" w:sz="6" w:val="single"/>
        </w:pBdr>
        <w:spacing w:after="180" w:before="400" w:lineRule="auto"/>
        <w:rPr>
          <w:b w:val="1"/>
          <w:color w:val="003366"/>
          <w:sz w:val="34"/>
          <w:szCs w:val="34"/>
        </w:rPr>
      </w:pPr>
      <w:bookmarkStart w:colFirst="0" w:colLast="0" w:name="_owro01yhjws8" w:id="136"/>
      <w:bookmarkEnd w:id="136"/>
      <w:r w:rsidDel="00000000" w:rsidR="00000000" w:rsidRPr="00000000">
        <w:rPr>
          <w:b w:val="1"/>
          <w:color w:val="003366"/>
          <w:sz w:val="34"/>
          <w:szCs w:val="34"/>
          <w:rtl w:val="0"/>
        </w:rPr>
        <w:t xml:space="preserve">3.25.1 Accessibility</w:t>
      </w:r>
    </w:p>
    <w:p w:rsidR="00000000" w:rsidDel="00000000" w:rsidP="00000000" w:rsidRDefault="00000000" w:rsidRPr="00000000" w14:paraId="000007CE">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We ensure universal access by adhering to WCAG 2.0 Level AA standards for all user-facing components, including driver and back-office interfaces. Compliance will be validated via accredited third-party certification for each release. The solution utilizes responsive design for optimal viewing across devices and provides public-facing content in the 9 official NYCPS languages plus English, ensuring consistent functionality across major browsers.</w:t>
      </w:r>
    </w:p>
    <w:p w:rsidR="00000000" w:rsidDel="00000000" w:rsidP="00000000" w:rsidRDefault="00000000" w:rsidRPr="00000000" w14:paraId="000007CF">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7D0">
      <w:pPr>
        <w:numPr>
          <w:ilvl w:val="0"/>
          <w:numId w:val="98"/>
        </w:numPr>
        <w:spacing w:after="0" w:afterAutospacing="0" w:before="120" w:lineRule="auto"/>
        <w:ind w:left="720" w:hanging="360"/>
      </w:pPr>
      <w:r w:rsidDel="00000000" w:rsidR="00000000" w:rsidRPr="00000000">
        <w:rPr>
          <w:b w:val="1"/>
          <w:rtl w:val="0"/>
        </w:rPr>
        <w:t xml:space="preserve">WCAG Compliance (RFP Sec 3.25.1.a, 3.28.1.4, 3.28.1.5, Q86):</w:t>
      </w:r>
      <w:r w:rsidDel="00000000" w:rsidR="00000000" w:rsidRPr="00000000">
        <w:rPr>
          <w:rtl w:val="0"/>
        </w:rPr>
        <w:t xml:space="preserve"> All solution components, including web portals and mobile applications (Parent/Student, Driver, School, Admin modules), are designed and developed to be compliant with Web Content Accessibility Guidelines (WCAG) 2.0 Level AA. This ensures equal access for persons of all abilities (RFP Sec 3.28.1.4). As recommended (Q86), this standard applies even to internal/driver-facing interfaces, ensuring usability for all staff.</w:t>
      </w:r>
    </w:p>
    <w:p w:rsidR="00000000" w:rsidDel="00000000" w:rsidP="00000000" w:rsidRDefault="00000000" w:rsidRPr="00000000" w14:paraId="000007D1">
      <w:pPr>
        <w:numPr>
          <w:ilvl w:val="0"/>
          <w:numId w:val="98"/>
        </w:numPr>
        <w:spacing w:after="0" w:afterAutospacing="0" w:before="0" w:beforeAutospacing="0" w:lineRule="auto"/>
        <w:ind w:left="720" w:hanging="360"/>
      </w:pPr>
      <w:r w:rsidDel="00000000" w:rsidR="00000000" w:rsidRPr="00000000">
        <w:rPr>
          <w:b w:val="1"/>
          <w:rtl w:val="0"/>
        </w:rPr>
        <w:t xml:space="preserve">Third-Party Certification (RFP Sec 3.25.1.a):</w:t>
      </w:r>
      <w:r w:rsidDel="00000000" w:rsidR="00000000" w:rsidRPr="00000000">
        <w:rPr>
          <w:rtl w:val="0"/>
        </w:rPr>
        <w:t xml:space="preserve"> We commit to obtaining certification of WCAG 2.0 AA compliance from an accredited third-party vendor selected by NYCPS. Furthermore, we will ensure that *every subsequent release* of the software undergoes this accreditation before deployment to maintain ongoing compliance.</w:t>
      </w:r>
    </w:p>
    <w:p w:rsidR="00000000" w:rsidDel="00000000" w:rsidP="00000000" w:rsidRDefault="00000000" w:rsidRPr="00000000" w14:paraId="000007D2">
      <w:pPr>
        <w:numPr>
          <w:ilvl w:val="0"/>
          <w:numId w:val="98"/>
        </w:numPr>
        <w:spacing w:after="0" w:afterAutospacing="0" w:before="0" w:beforeAutospacing="0" w:lineRule="auto"/>
        <w:ind w:left="720" w:hanging="360"/>
      </w:pPr>
      <w:r w:rsidDel="00000000" w:rsidR="00000000" w:rsidRPr="00000000">
        <w:rPr>
          <w:b w:val="1"/>
          <w:rtl w:val="0"/>
        </w:rPr>
        <w:t xml:space="preserve">Responsive Design (RFP Sec 3.25.1.a, 3.6 Intro):</w:t>
      </w:r>
      <w:r w:rsidDel="00000000" w:rsidR="00000000" w:rsidRPr="00000000">
        <w:rPr>
          <w:rtl w:val="0"/>
        </w:rPr>
        <w:t xml:space="preserve"> All user interfaces employ responsive design techniques, automatically adapting and scaling content for optimal viewing and interaction across various screen sizes, including desktops, tablets, and mobile devices.</w:t>
      </w:r>
    </w:p>
    <w:p w:rsidR="00000000" w:rsidDel="00000000" w:rsidP="00000000" w:rsidRDefault="00000000" w:rsidRPr="00000000" w14:paraId="000007D3">
      <w:pPr>
        <w:numPr>
          <w:ilvl w:val="0"/>
          <w:numId w:val="98"/>
        </w:numPr>
        <w:spacing w:after="0" w:afterAutospacing="0" w:before="0" w:beforeAutospacing="0" w:lineRule="auto"/>
        <w:ind w:left="720" w:hanging="360"/>
      </w:pPr>
      <w:r w:rsidDel="00000000" w:rsidR="00000000" w:rsidRPr="00000000">
        <w:rPr>
          <w:b w:val="1"/>
          <w:rtl w:val="0"/>
        </w:rPr>
        <w:t xml:space="preserve">Multi-Language Support (RFP Sec 3.25.1.b, Q8):</w:t>
      </w:r>
      <w:r w:rsidDel="00000000" w:rsidR="00000000" w:rsidRPr="00000000">
        <w:rPr>
          <w:rtl w:val="0"/>
        </w:rPr>
        <w:t xml:space="preserve"> All public-facing content, as well as user interfaces for Parent/Student, Driver, School, and Admin modules (per Q9, Q205), will be provided in the nine (9) official languages specified by NYCPS (Arabic, Bengali, Chinese [Trad/Simp], French, Haitian Creole, Korean, Russian, Spanish, Urdu) plus English. Our internationalization (i18n) framework ensures content and functionality remain consistent across languages.</w:t>
      </w:r>
    </w:p>
    <w:p w:rsidR="00000000" w:rsidDel="00000000" w:rsidP="00000000" w:rsidRDefault="00000000" w:rsidRPr="00000000" w14:paraId="000007D4">
      <w:pPr>
        <w:numPr>
          <w:ilvl w:val="0"/>
          <w:numId w:val="98"/>
        </w:numPr>
        <w:spacing w:after="360" w:before="0" w:beforeAutospacing="0" w:lineRule="auto"/>
        <w:ind w:left="720" w:hanging="360"/>
      </w:pPr>
      <w:r w:rsidDel="00000000" w:rsidR="00000000" w:rsidRPr="00000000">
        <w:rPr>
          <w:b w:val="1"/>
          <w:rtl w:val="0"/>
        </w:rPr>
        <w:t xml:space="preserve">Browser Compatibility (RFP Sec 3.25.1.b, 3.25.34.2, 3.28.2.1):</w:t>
      </w:r>
      <w:r w:rsidDel="00000000" w:rsidR="00000000" w:rsidRPr="00000000">
        <w:rPr>
          <w:rtl w:val="0"/>
        </w:rPr>
        <w:t xml:space="preserve"> Web-based components maintain consistent functionality across current and recent versions (last 2 years per 3.28.2.1) of modern browsers, specifically including Microsoft Edge, Google Chrome, and Apple Safari (IE support excluded unless specifically mandated). We will support updates to NYCPS's approved browser list.</w:t>
      </w:r>
    </w:p>
    <w:p w:rsidR="00000000" w:rsidDel="00000000" w:rsidP="00000000" w:rsidRDefault="00000000" w:rsidRPr="00000000" w14:paraId="000007D5">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M.2 - Solution Design Functional and Non Functional Requirements.pdf</w:t>
      </w:r>
      <w:r w:rsidDel="00000000" w:rsidR="00000000" w:rsidRPr="00000000">
        <w:rPr>
          <w:i w:val="1"/>
          <w:color w:val="777777"/>
          <w:sz w:val="20"/>
          <w:szCs w:val="20"/>
          <w:rtl w:val="0"/>
        </w:rPr>
        <w:t xml:space="preserve"> (NFR Accessibility/Usability), </w:t>
      </w:r>
      <w:r w:rsidDel="00000000" w:rsidR="00000000" w:rsidRPr="00000000">
        <w:rPr>
          <w:rFonts w:ascii="Roboto Mono" w:cs="Roboto Mono" w:eastAsia="Roboto Mono" w:hAnsi="Roboto Mono"/>
          <w:i w:val="1"/>
          <w:color w:val="777777"/>
          <w:sz w:val="20"/>
          <w:szCs w:val="20"/>
          <w:shd w:fill="f0f0f0" w:val="clear"/>
          <w:rtl w:val="0"/>
        </w:rPr>
        <w:t xml:space="preserve">Appendix M.1 - System Architecture.pdf</w:t>
      </w:r>
      <w:r w:rsidDel="00000000" w:rsidR="00000000" w:rsidRPr="00000000">
        <w:rPr>
          <w:i w:val="1"/>
          <w:color w:val="777777"/>
          <w:sz w:val="20"/>
          <w:szCs w:val="20"/>
          <w:rtl w:val="0"/>
        </w:rPr>
        <w:t xml:space="preserve"> (Responsive Design, i18n Framework), </w:t>
      </w:r>
      <w:r w:rsidDel="00000000" w:rsidR="00000000" w:rsidRPr="00000000">
        <w:rPr>
          <w:rFonts w:ascii="Roboto Mono" w:cs="Roboto Mono" w:eastAsia="Roboto Mono" w:hAnsi="Roboto Mono"/>
          <w:i w:val="1"/>
          <w:color w:val="777777"/>
          <w:sz w:val="20"/>
          <w:szCs w:val="20"/>
          <w:shd w:fill="f0f0f0" w:val="clear"/>
          <w:rtl w:val="0"/>
        </w:rPr>
        <w:t xml:space="preserve">Appendix N.3 - Engineering Approach.pdf</w:t>
      </w:r>
      <w:r w:rsidDel="00000000" w:rsidR="00000000" w:rsidRPr="00000000">
        <w:rPr>
          <w:i w:val="1"/>
          <w:color w:val="777777"/>
          <w:sz w:val="20"/>
          <w:szCs w:val="20"/>
          <w:rtl w:val="0"/>
        </w:rPr>
        <w:t xml:space="preserve"> (Accessibility Standards/Testing), </w:t>
      </w:r>
      <w:r w:rsidDel="00000000" w:rsidR="00000000" w:rsidRPr="00000000">
        <w:rPr>
          <w:rFonts w:ascii="Roboto Mono" w:cs="Roboto Mono" w:eastAsia="Roboto Mono" w:hAnsi="Roboto Mono"/>
          <w:i w:val="1"/>
          <w:color w:val="777777"/>
          <w:sz w:val="20"/>
          <w:szCs w:val="20"/>
          <w:shd w:fill="f0f0f0" w:val="clear"/>
          <w:rtl w:val="0"/>
        </w:rPr>
        <w:t xml:space="preserve">Appendix R - Testing Strategy.pdf</w:t>
      </w:r>
      <w:r w:rsidDel="00000000" w:rsidR="00000000" w:rsidRPr="00000000">
        <w:rPr>
          <w:i w:val="1"/>
          <w:color w:val="777777"/>
          <w:sz w:val="20"/>
          <w:szCs w:val="20"/>
          <w:rtl w:val="0"/>
        </w:rPr>
        <w:t xml:space="preserve"> (Accessibility/Browser Testing), </w:t>
      </w:r>
      <w:r w:rsidDel="00000000" w:rsidR="00000000" w:rsidRPr="00000000">
        <w:rPr>
          <w:rFonts w:ascii="Roboto Mono" w:cs="Roboto Mono" w:eastAsia="Roboto Mono" w:hAnsi="Roboto Mono"/>
          <w:i w:val="1"/>
          <w:color w:val="777777"/>
          <w:sz w:val="20"/>
          <w:szCs w:val="20"/>
          <w:shd w:fill="f0f0f0" w:val="clear"/>
          <w:rtl w:val="0"/>
        </w:rPr>
        <w:t xml:space="preserve">Appendix P.3 - Audit Framework.pdf</w:t>
      </w:r>
      <w:r w:rsidDel="00000000" w:rsidR="00000000" w:rsidRPr="00000000">
        <w:rPr>
          <w:i w:val="1"/>
          <w:color w:val="777777"/>
          <w:sz w:val="20"/>
          <w:szCs w:val="20"/>
          <w:rtl w:val="0"/>
        </w:rPr>
        <w:t xml:space="preserve"> (3rd Party Certification Process)</w:t>
      </w:r>
    </w:p>
    <w:p w:rsidR="00000000" w:rsidDel="00000000" w:rsidP="00000000" w:rsidRDefault="00000000" w:rsidRPr="00000000" w14:paraId="000007D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7">
      <w:pPr>
        <w:pStyle w:val="Heading2"/>
        <w:keepNext w:val="0"/>
        <w:keepLines w:val="0"/>
        <w:pBdr>
          <w:bottom w:color="999999" w:space="2" w:sz="6" w:val="single"/>
        </w:pBdr>
        <w:spacing w:after="180" w:before="400" w:lineRule="auto"/>
        <w:rPr>
          <w:b w:val="1"/>
          <w:color w:val="003366"/>
          <w:sz w:val="34"/>
          <w:szCs w:val="34"/>
        </w:rPr>
      </w:pPr>
      <w:bookmarkStart w:colFirst="0" w:colLast="0" w:name="_cq3dfpijqbhm" w:id="137"/>
      <w:bookmarkEnd w:id="137"/>
      <w:r w:rsidDel="00000000" w:rsidR="00000000" w:rsidRPr="00000000">
        <w:rPr>
          <w:b w:val="1"/>
          <w:color w:val="003366"/>
          <w:sz w:val="34"/>
          <w:szCs w:val="34"/>
          <w:rtl w:val="0"/>
        </w:rPr>
        <w:t xml:space="preserve">3.25.2 Adaptability</w:t>
      </w:r>
    </w:p>
    <w:p w:rsidR="00000000" w:rsidDel="00000000" w:rsidP="00000000" w:rsidRDefault="00000000" w:rsidRPr="00000000" w14:paraId="000007D8">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Our solution is designed for high adaptability, employing modern architecture and development practices to readily accommodate changes in regulations, policies, procedures, and technology. We provide comprehensive training and documentation to enable NYCPS technical teams to perform configurations, basic customizations, and enhancements independently, minimizing long-term vendor dependency.</w:t>
      </w:r>
    </w:p>
    <w:p w:rsidR="00000000" w:rsidDel="00000000" w:rsidP="00000000" w:rsidRDefault="00000000" w:rsidRPr="00000000" w14:paraId="000007D9">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7DA">
      <w:pPr>
        <w:numPr>
          <w:ilvl w:val="0"/>
          <w:numId w:val="111"/>
        </w:numPr>
        <w:spacing w:after="0" w:afterAutospacing="0" w:before="120" w:lineRule="auto"/>
        <w:ind w:left="720" w:hanging="360"/>
      </w:pPr>
      <w:r w:rsidDel="00000000" w:rsidR="00000000" w:rsidRPr="00000000">
        <w:rPr>
          <w:b w:val="1"/>
          <w:rtl w:val="0"/>
        </w:rPr>
        <w:t xml:space="preserve">Handling System Changes (RFP Sec 3.25.2.a):</w:t>
      </w:r>
      <w:r w:rsidDel="00000000" w:rsidR="00000000" w:rsidRPr="00000000">
        <w:rPr>
          <w:rtl w:val="0"/>
        </w:rPr>
        <w:t xml:space="preserve"> The system's architecture [Mention key architectural principles, e.g., modularity, use of APIs, configuration-driven rules engines] is specifically designed to adapt to evolving requirements. This includes handling updates driven by government regulations, NYCPS policy changes (e.g., routing rules, security mandates), operational procedure adjustments, and routine software version upgrades (features, security patches). Configuration parameters (e.g., GIS data, alert thresholds, policy rules) are exposed through administrative interfaces where feasible, allowing authorized NYCPS staff to make necessary adjustments without code changes.</w:t>
      </w:r>
    </w:p>
    <w:p w:rsidR="00000000" w:rsidDel="00000000" w:rsidP="00000000" w:rsidRDefault="00000000" w:rsidRPr="00000000" w14:paraId="000007DB">
      <w:pPr>
        <w:numPr>
          <w:ilvl w:val="0"/>
          <w:numId w:val="111"/>
        </w:numPr>
        <w:spacing w:after="0" w:afterAutospacing="0" w:before="0" w:beforeAutospacing="0" w:lineRule="auto"/>
        <w:ind w:left="720" w:hanging="360"/>
      </w:pPr>
      <w:r w:rsidDel="00000000" w:rsidR="00000000" w:rsidRPr="00000000">
        <w:rPr>
          <w:b w:val="1"/>
          <w:rtl w:val="0"/>
        </w:rPr>
        <w:t xml:space="preserve">NYCPS Self-Sufficiency (RFP Sec 3.25.2.a, Q229, 3.25.19.2/5, 3.25.33.1):</w:t>
      </w:r>
      <w:r w:rsidDel="00000000" w:rsidR="00000000" w:rsidRPr="00000000">
        <w:rPr>
          <w:rtl w:val="0"/>
        </w:rPr>
        <w:t xml:space="preserve"> We are committed to enabling NYCPS's technical team to achieve a high degree of self-sufficiency in managing and evolving the system. This is facilitated through:</w:t>
      </w:r>
    </w:p>
    <w:p w:rsidR="00000000" w:rsidDel="00000000" w:rsidP="00000000" w:rsidRDefault="00000000" w:rsidRPr="00000000" w14:paraId="000007DC">
      <w:pPr>
        <w:numPr>
          <w:ilvl w:val="1"/>
          <w:numId w:val="111"/>
        </w:numPr>
        <w:spacing w:after="0" w:afterAutospacing="0" w:before="0" w:beforeAutospacing="0" w:lineRule="auto"/>
        <w:ind w:left="1440" w:hanging="360"/>
      </w:pPr>
      <w:r w:rsidDel="00000000" w:rsidR="00000000" w:rsidRPr="00000000">
        <w:rPr>
          <w:b w:val="1"/>
          <w:rtl w:val="0"/>
        </w:rPr>
        <w:t xml:space="preserve">Comprehensive Training:</w:t>
      </w:r>
      <w:r w:rsidDel="00000000" w:rsidR="00000000" w:rsidRPr="00000000">
        <w:rPr>
          <w:rtl w:val="0"/>
        </w:rPr>
        <w:t xml:space="preserve"> Providing specific technical training covering system architecture, configuration tools, customization points (if applicable), monitoring, and basic maintenance (RFP Sec 3.25.33.1).</w:t>
      </w:r>
    </w:p>
    <w:p w:rsidR="00000000" w:rsidDel="00000000" w:rsidP="00000000" w:rsidRDefault="00000000" w:rsidRPr="00000000" w14:paraId="000007DD">
      <w:pPr>
        <w:numPr>
          <w:ilvl w:val="1"/>
          <w:numId w:val="111"/>
        </w:numPr>
        <w:spacing w:after="0" w:afterAutospacing="0" w:before="0" w:beforeAutospacing="0" w:lineRule="auto"/>
        <w:ind w:left="1440" w:hanging="360"/>
      </w:pPr>
      <w:r w:rsidDel="00000000" w:rsidR="00000000" w:rsidRPr="00000000">
        <w:rPr>
          <w:b w:val="1"/>
          <w:rtl w:val="0"/>
        </w:rPr>
        <w:t xml:space="preserve">Detailed Documentation:</w:t>
      </w:r>
      <w:r w:rsidDel="00000000" w:rsidR="00000000" w:rsidRPr="00000000">
        <w:rPr>
          <w:rtl w:val="0"/>
        </w:rPr>
        <w:t xml:space="preserve"> Supplying thorough technical documentation, including architecture diagrams, configuration guides, API specifications, and SOPs (RFP Sec 3.25.14.1).</w:t>
      </w:r>
    </w:p>
    <w:p w:rsidR="00000000" w:rsidDel="00000000" w:rsidP="00000000" w:rsidRDefault="00000000" w:rsidRPr="00000000" w14:paraId="000007DE">
      <w:pPr>
        <w:numPr>
          <w:ilvl w:val="1"/>
          <w:numId w:val="111"/>
        </w:numPr>
        <w:spacing w:after="0" w:afterAutospacing="0" w:before="0" w:beforeAutospacing="0" w:lineRule="auto"/>
        <w:ind w:left="1440" w:hanging="360"/>
      </w:pPr>
      <w:r w:rsidDel="00000000" w:rsidR="00000000" w:rsidRPr="00000000">
        <w:rPr>
          <w:b w:val="1"/>
          <w:rtl w:val="0"/>
        </w:rPr>
        <w:t xml:space="preserve">Standard Technologies:</w:t>
      </w:r>
      <w:r w:rsidDel="00000000" w:rsidR="00000000" w:rsidRPr="00000000">
        <w:rPr>
          <w:rtl w:val="0"/>
        </w:rPr>
        <w:t xml:space="preserve"> Utilizing industry-standard technologies and frameworks where possible to align with common technical skillsets (RFP Sec 3.25.19.4).</w:t>
      </w:r>
    </w:p>
    <w:p w:rsidR="00000000" w:rsidDel="00000000" w:rsidP="00000000" w:rsidRDefault="00000000" w:rsidRPr="00000000" w14:paraId="000007DF">
      <w:pPr>
        <w:numPr>
          <w:ilvl w:val="1"/>
          <w:numId w:val="111"/>
        </w:numPr>
        <w:spacing w:after="0" w:afterAutospacing="0" w:before="0" w:beforeAutospacing="0" w:lineRule="auto"/>
        <w:ind w:left="1440" w:hanging="360"/>
      </w:pPr>
      <w:r w:rsidDel="00000000" w:rsidR="00000000" w:rsidRPr="00000000">
        <w:rPr>
          <w:b w:val="1"/>
          <w:rtl w:val="0"/>
        </w:rPr>
        <w:t xml:space="preserve">Disengagement Plan:</w:t>
      </w:r>
      <w:r w:rsidDel="00000000" w:rsidR="00000000" w:rsidRPr="00000000">
        <w:rPr>
          <w:rtl w:val="0"/>
        </w:rPr>
        <w:t xml:space="preserve"> Providing a detailed plan outlining the steps, documentation, and knowledge transfer required for NYCPS to assume long-term support and enhancement responsibilities with minimal vendor intervention (RFP Sec 3.25.19.5).</w:t>
      </w:r>
    </w:p>
    <w:p w:rsidR="00000000" w:rsidDel="00000000" w:rsidP="00000000" w:rsidRDefault="00000000" w:rsidRPr="00000000" w14:paraId="000007E0">
      <w:pPr>
        <w:numPr>
          <w:ilvl w:val="0"/>
          <w:numId w:val="111"/>
        </w:numPr>
        <w:spacing w:after="360" w:before="0" w:beforeAutospacing="0" w:lineRule="auto"/>
        <w:ind w:left="720" w:hanging="360"/>
      </w:pPr>
      <w:r w:rsidDel="00000000" w:rsidR="00000000" w:rsidRPr="00000000">
        <w:rPr>
          <w:rtl w:val="0"/>
        </w:rPr>
        <w:t xml:space="preserve">The goal is for NYCPS teams to independently manage routine configurations, basic customizations, and system enhancements (Q229).</w:t>
      </w:r>
    </w:p>
    <w:p w:rsidR="00000000" w:rsidDel="00000000" w:rsidP="00000000" w:rsidRDefault="00000000" w:rsidRPr="00000000" w14:paraId="000007E1">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M.1 - System Architecture.pdf</w:t>
      </w:r>
      <w:r w:rsidDel="00000000" w:rsidR="00000000" w:rsidRPr="00000000">
        <w:rPr>
          <w:i w:val="1"/>
          <w:color w:val="777777"/>
          <w:sz w:val="20"/>
          <w:szCs w:val="20"/>
          <w:rtl w:val="0"/>
        </w:rPr>
        <w:t xml:space="preserve"> (Modularity, Configurability, APIs, Standard Tech), </w:t>
      </w:r>
      <w:r w:rsidDel="00000000" w:rsidR="00000000" w:rsidRPr="00000000">
        <w:rPr>
          <w:rFonts w:ascii="Roboto Mono" w:cs="Roboto Mono" w:eastAsia="Roboto Mono" w:hAnsi="Roboto Mono"/>
          <w:i w:val="1"/>
          <w:color w:val="777777"/>
          <w:sz w:val="20"/>
          <w:szCs w:val="20"/>
          <w:shd w:fill="f0f0f0" w:val="clear"/>
          <w:rtl w:val="0"/>
        </w:rPr>
        <w:t xml:space="preserve">Appendix M.2 - Solution Design Functional and Non Functional Requirements.pdf</w:t>
      </w:r>
      <w:r w:rsidDel="00000000" w:rsidR="00000000" w:rsidRPr="00000000">
        <w:rPr>
          <w:i w:val="1"/>
          <w:color w:val="777777"/>
          <w:sz w:val="20"/>
          <w:szCs w:val="20"/>
          <w:rtl w:val="0"/>
        </w:rPr>
        <w:t xml:space="preserve"> (NFR Adaptability), </w:t>
      </w:r>
      <w:r w:rsidDel="00000000" w:rsidR="00000000" w:rsidRPr="00000000">
        <w:rPr>
          <w:rFonts w:ascii="Roboto Mono" w:cs="Roboto Mono" w:eastAsia="Roboto Mono" w:hAnsi="Roboto Mono"/>
          <w:i w:val="1"/>
          <w:color w:val="777777"/>
          <w:sz w:val="20"/>
          <w:szCs w:val="20"/>
          <w:shd w:fill="f0f0f0" w:val="clear"/>
          <w:rtl w:val="0"/>
        </w:rPr>
        <w:t xml:space="preserve">Appendix N.3 - Engineering Approach.pdf</w:t>
      </w:r>
      <w:r w:rsidDel="00000000" w:rsidR="00000000" w:rsidRPr="00000000">
        <w:rPr>
          <w:i w:val="1"/>
          <w:color w:val="777777"/>
          <w:sz w:val="20"/>
          <w:szCs w:val="20"/>
          <w:rtl w:val="0"/>
        </w:rPr>
        <w:t xml:space="preserve"> (Methodologies, Frameworks), </w:t>
      </w:r>
      <w:r w:rsidDel="00000000" w:rsidR="00000000" w:rsidRPr="00000000">
        <w:rPr>
          <w:rFonts w:ascii="Roboto Mono" w:cs="Roboto Mono" w:eastAsia="Roboto Mono" w:hAnsi="Roboto Mono"/>
          <w:i w:val="1"/>
          <w:color w:val="777777"/>
          <w:sz w:val="20"/>
          <w:szCs w:val="20"/>
          <w:shd w:fill="f0f0f0" w:val="clear"/>
          <w:rtl w:val="0"/>
        </w:rPr>
        <w:t xml:space="preserve">Appendix T.1 - User Onboarding and Training Strategy.pdf</w:t>
      </w:r>
      <w:r w:rsidDel="00000000" w:rsidR="00000000" w:rsidRPr="00000000">
        <w:rPr>
          <w:i w:val="1"/>
          <w:color w:val="777777"/>
          <w:sz w:val="20"/>
          <w:szCs w:val="20"/>
          <w:rtl w:val="0"/>
        </w:rPr>
        <w:t xml:space="preserve"> (Technical Training, Knowledge Transfer Plan), </w:t>
      </w:r>
      <w:r w:rsidDel="00000000" w:rsidR="00000000" w:rsidRPr="00000000">
        <w:rPr>
          <w:rFonts w:ascii="Roboto Mono" w:cs="Roboto Mono" w:eastAsia="Roboto Mono" w:hAnsi="Roboto Mono"/>
          <w:i w:val="1"/>
          <w:color w:val="777777"/>
          <w:sz w:val="20"/>
          <w:szCs w:val="20"/>
          <w:shd w:fill="f0f0f0" w:val="clear"/>
          <w:rtl w:val="0"/>
        </w:rPr>
        <w:t xml:space="preserve">Appendix O.1.1 - Project Execution Roadmap.pdf</w:t>
      </w:r>
      <w:r w:rsidDel="00000000" w:rsidR="00000000" w:rsidRPr="00000000">
        <w:rPr>
          <w:i w:val="1"/>
          <w:color w:val="777777"/>
          <w:sz w:val="20"/>
          <w:szCs w:val="20"/>
          <w:rtl w:val="0"/>
        </w:rPr>
        <w:t xml:space="preserve"> (Disengagement Plan)</w:t>
      </w:r>
    </w:p>
    <w:p w:rsidR="00000000" w:rsidDel="00000000" w:rsidP="00000000" w:rsidRDefault="00000000" w:rsidRPr="00000000" w14:paraId="000007E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3">
      <w:pPr>
        <w:pStyle w:val="Heading2"/>
        <w:keepNext w:val="0"/>
        <w:keepLines w:val="0"/>
        <w:pBdr>
          <w:bottom w:color="999999" w:space="2" w:sz="6" w:val="single"/>
        </w:pBdr>
        <w:spacing w:after="180" w:before="400" w:lineRule="auto"/>
        <w:rPr>
          <w:b w:val="1"/>
          <w:color w:val="003366"/>
          <w:sz w:val="34"/>
          <w:szCs w:val="34"/>
        </w:rPr>
      </w:pPr>
      <w:bookmarkStart w:colFirst="0" w:colLast="0" w:name="_3tndihx4j999" w:id="138"/>
      <w:bookmarkEnd w:id="138"/>
      <w:r w:rsidDel="00000000" w:rsidR="00000000" w:rsidRPr="00000000">
        <w:rPr>
          <w:b w:val="1"/>
          <w:color w:val="003366"/>
          <w:sz w:val="34"/>
          <w:szCs w:val="34"/>
          <w:rtl w:val="0"/>
        </w:rPr>
        <w:t xml:space="preserve">3.25.3 Audit Trail</w:t>
      </w:r>
    </w:p>
    <w:p w:rsidR="00000000" w:rsidDel="00000000" w:rsidP="00000000" w:rsidRDefault="00000000" w:rsidRPr="00000000" w14:paraId="000007E4">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Our solution implements comprehensive auditing capabilities to ensure accountability, support diagnostics, and meet compliance requirements. All significant user actions, system events, and data changes (including before/after values) are logged with user details and timestamps. Mobile devices handling student data are tracked via an integrated inventory/MDM system, supporting security protocols like remote wipe.</w:t>
      </w:r>
    </w:p>
    <w:p w:rsidR="00000000" w:rsidDel="00000000" w:rsidP="00000000" w:rsidRDefault="00000000" w:rsidRPr="00000000" w14:paraId="000007E5">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7E6">
      <w:pPr>
        <w:numPr>
          <w:ilvl w:val="0"/>
          <w:numId w:val="67"/>
        </w:numPr>
        <w:spacing w:after="0" w:afterAutospacing="0" w:before="120" w:lineRule="auto"/>
        <w:ind w:left="720" w:hanging="360"/>
      </w:pPr>
      <w:r w:rsidDel="00000000" w:rsidR="00000000" w:rsidRPr="00000000">
        <w:rPr>
          <w:b w:val="1"/>
          <w:rtl w:val="0"/>
        </w:rPr>
        <w:t xml:space="preserve">Comprehensive Event Logging (RFP Sec 3.25.3.a, 3.12.1.c.iii):</w:t>
      </w:r>
      <w:r w:rsidDel="00000000" w:rsidR="00000000" w:rsidRPr="00000000">
        <w:rPr>
          <w:rtl w:val="0"/>
        </w:rPr>
        <w:t xml:space="preserve"> We implement robust audit trails that capture critical system activities. This includes, but is not limited to:</w:t>
      </w:r>
    </w:p>
    <w:p w:rsidR="00000000" w:rsidDel="00000000" w:rsidP="00000000" w:rsidRDefault="00000000" w:rsidRPr="00000000" w14:paraId="000007E7">
      <w:pPr>
        <w:numPr>
          <w:ilvl w:val="1"/>
          <w:numId w:val="67"/>
        </w:numPr>
        <w:spacing w:after="0" w:afterAutospacing="0" w:before="0" w:beforeAutospacing="0" w:lineRule="auto"/>
        <w:ind w:left="1440" w:hanging="360"/>
      </w:pPr>
      <w:r w:rsidDel="00000000" w:rsidR="00000000" w:rsidRPr="00000000">
        <w:rPr>
          <w:rtl w:val="0"/>
        </w:rPr>
        <w:t xml:space="preserve">User login/logout events.</w:t>
      </w:r>
    </w:p>
    <w:p w:rsidR="00000000" w:rsidDel="00000000" w:rsidP="00000000" w:rsidRDefault="00000000" w:rsidRPr="00000000" w14:paraId="000007E8">
      <w:pPr>
        <w:numPr>
          <w:ilvl w:val="1"/>
          <w:numId w:val="67"/>
        </w:numPr>
        <w:spacing w:after="0" w:afterAutospacing="0" w:before="0" w:beforeAutospacing="0" w:lineRule="auto"/>
        <w:ind w:left="1440" w:hanging="360"/>
      </w:pPr>
      <w:r w:rsidDel="00000000" w:rsidR="00000000" w:rsidRPr="00000000">
        <w:rPr>
          <w:rtl w:val="0"/>
        </w:rPr>
        <w:t xml:space="preserve">All data creation, modification, or deletion actions, particularly for sensitive or critical entities like student records, route definitions, stop details, user permissions, and system configurations.</w:t>
      </w:r>
    </w:p>
    <w:p w:rsidR="00000000" w:rsidDel="00000000" w:rsidP="00000000" w:rsidRDefault="00000000" w:rsidRPr="00000000" w14:paraId="000007E9">
      <w:pPr>
        <w:numPr>
          <w:ilvl w:val="1"/>
          <w:numId w:val="67"/>
        </w:numPr>
        <w:spacing w:after="0" w:afterAutospacing="0" w:before="0" w:beforeAutospacing="0" w:lineRule="auto"/>
        <w:ind w:left="1440" w:hanging="360"/>
      </w:pPr>
      <w:r w:rsidDel="00000000" w:rsidR="00000000" w:rsidRPr="00000000">
        <w:rPr>
          <w:rtl w:val="0"/>
        </w:rPr>
        <w:t xml:space="preserve">For data changes, the audit log stores the previous value, the new value, the timestamp of the change, and the unique identifier of the user or system process that performed the change.</w:t>
      </w:r>
    </w:p>
    <w:p w:rsidR="00000000" w:rsidDel="00000000" w:rsidP="00000000" w:rsidRDefault="00000000" w:rsidRPr="00000000" w14:paraId="000007EA">
      <w:pPr>
        <w:numPr>
          <w:ilvl w:val="1"/>
          <w:numId w:val="67"/>
        </w:numPr>
        <w:spacing w:after="0" w:afterAutospacing="0" w:before="0" w:beforeAutospacing="0" w:lineRule="auto"/>
        <w:ind w:left="1440" w:hanging="360"/>
      </w:pPr>
      <w:r w:rsidDel="00000000" w:rsidR="00000000" w:rsidRPr="00000000">
        <w:rPr>
          <w:rtl w:val="0"/>
        </w:rPr>
        <w:t xml:space="preserve">Significant system events (e.g., integration failures, major automated process completion/failure).</w:t>
      </w:r>
    </w:p>
    <w:p w:rsidR="00000000" w:rsidDel="00000000" w:rsidP="00000000" w:rsidRDefault="00000000" w:rsidRPr="00000000" w14:paraId="000007EB">
      <w:pPr>
        <w:numPr>
          <w:ilvl w:val="1"/>
          <w:numId w:val="67"/>
        </w:numPr>
        <w:spacing w:after="0" w:afterAutospacing="0" w:before="0" w:beforeAutospacing="0" w:lineRule="auto"/>
        <w:ind w:left="1440" w:hanging="360"/>
      </w:pPr>
      <w:r w:rsidDel="00000000" w:rsidR="00000000" w:rsidRPr="00000000">
        <w:rPr>
          <w:rtl w:val="0"/>
        </w:rPr>
        <w:t xml:space="preserve">Security-related events (e.g., permission changes, failed login attempts).</w:t>
      </w:r>
    </w:p>
    <w:p w:rsidR="00000000" w:rsidDel="00000000" w:rsidP="00000000" w:rsidRDefault="00000000" w:rsidRPr="00000000" w14:paraId="000007EC">
      <w:pPr>
        <w:numPr>
          <w:ilvl w:val="0"/>
          <w:numId w:val="67"/>
        </w:numPr>
        <w:spacing w:after="0" w:afterAutospacing="0" w:before="0" w:beforeAutospacing="0" w:lineRule="auto"/>
        <w:ind w:left="720" w:hanging="360"/>
      </w:pPr>
      <w:r w:rsidDel="00000000" w:rsidR="00000000" w:rsidRPr="00000000">
        <w:rPr>
          <w:rtl w:val="0"/>
        </w:rPr>
        <w:t xml:space="preserve">This detailed logging enables easy tracing of event sequences for operational support, troubleshooting, security investigations, and compliance audits.</w:t>
      </w:r>
    </w:p>
    <w:p w:rsidR="00000000" w:rsidDel="00000000" w:rsidP="00000000" w:rsidRDefault="00000000" w:rsidRPr="00000000" w14:paraId="000007ED">
      <w:pPr>
        <w:numPr>
          <w:ilvl w:val="0"/>
          <w:numId w:val="67"/>
        </w:numPr>
        <w:spacing w:after="0" w:afterAutospacing="0" w:before="0" w:beforeAutospacing="0" w:lineRule="auto"/>
        <w:ind w:left="720" w:hanging="360"/>
      </w:pPr>
      <w:r w:rsidDel="00000000" w:rsidR="00000000" w:rsidRPr="00000000">
        <w:rPr>
          <w:b w:val="1"/>
          <w:rtl w:val="0"/>
        </w:rPr>
        <w:t xml:space="preserve">Log Storage &amp; Access:</w:t>
      </w:r>
      <w:r w:rsidDel="00000000" w:rsidR="00000000" w:rsidRPr="00000000">
        <w:rPr>
          <w:rtl w:val="0"/>
        </w:rPr>
        <w:t xml:space="preserve"> Audit logs are stored securely [Mention storage method/location, e.g., within the primary database, in a dedicated logging system like ELK stack] and retained according to NYCPS data retention policies (Ref Sec 3.2.17). Access to audit logs is restricted to authorized personnel via the administrative module or dedicated tools, with capabilities for searching and filtering.</w:t>
      </w:r>
    </w:p>
    <w:p w:rsidR="00000000" w:rsidDel="00000000" w:rsidP="00000000" w:rsidRDefault="00000000" w:rsidRPr="00000000" w14:paraId="000007EE">
      <w:pPr>
        <w:numPr>
          <w:ilvl w:val="0"/>
          <w:numId w:val="67"/>
        </w:numPr>
        <w:spacing w:after="360" w:before="0" w:beforeAutospacing="0" w:lineRule="auto"/>
        <w:ind w:left="720" w:hanging="360"/>
      </w:pPr>
      <w:r w:rsidDel="00000000" w:rsidR="00000000" w:rsidRPr="00000000">
        <w:rPr>
          <w:b w:val="1"/>
          <w:rtl w:val="0"/>
        </w:rPr>
        <w:t xml:space="preserve">Mobile Device Tracking &amp; Security (RFP Sec 3.25.3.b, 3.25.18.5):</w:t>
      </w:r>
      <w:r w:rsidDel="00000000" w:rsidR="00000000" w:rsidRPr="00000000">
        <w:rPr>
          <w:rtl w:val="0"/>
        </w:rPr>
        <w:t xml:space="preserve"> All mobile devices deployed that handle NYCPS student data are enrolled in and managed via our integrated Mobile Device Management (MDM) and Asset Inventory system (Sec 3.2.11). This system tracks current device possession, assignment history, and operational status. This tracking is essential to enable the remote wipe capability (required by RFP Sec 3.25.18.5) should a device be reported lost, stolen, or retired.</w:t>
      </w:r>
    </w:p>
    <w:p w:rsidR="00000000" w:rsidDel="00000000" w:rsidP="00000000" w:rsidRDefault="00000000" w:rsidRPr="00000000" w14:paraId="000007EF">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M.1 - System Architecture.pdf</w:t>
      </w:r>
      <w:r w:rsidDel="00000000" w:rsidR="00000000" w:rsidRPr="00000000">
        <w:rPr>
          <w:i w:val="1"/>
          <w:color w:val="777777"/>
          <w:sz w:val="20"/>
          <w:szCs w:val="20"/>
          <w:rtl w:val="0"/>
        </w:rPr>
        <w:t xml:space="preserve"> (Auditing Service/Framework, MDM Integration, Data Model), </w:t>
      </w:r>
      <w:r w:rsidDel="00000000" w:rsidR="00000000" w:rsidRPr="00000000">
        <w:rPr>
          <w:rFonts w:ascii="Roboto Mono" w:cs="Roboto Mono" w:eastAsia="Roboto Mono" w:hAnsi="Roboto Mono"/>
          <w:i w:val="1"/>
          <w:color w:val="777777"/>
          <w:sz w:val="20"/>
          <w:szCs w:val="20"/>
          <w:shd w:fill="f0f0f0" w:val="clear"/>
          <w:rtl w:val="0"/>
        </w:rPr>
        <w:t xml:space="preserve">Appendix M.2 - Solution Design Functional and Non Functional Requirements.pdf</w:t>
      </w:r>
      <w:r w:rsidDel="00000000" w:rsidR="00000000" w:rsidRPr="00000000">
        <w:rPr>
          <w:i w:val="1"/>
          <w:color w:val="777777"/>
          <w:sz w:val="20"/>
          <w:szCs w:val="20"/>
          <w:rtl w:val="0"/>
        </w:rPr>
        <w:t xml:space="preserve"> (NFR Audit Trail), </w:t>
      </w:r>
      <w:r w:rsidDel="00000000" w:rsidR="00000000" w:rsidRPr="00000000">
        <w:rPr>
          <w:rFonts w:ascii="Roboto Mono" w:cs="Roboto Mono" w:eastAsia="Roboto Mono" w:hAnsi="Roboto Mono"/>
          <w:i w:val="1"/>
          <w:color w:val="777777"/>
          <w:sz w:val="20"/>
          <w:szCs w:val="20"/>
          <w:shd w:fill="f0f0f0" w:val="clear"/>
          <w:rtl w:val="0"/>
        </w:rPr>
        <w:t xml:space="preserve">Appendix P.1 - Security Strategy.pdf</w:t>
      </w:r>
      <w:r w:rsidDel="00000000" w:rsidR="00000000" w:rsidRPr="00000000">
        <w:rPr>
          <w:i w:val="1"/>
          <w:color w:val="777777"/>
          <w:sz w:val="20"/>
          <w:szCs w:val="20"/>
          <w:rtl w:val="0"/>
        </w:rPr>
        <w:t xml:space="preserve"> (Logging Policies, MDM Features), </w:t>
      </w:r>
      <w:r w:rsidDel="00000000" w:rsidR="00000000" w:rsidRPr="00000000">
        <w:rPr>
          <w:rFonts w:ascii="Roboto Mono" w:cs="Roboto Mono" w:eastAsia="Roboto Mono" w:hAnsi="Roboto Mono"/>
          <w:i w:val="1"/>
          <w:color w:val="777777"/>
          <w:sz w:val="20"/>
          <w:szCs w:val="20"/>
          <w:shd w:fill="f0f0f0" w:val="clear"/>
          <w:rtl w:val="0"/>
        </w:rPr>
        <w:t xml:space="preserve">Appendix S.1 - Data Governance and compliance controls.pdf</w:t>
      </w:r>
      <w:r w:rsidDel="00000000" w:rsidR="00000000" w:rsidRPr="00000000">
        <w:rPr>
          <w:i w:val="1"/>
          <w:color w:val="777777"/>
          <w:sz w:val="20"/>
          <w:szCs w:val="20"/>
          <w:rtl w:val="0"/>
        </w:rPr>
        <w:t xml:space="preserve"> (Data Change Logging, Retention), </w:t>
      </w:r>
      <w:r w:rsidDel="00000000" w:rsidR="00000000" w:rsidRPr="00000000">
        <w:rPr>
          <w:rFonts w:ascii="Roboto Mono" w:cs="Roboto Mono" w:eastAsia="Roboto Mono" w:hAnsi="Roboto Mono"/>
          <w:i w:val="1"/>
          <w:color w:val="777777"/>
          <w:sz w:val="20"/>
          <w:szCs w:val="20"/>
          <w:shd w:fill="f0f0f0" w:val="clear"/>
          <w:rtl w:val="0"/>
        </w:rPr>
        <w:t xml:space="preserve">Appendix U.2 - Hardware Lifecycle and Logistics Management.pdf</w:t>
      </w:r>
      <w:r w:rsidDel="00000000" w:rsidR="00000000" w:rsidRPr="00000000">
        <w:rPr>
          <w:i w:val="1"/>
          <w:color w:val="777777"/>
          <w:sz w:val="20"/>
          <w:szCs w:val="20"/>
          <w:rtl w:val="0"/>
        </w:rPr>
        <w:t xml:space="preserve"> (Device Inventory Tracking)</w:t>
      </w:r>
    </w:p>
    <w:p w:rsidR="00000000" w:rsidDel="00000000" w:rsidP="00000000" w:rsidRDefault="00000000" w:rsidRPr="00000000" w14:paraId="000007F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F1">
      <w:pPr>
        <w:pStyle w:val="Heading2"/>
        <w:keepNext w:val="0"/>
        <w:keepLines w:val="0"/>
        <w:pBdr>
          <w:bottom w:color="999999" w:space="2" w:sz="6" w:val="single"/>
        </w:pBdr>
        <w:spacing w:after="180" w:before="400" w:lineRule="auto"/>
        <w:rPr>
          <w:b w:val="1"/>
          <w:color w:val="003366"/>
          <w:sz w:val="34"/>
          <w:szCs w:val="34"/>
        </w:rPr>
      </w:pPr>
      <w:bookmarkStart w:colFirst="0" w:colLast="0" w:name="_q7dd3w7jy4a2" w:id="139"/>
      <w:bookmarkEnd w:id="139"/>
      <w:r w:rsidDel="00000000" w:rsidR="00000000" w:rsidRPr="00000000">
        <w:rPr>
          <w:b w:val="1"/>
          <w:color w:val="003366"/>
          <w:sz w:val="34"/>
          <w:szCs w:val="34"/>
          <w:rtl w:val="0"/>
        </w:rPr>
        <w:t xml:space="preserve">3.25.4 Architecture</w:t>
      </w:r>
    </w:p>
    <w:p w:rsidR="00000000" w:rsidDel="00000000" w:rsidP="00000000" w:rsidRDefault="00000000" w:rsidRPr="00000000" w14:paraId="000007F2">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Our solution architecture is designed to be robust, reliable, scalable, secure, and maintainable, adhering to industry standards and NYCPS/OTI/DIIT policies. It utilizes [mention key choices, e.g., cloud-native services, microservices, specific database types] to ensure high availability, disaster recovery, data protection, efficient resource utilization, and seamless deployment/management.</w:t>
      </w:r>
    </w:p>
    <w:p w:rsidR="00000000" w:rsidDel="00000000" w:rsidP="00000000" w:rsidRDefault="00000000" w:rsidRPr="00000000" w14:paraId="000007F3">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7F4">
      <w:pPr>
        <w:spacing w:after="240" w:before="240" w:lineRule="auto"/>
        <w:rPr/>
      </w:pPr>
      <w:r w:rsidDel="00000000" w:rsidR="00000000" w:rsidRPr="00000000">
        <w:rPr>
          <w:rtl w:val="0"/>
        </w:rPr>
        <w:t xml:space="preserve">The architecture underpinning our proposed Transportation Management System is built on modern, industry-standard principles to meet the demanding NFRs of this RFP (RFP Sec 3.25.4.a). Key architectural characteristics include:</w:t>
      </w:r>
    </w:p>
    <w:p w:rsidR="00000000" w:rsidDel="00000000" w:rsidP="00000000" w:rsidRDefault="00000000" w:rsidRPr="00000000" w14:paraId="000007F5">
      <w:pPr>
        <w:numPr>
          <w:ilvl w:val="0"/>
          <w:numId w:val="7"/>
        </w:numPr>
        <w:spacing w:after="0" w:afterAutospacing="0" w:before="120" w:lineRule="auto"/>
        <w:ind w:left="720" w:hanging="360"/>
      </w:pPr>
      <w:r w:rsidDel="00000000" w:rsidR="00000000" w:rsidRPr="00000000">
        <w:rPr>
          <w:b w:val="1"/>
          <w:rtl w:val="0"/>
        </w:rPr>
        <w:t xml:space="preserve">Robustness &amp; Reliability:</w:t>
      </w:r>
      <w:r w:rsidDel="00000000" w:rsidR="00000000" w:rsidRPr="00000000">
        <w:rPr>
          <w:rtl w:val="0"/>
        </w:rPr>
        <w:t xml:space="preserve"> We employ [mention specific strategies, e.g., fault-tolerant design patterns, automated testing, comprehensive monitoring, use of proven cloud services/technologies] to ensure the system operates reliably, especially during peak periods, meeting the stringent reliability targets (RFP Sec 3.25.21). High Availability (HA) features, including redundancy across all critical components (no SPOFs unless explicitly documented and approved - RFP Sec 3.25.7.4), support the availability SLAs (RFP Sec 3.25.7).</w:t>
      </w:r>
    </w:p>
    <w:p w:rsidR="00000000" w:rsidDel="00000000" w:rsidP="00000000" w:rsidRDefault="00000000" w:rsidRPr="00000000" w14:paraId="000007F6">
      <w:pPr>
        <w:numPr>
          <w:ilvl w:val="0"/>
          <w:numId w:val="7"/>
        </w:numPr>
        <w:spacing w:after="0" w:afterAutospacing="0" w:before="0" w:beforeAutospacing="0" w:lineRule="auto"/>
        <w:ind w:left="720" w:hanging="360"/>
      </w:pPr>
      <w:r w:rsidDel="00000000" w:rsidR="00000000" w:rsidRPr="00000000">
        <w:rPr>
          <w:b w:val="1"/>
          <w:rtl w:val="0"/>
        </w:rPr>
        <w:t xml:space="preserve">Scalability:</w:t>
      </w:r>
      <w:r w:rsidDel="00000000" w:rsidR="00000000" w:rsidRPr="00000000">
        <w:rPr>
          <w:rtl w:val="0"/>
        </w:rPr>
        <w:t xml:space="preserve"> The architecture is designed for elastic scalability (both horizontal and vertical) to handle OPT's large scale and peak loads, including burst capability (RFP Sec 3.25.20.2, 3.25.23.1). We utilize [mention specific tech, e.g., container orchestration like Kubernetes, serverless functions, auto-scaling database services] hosted on [mention platform, e.g., AWS/Azure/GCP] within the continental US (RFP Sec 3.26.4). Design decisions impacting scalability will be reviewed with NYCPS technical teams (RFP Sec 3.25.23.1).</w:t>
      </w:r>
    </w:p>
    <w:p w:rsidR="00000000" w:rsidDel="00000000" w:rsidP="00000000" w:rsidRDefault="00000000" w:rsidRPr="00000000" w14:paraId="000007F7">
      <w:pPr>
        <w:numPr>
          <w:ilvl w:val="0"/>
          <w:numId w:val="7"/>
        </w:numPr>
        <w:spacing w:after="0" w:afterAutospacing="0" w:before="0" w:beforeAutospacing="0" w:lineRule="auto"/>
        <w:ind w:left="720" w:hanging="360"/>
      </w:pPr>
      <w:r w:rsidDel="00000000" w:rsidR="00000000" w:rsidRPr="00000000">
        <w:rPr>
          <w:b w:val="1"/>
          <w:rtl w:val="0"/>
        </w:rPr>
        <w:t xml:space="preserve">Standardization &amp; Maintainability:</w:t>
      </w:r>
      <w:r w:rsidDel="00000000" w:rsidR="00000000" w:rsidRPr="00000000">
        <w:rPr>
          <w:rtl w:val="0"/>
        </w:rPr>
        <w:t xml:space="preserve"> We prioritize the use of industry-standard technologies, frameworks, and APIs (RFP Sec 3.25.19.4) to enhance maintainability, facilitate integration (RFP Sec 3.25.17.1), and leverage common skillsets. A modular design (e.g., microservices) promotes adaptability and simplifies updates (RFP Sec 3.25.16.1).</w:t>
      </w:r>
    </w:p>
    <w:p w:rsidR="00000000" w:rsidDel="00000000" w:rsidP="00000000" w:rsidRDefault="00000000" w:rsidRPr="00000000" w14:paraId="000007F8">
      <w:pPr>
        <w:numPr>
          <w:ilvl w:val="0"/>
          <w:numId w:val="7"/>
        </w:numPr>
        <w:spacing w:after="0" w:afterAutospacing="0" w:before="0" w:beforeAutospacing="0" w:lineRule="auto"/>
        <w:ind w:left="720" w:hanging="360"/>
      </w:pPr>
      <w:r w:rsidDel="00000000" w:rsidR="00000000" w:rsidRPr="00000000">
        <w:rPr>
          <w:b w:val="1"/>
          <w:rtl w:val="0"/>
        </w:rPr>
        <w:t xml:space="preserve">Infrastructure &amp; Operations:</w:t>
      </w:r>
    </w:p>
    <w:p w:rsidR="00000000" w:rsidDel="00000000" w:rsidP="00000000" w:rsidRDefault="00000000" w:rsidRPr="00000000" w14:paraId="000007F9">
      <w:pPr>
        <w:numPr>
          <w:ilvl w:val="1"/>
          <w:numId w:val="7"/>
        </w:numPr>
        <w:spacing w:after="0" w:afterAutospacing="0" w:before="0" w:beforeAutospacing="0" w:lineRule="auto"/>
        <w:ind w:left="1440" w:hanging="360"/>
      </w:pPr>
      <w:r w:rsidDel="00000000" w:rsidR="00000000" w:rsidRPr="00000000">
        <w:rPr>
          <w:b w:val="1"/>
          <w:rtl w:val="0"/>
        </w:rPr>
        <w:t xml:space="preserve">Hardware/Hosting:</w:t>
      </w:r>
      <w:r w:rsidDel="00000000" w:rsidR="00000000" w:rsidRPr="00000000">
        <w:rPr>
          <w:rtl w:val="0"/>
        </w:rPr>
        <w:t xml:space="preserve"> [Describe hosting model - Vendor Cloud / Hybrid / On-Prem per Q85]. If Cloud, leverages [Platform]'s managed services for compute, storage, networking. If Hybrid/On-Prem, infrastructure specifications meet performance needs and include fully redundant Production and Disaster Recovery environments (RFP Sec 3.25.4.a, 3.25.25.1).</w:t>
      </w:r>
    </w:p>
    <w:p w:rsidR="00000000" w:rsidDel="00000000" w:rsidP="00000000" w:rsidRDefault="00000000" w:rsidRPr="00000000" w14:paraId="000007FA">
      <w:pPr>
        <w:numPr>
          <w:ilvl w:val="1"/>
          <w:numId w:val="7"/>
        </w:numPr>
        <w:spacing w:after="0" w:afterAutospacing="0" w:before="0" w:beforeAutospacing="0" w:lineRule="auto"/>
        <w:ind w:left="1440" w:hanging="360"/>
      </w:pPr>
      <w:r w:rsidDel="00000000" w:rsidR="00000000" w:rsidRPr="00000000">
        <w:rPr>
          <w:b w:val="1"/>
          <w:rtl w:val="0"/>
        </w:rPr>
        <w:t xml:space="preserve">OS/Database/Network:</w:t>
      </w:r>
      <w:r w:rsidDel="00000000" w:rsidR="00000000" w:rsidRPr="00000000">
        <w:rPr>
          <w:rtl w:val="0"/>
        </w:rPr>
        <w:t xml:space="preserve"> Utilizes [Specify standard OS, DB types e.g., Linux, PostgreSQL/NoSQL, standard TCP/IP networking] configured securely according to best practices and NYCPS policies. Network topology supports required performance and availability.</w:t>
      </w:r>
    </w:p>
    <w:p w:rsidR="00000000" w:rsidDel="00000000" w:rsidP="00000000" w:rsidRDefault="00000000" w:rsidRPr="00000000" w14:paraId="000007FB">
      <w:pPr>
        <w:numPr>
          <w:ilvl w:val="1"/>
          <w:numId w:val="7"/>
        </w:numPr>
        <w:spacing w:after="0" w:afterAutospacing="0" w:before="0" w:beforeAutospacing="0" w:lineRule="auto"/>
        <w:ind w:left="1440" w:hanging="360"/>
      </w:pPr>
      <w:r w:rsidDel="00000000" w:rsidR="00000000" w:rsidRPr="00000000">
        <w:rPr>
          <w:b w:val="1"/>
          <w:rtl w:val="0"/>
        </w:rPr>
        <w:t xml:space="preserve">Deployment &amp; Management:</w:t>
      </w:r>
      <w:r w:rsidDel="00000000" w:rsidR="00000000" w:rsidRPr="00000000">
        <w:rPr>
          <w:rtl w:val="0"/>
        </w:rPr>
        <w:t xml:space="preserve"> Employs modern DevOps practices (CI/CD pipelines, Infrastructure as Code - e.g., Terraform) for automated, repeatable, and reliable deployments and infrastructure management (RFP Sec 3.25.4.a). (Ref: </w:t>
      </w:r>
      <w:r w:rsidDel="00000000" w:rsidR="00000000" w:rsidRPr="00000000">
        <w:rPr>
          <w:rFonts w:ascii="Roboto Mono" w:cs="Roboto Mono" w:eastAsia="Roboto Mono" w:hAnsi="Roboto Mono"/>
          <w:color w:val="188038"/>
          <w:shd w:fill="f0f0f0" w:val="clear"/>
          <w:rtl w:val="0"/>
        </w:rPr>
        <w:t xml:space="preserve">Appendix N.2.1 - DevOps Strategic Framework.pdf</w:t>
      </w:r>
      <w:r w:rsidDel="00000000" w:rsidR="00000000" w:rsidRPr="00000000">
        <w:rPr>
          <w:rtl w:val="0"/>
        </w:rPr>
        <w:t xml:space="preserve">).</w:t>
      </w:r>
    </w:p>
    <w:p w:rsidR="00000000" w:rsidDel="00000000" w:rsidP="00000000" w:rsidRDefault="00000000" w:rsidRPr="00000000" w14:paraId="000007FC">
      <w:pPr>
        <w:numPr>
          <w:ilvl w:val="1"/>
          <w:numId w:val="7"/>
        </w:numPr>
        <w:spacing w:after="0" w:afterAutospacing="0" w:before="0" w:beforeAutospacing="0" w:lineRule="auto"/>
        <w:ind w:left="1440" w:hanging="360"/>
      </w:pPr>
      <w:r w:rsidDel="00000000" w:rsidR="00000000" w:rsidRPr="00000000">
        <w:rPr>
          <w:b w:val="1"/>
          <w:rtl w:val="0"/>
        </w:rPr>
        <w:t xml:space="preserve">Data Protection (DLP):</w:t>
      </w:r>
      <w:r w:rsidDel="00000000" w:rsidR="00000000" w:rsidRPr="00000000">
        <w:rPr>
          <w:rtl w:val="0"/>
        </w:rPr>
        <w:t xml:space="preserve"> Implements robust backup and restore procedures meeting defined RPO/RTO targets (RFP Sec 3.25.8), with secure handling of backup media (RFP Sec 3.25.14.2). (Ref: </w:t>
      </w:r>
      <w:r w:rsidDel="00000000" w:rsidR="00000000" w:rsidRPr="00000000">
        <w:rPr>
          <w:rFonts w:ascii="Roboto Mono" w:cs="Roboto Mono" w:eastAsia="Roboto Mono" w:hAnsi="Roboto Mono"/>
          <w:color w:val="188038"/>
          <w:shd w:fill="f0f0f0" w:val="clear"/>
          <w:rtl w:val="0"/>
        </w:rPr>
        <w:t xml:space="preserve">Appendix Q.1 - Business Continuity Plan And Operational Excellence.pdf</w:t>
      </w:r>
      <w:r w:rsidDel="00000000" w:rsidR="00000000" w:rsidRPr="00000000">
        <w:rPr>
          <w:rtl w:val="0"/>
        </w:rPr>
        <w:t xml:space="preserve">).</w:t>
      </w:r>
    </w:p>
    <w:p w:rsidR="00000000" w:rsidDel="00000000" w:rsidP="00000000" w:rsidRDefault="00000000" w:rsidRPr="00000000" w14:paraId="000007FD">
      <w:pPr>
        <w:numPr>
          <w:ilvl w:val="0"/>
          <w:numId w:val="7"/>
        </w:numPr>
        <w:spacing w:after="0" w:afterAutospacing="0" w:before="0" w:beforeAutospacing="0" w:lineRule="auto"/>
        <w:ind w:left="720" w:hanging="360"/>
      </w:pPr>
      <w:r w:rsidDel="00000000" w:rsidR="00000000" w:rsidRPr="00000000">
        <w:rPr>
          <w:b w:val="1"/>
          <w:rtl w:val="0"/>
        </w:rPr>
        <w:t xml:space="preserve">Security:</w:t>
      </w:r>
      <w:r w:rsidDel="00000000" w:rsidR="00000000" w:rsidRPr="00000000">
        <w:rPr>
          <w:rtl w:val="0"/>
        </w:rPr>
        <w:t xml:space="preserve"> Security is integrated throughout the architecture ("security by design"), including network security (firewalls, segmentation), data encryption (at rest/transit per Q3.25.12.1/2), secure authentication/authorization, vulnerability management, monitoring/logging, and adherence to all NYCPS/OTI/NYC3 security policies (RFP Sec 3.25.4.a, 3.25.18).</w:t>
      </w:r>
    </w:p>
    <w:p w:rsidR="00000000" w:rsidDel="00000000" w:rsidP="00000000" w:rsidRDefault="00000000" w:rsidRPr="00000000" w14:paraId="000007FE">
      <w:pPr>
        <w:numPr>
          <w:ilvl w:val="0"/>
          <w:numId w:val="7"/>
        </w:numPr>
        <w:spacing w:after="360" w:before="0" w:beforeAutospacing="0" w:lineRule="auto"/>
        <w:ind w:left="720" w:hanging="360"/>
      </w:pPr>
      <w:r w:rsidDel="00000000" w:rsidR="00000000" w:rsidRPr="00000000">
        <w:rPr>
          <w:b w:val="1"/>
          <w:rtl w:val="0"/>
        </w:rPr>
        <w:t xml:space="preserve">Compliance:</w:t>
      </w:r>
      <w:r w:rsidDel="00000000" w:rsidR="00000000" w:rsidRPr="00000000">
        <w:rPr>
          <w:rtl w:val="0"/>
        </w:rPr>
        <w:t xml:space="preserve"> The architecture and deployment model adhere to all relevant OTI, DIIT, NYC3 and other agency policies, with processes for maintaining compliance with future updates (RFP Sec 3.25.4.a).</w:t>
      </w:r>
    </w:p>
    <w:p w:rsidR="00000000" w:rsidDel="00000000" w:rsidP="00000000" w:rsidRDefault="00000000" w:rsidRPr="00000000" w14:paraId="000007FF">
      <w:pPr>
        <w:spacing w:after="220" w:before="0" w:lineRule="auto"/>
        <w:rPr>
          <w:rFonts w:ascii="Roboto Mono" w:cs="Roboto Mono" w:eastAsia="Roboto Mono" w:hAnsi="Roboto Mono"/>
          <w:i w:val="1"/>
          <w:color w:val="777777"/>
          <w:sz w:val="20"/>
          <w:szCs w:val="20"/>
          <w:shd w:fill="f0f0f0" w:val="clear"/>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M.1 - System Architecture.pdf</w:t>
      </w:r>
      <w:r w:rsidDel="00000000" w:rsidR="00000000" w:rsidRPr="00000000">
        <w:rPr>
          <w:i w:val="1"/>
          <w:color w:val="777777"/>
          <w:sz w:val="20"/>
          <w:szCs w:val="20"/>
          <w:rtl w:val="0"/>
        </w:rPr>
        <w:t xml:space="preserve"> (Core Document), </w:t>
      </w:r>
      <w:r w:rsidDel="00000000" w:rsidR="00000000" w:rsidRPr="00000000">
        <w:rPr>
          <w:rFonts w:ascii="Roboto Mono" w:cs="Roboto Mono" w:eastAsia="Roboto Mono" w:hAnsi="Roboto Mono"/>
          <w:i w:val="1"/>
          <w:color w:val="777777"/>
          <w:sz w:val="20"/>
          <w:szCs w:val="20"/>
          <w:shd w:fill="f0f0f0" w:val="clear"/>
          <w:rtl w:val="0"/>
        </w:rPr>
        <w:t xml:space="preserve">Appendix M.2 - Solution Design Functional and Non Functional Requirements.pdf</w:t>
      </w:r>
      <w:r w:rsidDel="00000000" w:rsidR="00000000" w:rsidRPr="00000000">
        <w:rPr>
          <w:i w:val="1"/>
          <w:color w:val="777777"/>
          <w:sz w:val="20"/>
          <w:szCs w:val="20"/>
          <w:rtl w:val="0"/>
        </w:rPr>
        <w:t xml:space="preserve"> (NFR Summary), </w:t>
      </w:r>
      <w:r w:rsidDel="00000000" w:rsidR="00000000" w:rsidRPr="00000000">
        <w:rPr>
          <w:rFonts w:ascii="Roboto Mono" w:cs="Roboto Mono" w:eastAsia="Roboto Mono" w:hAnsi="Roboto Mono"/>
          <w:i w:val="1"/>
          <w:color w:val="777777"/>
          <w:sz w:val="20"/>
          <w:szCs w:val="20"/>
          <w:shd w:fill="f0f0f0" w:val="clear"/>
          <w:rtl w:val="0"/>
        </w:rPr>
        <w:t xml:space="preserve">Appendix P.1 - Security Strategy.pdf</w:t>
      </w:r>
      <w:r w:rsidDel="00000000" w:rsidR="00000000" w:rsidRPr="00000000">
        <w:rPr>
          <w:i w:val="1"/>
          <w:color w:val="777777"/>
          <w:sz w:val="20"/>
          <w:szCs w:val="20"/>
          <w:rtl w:val="0"/>
        </w:rPr>
        <w:t xml:space="preserve">, </w:t>
      </w:r>
      <w:r w:rsidDel="00000000" w:rsidR="00000000" w:rsidRPr="00000000">
        <w:rPr>
          <w:rFonts w:ascii="Roboto Mono" w:cs="Roboto Mono" w:eastAsia="Roboto Mono" w:hAnsi="Roboto Mono"/>
          <w:i w:val="1"/>
          <w:color w:val="777777"/>
          <w:sz w:val="20"/>
          <w:szCs w:val="20"/>
          <w:shd w:fill="f0f0f0" w:val="clear"/>
          <w:rtl w:val="0"/>
        </w:rPr>
        <w:t xml:space="preserve">Appendix Q.1 - Business Continuity Plan And Operational Excellence.pdf</w:t>
      </w:r>
      <w:r w:rsidDel="00000000" w:rsidR="00000000" w:rsidRPr="00000000">
        <w:rPr>
          <w:i w:val="1"/>
          <w:color w:val="777777"/>
          <w:sz w:val="20"/>
          <w:szCs w:val="20"/>
          <w:rtl w:val="0"/>
        </w:rPr>
        <w:t xml:space="preserve">, </w:t>
      </w:r>
      <w:r w:rsidDel="00000000" w:rsidR="00000000" w:rsidRPr="00000000">
        <w:rPr>
          <w:rFonts w:ascii="Roboto Mono" w:cs="Roboto Mono" w:eastAsia="Roboto Mono" w:hAnsi="Roboto Mono"/>
          <w:i w:val="1"/>
          <w:color w:val="777777"/>
          <w:sz w:val="20"/>
          <w:szCs w:val="20"/>
          <w:shd w:fill="f0f0f0" w:val="clear"/>
          <w:rtl w:val="0"/>
        </w:rPr>
        <w:t xml:space="preserve">Appendix N.2.1 - DevOps Strategic Framework.pdf</w:t>
      </w:r>
      <w:r w:rsidDel="00000000" w:rsidR="00000000" w:rsidRPr="00000000">
        <w:rPr>
          <w:i w:val="1"/>
          <w:color w:val="777777"/>
          <w:sz w:val="20"/>
          <w:szCs w:val="20"/>
          <w:rtl w:val="0"/>
        </w:rPr>
        <w:t xml:space="preserve">, </w:t>
      </w:r>
      <w:r w:rsidDel="00000000" w:rsidR="00000000" w:rsidRPr="00000000">
        <w:rPr>
          <w:rFonts w:ascii="Roboto Mono" w:cs="Roboto Mono" w:eastAsia="Roboto Mono" w:hAnsi="Roboto Mono"/>
          <w:i w:val="1"/>
          <w:color w:val="777777"/>
          <w:sz w:val="20"/>
          <w:szCs w:val="20"/>
          <w:shd w:fill="f0f0f0" w:val="clear"/>
          <w:rtl w:val="0"/>
        </w:rPr>
        <w:t xml:space="preserve">Appendix N.2.2 - DevOps Technical Implementation.pdf</w:t>
      </w:r>
      <w:r w:rsidDel="00000000" w:rsidR="00000000" w:rsidRPr="00000000">
        <w:rPr>
          <w:i w:val="1"/>
          <w:color w:val="777777"/>
          <w:sz w:val="20"/>
          <w:szCs w:val="20"/>
          <w:rtl w:val="0"/>
        </w:rPr>
        <w:t xml:space="preserve">, </w:t>
      </w:r>
      <w:r w:rsidDel="00000000" w:rsidR="00000000" w:rsidRPr="00000000">
        <w:rPr>
          <w:rFonts w:ascii="Roboto Mono" w:cs="Roboto Mono" w:eastAsia="Roboto Mono" w:hAnsi="Roboto Mono"/>
          <w:i w:val="1"/>
          <w:color w:val="777777"/>
          <w:sz w:val="20"/>
          <w:szCs w:val="20"/>
          <w:shd w:fill="f0f0f0" w:val="clear"/>
          <w:rtl w:val="0"/>
        </w:rPr>
        <w:t xml:space="preserve">Appendix Y.2 - FinOps Strategy.pdf</w:t>
      </w:r>
      <w:r w:rsidDel="00000000" w:rsidR="00000000" w:rsidRPr="00000000">
        <w:rPr>
          <w:i w:val="1"/>
          <w:color w:val="777777"/>
          <w:sz w:val="20"/>
          <w:szCs w:val="20"/>
          <w:rtl w:val="0"/>
        </w:rPr>
        <w:t xml:space="preserve"> (If Applicable), </w:t>
      </w:r>
      <w:r w:rsidDel="00000000" w:rsidR="00000000" w:rsidRPr="00000000">
        <w:rPr>
          <w:rFonts w:ascii="Roboto Mono" w:cs="Roboto Mono" w:eastAsia="Roboto Mono" w:hAnsi="Roboto Mono"/>
          <w:i w:val="1"/>
          <w:color w:val="777777"/>
          <w:sz w:val="20"/>
          <w:szCs w:val="20"/>
          <w:shd w:fill="f0f0f0" w:val="clear"/>
          <w:rtl w:val="0"/>
        </w:rPr>
        <w:t xml:space="preserve">Appendix P.3 - Audit Framework.pdf</w:t>
      </w:r>
    </w:p>
    <w:p w:rsidR="00000000" w:rsidDel="00000000" w:rsidP="00000000" w:rsidRDefault="00000000" w:rsidRPr="00000000" w14:paraId="0000080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01">
      <w:pPr>
        <w:pStyle w:val="Heading2"/>
        <w:keepNext w:val="0"/>
        <w:keepLines w:val="0"/>
        <w:pBdr>
          <w:bottom w:color="999999" w:space="2" w:sz="6" w:val="single"/>
        </w:pBdr>
        <w:spacing w:after="180" w:before="400" w:lineRule="auto"/>
        <w:rPr>
          <w:b w:val="1"/>
          <w:color w:val="003366"/>
          <w:sz w:val="34"/>
          <w:szCs w:val="34"/>
        </w:rPr>
      </w:pPr>
      <w:bookmarkStart w:colFirst="0" w:colLast="0" w:name="_kwknni1sa1u6" w:id="140"/>
      <w:bookmarkEnd w:id="140"/>
      <w:r w:rsidDel="00000000" w:rsidR="00000000" w:rsidRPr="00000000">
        <w:rPr>
          <w:b w:val="1"/>
          <w:color w:val="003366"/>
          <w:sz w:val="34"/>
          <w:szCs w:val="34"/>
          <w:rtl w:val="0"/>
        </w:rPr>
        <w:t xml:space="preserve">3.25.5 Authentication</w:t>
      </w:r>
    </w:p>
    <w:p w:rsidR="00000000" w:rsidDel="00000000" w:rsidP="00000000" w:rsidRDefault="00000000" w:rsidRPr="00000000" w14:paraId="00000802">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Our solution utilizes authentication mechanisms fully compliant with NYCPS Information Security Requirements (v1.5 and subsequent updates), ensuring secure user verification across all modules. We support [mention primary method, e.g., integration with NYCPS SSO, MFA] and offer enhanced options like biometrics where appropriate, prioritizing security and user experience.</w:t>
      </w:r>
    </w:p>
    <w:p w:rsidR="00000000" w:rsidDel="00000000" w:rsidP="00000000" w:rsidRDefault="00000000" w:rsidRPr="00000000" w14:paraId="00000803">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804">
      <w:pPr>
        <w:spacing w:after="240" w:before="240" w:lineRule="auto"/>
        <w:rPr/>
      </w:pPr>
      <w:r w:rsidDel="00000000" w:rsidR="00000000" w:rsidRPr="00000000">
        <w:rPr>
          <w:rtl w:val="0"/>
        </w:rPr>
        <w:t xml:space="preserve">Secure user authentication is fundamental to protecting system access and data. Our approach strictly adheres to NYCPS policies:</w:t>
      </w:r>
    </w:p>
    <w:p w:rsidR="00000000" w:rsidDel="00000000" w:rsidP="00000000" w:rsidRDefault="00000000" w:rsidRPr="00000000" w14:paraId="00000805">
      <w:pPr>
        <w:numPr>
          <w:ilvl w:val="0"/>
          <w:numId w:val="139"/>
        </w:numPr>
        <w:spacing w:after="0" w:afterAutospacing="0" w:before="120" w:lineRule="auto"/>
        <w:ind w:left="720" w:hanging="360"/>
      </w:pPr>
      <w:r w:rsidDel="00000000" w:rsidR="00000000" w:rsidRPr="00000000">
        <w:rPr>
          <w:b w:val="1"/>
          <w:rtl w:val="0"/>
        </w:rPr>
        <w:t xml:space="preserve">Compliance (RFP Sec 3.25.5.a):</w:t>
      </w:r>
      <w:r w:rsidDel="00000000" w:rsidR="00000000" w:rsidRPr="00000000">
        <w:rPr>
          <w:rtl w:val="0"/>
        </w:rPr>
        <w:t xml:space="preserve"> We implement authentication mechanisms that are approved by NYCPS and fully comply with the NYCPS Information Security Requirements for Vendors Version 1.5 (and subsequent updates from OTI, NYC3, DIIT). Any necessary exceptions require formal review and approval by authorized NYCPS personnel.</w:t>
      </w:r>
    </w:p>
    <w:p w:rsidR="00000000" w:rsidDel="00000000" w:rsidP="00000000" w:rsidRDefault="00000000" w:rsidRPr="00000000" w14:paraId="00000806">
      <w:pPr>
        <w:numPr>
          <w:ilvl w:val="0"/>
          <w:numId w:val="139"/>
        </w:numPr>
        <w:spacing w:after="0" w:afterAutospacing="0" w:before="0" w:beforeAutospacing="0" w:lineRule="auto"/>
        <w:ind w:left="720" w:hanging="360"/>
      </w:pPr>
      <w:r w:rsidDel="00000000" w:rsidR="00000000" w:rsidRPr="00000000">
        <w:rPr>
          <w:b w:val="1"/>
          <w:rtl w:val="0"/>
        </w:rPr>
        <w:t xml:space="preserve">Mechanism:</w:t>
      </w:r>
      <w:r w:rsidDel="00000000" w:rsidR="00000000" w:rsidRPr="00000000">
        <w:rPr>
          <w:rtl w:val="0"/>
        </w:rPr>
        <w:t xml:space="preserve"> Our primary authentication method involves [Describe primary method, e.g., integration with NYCPS's central Single Sign-On (SSO) solution using SAML/OAuth / implementing robust Multi-Factor Authentication (MFA) using methods like authenticator apps or hardware tokens]. This ensures consistency and leverages existing NYCPS identity infrastructure where possible.</w:t>
      </w:r>
    </w:p>
    <w:p w:rsidR="00000000" w:rsidDel="00000000" w:rsidP="00000000" w:rsidRDefault="00000000" w:rsidRPr="00000000" w14:paraId="00000807">
      <w:pPr>
        <w:numPr>
          <w:ilvl w:val="0"/>
          <w:numId w:val="139"/>
        </w:numPr>
        <w:spacing w:after="0" w:afterAutospacing="0" w:before="0" w:beforeAutospacing="0" w:lineRule="auto"/>
        <w:ind w:left="720" w:hanging="360"/>
      </w:pPr>
      <w:r w:rsidDel="00000000" w:rsidR="00000000" w:rsidRPr="00000000">
        <w:rPr>
          <w:b w:val="1"/>
          <w:rtl w:val="0"/>
        </w:rPr>
        <w:t xml:space="preserve">Enhanced Options (Driver Module Specific - RFP Sec 3.7.1, 3.7.2, Q189):</w:t>
      </w:r>
      <w:r w:rsidDel="00000000" w:rsidR="00000000" w:rsidRPr="00000000">
        <w:rPr>
          <w:rtl w:val="0"/>
        </w:rPr>
        <w:t xml:space="preserve"> For the Driver Module, where ease of use is critical, we support enhanced login experiences including pre-population of usernames and optional integration with native device biometrics (fingerprint/facial recognition), implemented securely via platform APIs as an alternative or supplement to standard credentials (flexibility confirmed in Q189).</w:t>
      </w:r>
    </w:p>
    <w:p w:rsidR="00000000" w:rsidDel="00000000" w:rsidP="00000000" w:rsidRDefault="00000000" w:rsidRPr="00000000" w14:paraId="00000808">
      <w:pPr>
        <w:numPr>
          <w:ilvl w:val="0"/>
          <w:numId w:val="139"/>
        </w:numPr>
        <w:spacing w:after="360" w:before="0" w:beforeAutospacing="0" w:lineRule="auto"/>
        <w:ind w:left="720" w:hanging="360"/>
      </w:pPr>
      <w:r w:rsidDel="00000000" w:rsidR="00000000" w:rsidRPr="00000000">
        <w:rPr>
          <w:b w:val="1"/>
          <w:rtl w:val="0"/>
        </w:rPr>
        <w:t xml:space="preserve">Credential Security (RFP Sec 3.25.12.4):</w:t>
      </w:r>
      <w:r w:rsidDel="00000000" w:rsidR="00000000" w:rsidRPr="00000000">
        <w:rPr>
          <w:rtl w:val="0"/>
        </w:rPr>
        <w:t xml:space="preserve"> All passwords, tokens, or other authentication secrets are treated as confidential, stored securely using industry-standard hashing and encryption, and always transmitted over secure, encrypted channels (TLS).</w:t>
      </w:r>
    </w:p>
    <w:p w:rsidR="00000000" w:rsidDel="00000000" w:rsidP="00000000" w:rsidRDefault="00000000" w:rsidRPr="00000000" w14:paraId="00000809">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P.1 - Security Strategy.pdf</w:t>
      </w:r>
      <w:r w:rsidDel="00000000" w:rsidR="00000000" w:rsidRPr="00000000">
        <w:rPr>
          <w:i w:val="1"/>
          <w:color w:val="777777"/>
          <w:sz w:val="20"/>
          <w:szCs w:val="20"/>
          <w:rtl w:val="0"/>
        </w:rPr>
        <w:t xml:space="preserve"> (Authentication Methods, Compliance), </w:t>
      </w:r>
      <w:r w:rsidDel="00000000" w:rsidR="00000000" w:rsidRPr="00000000">
        <w:rPr>
          <w:rFonts w:ascii="Roboto Mono" w:cs="Roboto Mono" w:eastAsia="Roboto Mono" w:hAnsi="Roboto Mono"/>
          <w:i w:val="1"/>
          <w:color w:val="777777"/>
          <w:sz w:val="20"/>
          <w:szCs w:val="20"/>
          <w:shd w:fill="f0f0f0" w:val="clear"/>
          <w:rtl w:val="0"/>
        </w:rPr>
        <w:t xml:space="preserve">Appendix M.1 - System Architecture.pdf</w:t>
      </w:r>
      <w:r w:rsidDel="00000000" w:rsidR="00000000" w:rsidRPr="00000000">
        <w:rPr>
          <w:i w:val="1"/>
          <w:color w:val="777777"/>
          <w:sz w:val="20"/>
          <w:szCs w:val="20"/>
          <w:rtl w:val="0"/>
        </w:rPr>
        <w:t xml:space="preserve"> (AuthN Service/Integration), </w:t>
      </w:r>
      <w:r w:rsidDel="00000000" w:rsidR="00000000" w:rsidRPr="00000000">
        <w:rPr>
          <w:rFonts w:ascii="Roboto Mono" w:cs="Roboto Mono" w:eastAsia="Roboto Mono" w:hAnsi="Roboto Mono"/>
          <w:i w:val="1"/>
          <w:color w:val="777777"/>
          <w:sz w:val="20"/>
          <w:szCs w:val="20"/>
          <w:shd w:fill="f0f0f0" w:val="clear"/>
          <w:rtl w:val="0"/>
        </w:rPr>
        <w:t xml:space="preserve">Appendix M.2 - Solution Design Functional and Non Functional Requirements.pdf</w:t>
      </w:r>
      <w:r w:rsidDel="00000000" w:rsidR="00000000" w:rsidRPr="00000000">
        <w:rPr>
          <w:i w:val="1"/>
          <w:color w:val="777777"/>
          <w:sz w:val="20"/>
          <w:szCs w:val="20"/>
          <w:rtl w:val="0"/>
        </w:rPr>
        <w:t xml:space="preserve"> (NFR AuthN)</w:t>
      </w:r>
    </w:p>
    <w:p w:rsidR="00000000" w:rsidDel="00000000" w:rsidP="00000000" w:rsidRDefault="00000000" w:rsidRPr="00000000" w14:paraId="0000080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0B">
      <w:pPr>
        <w:pStyle w:val="Heading2"/>
        <w:keepNext w:val="0"/>
        <w:keepLines w:val="0"/>
        <w:pBdr>
          <w:bottom w:color="999999" w:space="2" w:sz="6" w:val="single"/>
        </w:pBdr>
        <w:spacing w:after="180" w:before="400" w:lineRule="auto"/>
        <w:rPr>
          <w:b w:val="1"/>
          <w:color w:val="003366"/>
          <w:sz w:val="34"/>
          <w:szCs w:val="34"/>
        </w:rPr>
      </w:pPr>
      <w:bookmarkStart w:colFirst="0" w:colLast="0" w:name="_flcaj2giz27m" w:id="141"/>
      <w:bookmarkEnd w:id="141"/>
      <w:r w:rsidDel="00000000" w:rsidR="00000000" w:rsidRPr="00000000">
        <w:rPr>
          <w:b w:val="1"/>
          <w:color w:val="003366"/>
          <w:sz w:val="34"/>
          <w:szCs w:val="34"/>
          <w:rtl w:val="0"/>
        </w:rPr>
        <w:t xml:space="preserve">3.25.6 Authorization</w:t>
      </w:r>
    </w:p>
    <w:p w:rsidR="00000000" w:rsidDel="00000000" w:rsidP="00000000" w:rsidRDefault="00000000" w:rsidRPr="00000000" w14:paraId="0000080C">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Access control within our solution is governed by a robust Role-Based Access Control (RBAC) mechanism, compliant with NYCPS Information Security Requirements. Permissions are granularly defined based on user roles (persona) and data scope, ensuring users only access the functions and information necessary for their duties. Access is promptly withdrawn upon role or organizational changes.</w:t>
      </w:r>
    </w:p>
    <w:p w:rsidR="00000000" w:rsidDel="00000000" w:rsidP="00000000" w:rsidRDefault="00000000" w:rsidRPr="00000000" w14:paraId="0000080D">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80E">
      <w:pPr>
        <w:numPr>
          <w:ilvl w:val="0"/>
          <w:numId w:val="57"/>
        </w:numPr>
        <w:spacing w:after="0" w:afterAutospacing="0" w:before="120" w:lineRule="auto"/>
        <w:ind w:left="720" w:hanging="360"/>
      </w:pPr>
      <w:r w:rsidDel="00000000" w:rsidR="00000000" w:rsidRPr="00000000">
        <w:rPr>
          <w:b w:val="1"/>
          <w:rtl w:val="0"/>
        </w:rPr>
        <w:t xml:space="preserve">Compliance (RFP Sec 3.25.6.b):</w:t>
      </w:r>
      <w:r w:rsidDel="00000000" w:rsidR="00000000" w:rsidRPr="00000000">
        <w:rPr>
          <w:rtl w:val="0"/>
        </w:rPr>
        <w:t xml:space="preserve"> Our authorization mechanism aligns with NYCPS approved methods and complies fully with NYCPS Information Security Requirements for Vendors Version 1.5 (and subsequent updates from OTI, NYC3, DIIT, NYCPS). Exceptions require formal NYCPS approval.</w:t>
      </w:r>
    </w:p>
    <w:p w:rsidR="00000000" w:rsidDel="00000000" w:rsidP="00000000" w:rsidRDefault="00000000" w:rsidRPr="00000000" w14:paraId="0000080F">
      <w:pPr>
        <w:numPr>
          <w:ilvl w:val="0"/>
          <w:numId w:val="57"/>
        </w:numPr>
        <w:spacing w:after="0" w:afterAutospacing="0" w:before="0" w:beforeAutospacing="0" w:lineRule="auto"/>
        <w:ind w:left="720" w:hanging="360"/>
      </w:pPr>
      <w:r w:rsidDel="00000000" w:rsidR="00000000" w:rsidRPr="00000000">
        <w:rPr>
          <w:b w:val="1"/>
          <w:rtl w:val="0"/>
        </w:rPr>
        <w:t xml:space="preserve">RBAC Implementation (RFP Sec 3.10.1, 3.10.2):</w:t>
      </w:r>
      <w:r w:rsidDel="00000000" w:rsidR="00000000" w:rsidRPr="00000000">
        <w:rPr>
          <w:rtl w:val="0"/>
        </w:rPr>
        <w:t xml:space="preserve"> We implement a comprehensive RBAC model where permissions are assigned to defined roles rather than individual users. This simplifies administration and ensures consistency. Roles are defined based on user function (e.g., OPT Router, OPT Admin, School Admin, SBC Admin, Driver, Parent, Student).</w:t>
      </w:r>
    </w:p>
    <w:p w:rsidR="00000000" w:rsidDel="00000000" w:rsidP="00000000" w:rsidRDefault="00000000" w:rsidRPr="00000000" w14:paraId="00000810">
      <w:pPr>
        <w:numPr>
          <w:ilvl w:val="0"/>
          <w:numId w:val="57"/>
        </w:numPr>
        <w:spacing w:after="0" w:afterAutospacing="0" w:before="0" w:beforeAutospacing="0" w:lineRule="auto"/>
        <w:ind w:left="720" w:hanging="360"/>
      </w:pPr>
      <w:r w:rsidDel="00000000" w:rsidR="00000000" w:rsidRPr="00000000">
        <w:rPr>
          <w:b w:val="1"/>
          <w:rtl w:val="0"/>
        </w:rPr>
        <w:t xml:space="preserve">Granular Permissions (RFP Sec 3.10.2):</w:t>
      </w:r>
      <w:r w:rsidDel="00000000" w:rsidR="00000000" w:rsidRPr="00000000">
        <w:rPr>
          <w:rtl w:val="0"/>
        </w:rPr>
        <w:t xml:space="preserve"> Permissions are defined granularly based on:</w:t>
      </w:r>
    </w:p>
    <w:p w:rsidR="00000000" w:rsidDel="00000000" w:rsidP="00000000" w:rsidRDefault="00000000" w:rsidRPr="00000000" w14:paraId="00000811">
      <w:pPr>
        <w:numPr>
          <w:ilvl w:val="1"/>
          <w:numId w:val="57"/>
        </w:numPr>
        <w:spacing w:after="0" w:afterAutospacing="0" w:before="0" w:beforeAutospacing="0" w:lineRule="auto"/>
        <w:ind w:left="1440" w:hanging="360"/>
      </w:pPr>
      <w:r w:rsidDel="00000000" w:rsidR="00000000" w:rsidRPr="00000000">
        <w:rPr>
          <w:b w:val="1"/>
          <w:rtl w:val="0"/>
        </w:rPr>
        <w:t xml:space="preserve">Persona (Level):</w:t>
      </w:r>
      <w:r w:rsidDel="00000000" w:rsidR="00000000" w:rsidRPr="00000000">
        <w:rPr>
          <w:rtl w:val="0"/>
        </w:rPr>
        <w:t xml:space="preserve"> What actions a user can perform within the application (e.g., read, create, update, delete, approve, configure).</w:t>
      </w:r>
    </w:p>
    <w:p w:rsidR="00000000" w:rsidDel="00000000" w:rsidP="00000000" w:rsidRDefault="00000000" w:rsidRPr="00000000" w14:paraId="00000812">
      <w:pPr>
        <w:numPr>
          <w:ilvl w:val="1"/>
          <w:numId w:val="57"/>
        </w:numPr>
        <w:spacing w:after="0" w:afterAutospacing="0" w:before="0" w:beforeAutospacing="0" w:lineRule="auto"/>
        <w:ind w:left="1440" w:hanging="360"/>
      </w:pPr>
      <w:r w:rsidDel="00000000" w:rsidR="00000000" w:rsidRPr="00000000">
        <w:rPr>
          <w:b w:val="1"/>
          <w:rtl w:val="0"/>
        </w:rPr>
        <w:t xml:space="preserve">Scope (Data):</w:t>
      </w:r>
      <w:r w:rsidDel="00000000" w:rsidR="00000000" w:rsidRPr="00000000">
        <w:rPr>
          <w:rtl w:val="0"/>
        </w:rPr>
        <w:t xml:space="preserve"> Which specific data entities a user can access (e.g., an SBC Admin sees only their company's drivers/routes/devices, a School Admin sees only their school's students).</w:t>
      </w:r>
    </w:p>
    <w:p w:rsidR="00000000" w:rsidDel="00000000" w:rsidP="00000000" w:rsidRDefault="00000000" w:rsidRPr="00000000" w14:paraId="00000813">
      <w:pPr>
        <w:numPr>
          <w:ilvl w:val="0"/>
          <w:numId w:val="57"/>
        </w:numPr>
        <w:spacing w:after="360" w:before="0" w:beforeAutospacing="0" w:lineRule="auto"/>
        <w:ind w:left="720" w:hanging="360"/>
      </w:pPr>
      <w:r w:rsidDel="00000000" w:rsidR="00000000" w:rsidRPr="00000000">
        <w:rPr>
          <w:b w:val="1"/>
          <w:rtl w:val="0"/>
        </w:rPr>
        <w:t xml:space="preserve">Access Management (RFP Sec 3.10.1):</w:t>
      </w:r>
      <w:r w:rsidDel="00000000" w:rsidR="00000000" w:rsidRPr="00000000">
        <w:rPr>
          <w:rtl w:val="0"/>
        </w:rPr>
        <w:t xml:space="preserve"> The system ensures that only authorized users have access, and permissions are automatically or promptly updated/revoked when a user's role changes or they leave the organization, managed through the central user administration interface (primarily by OPT Admins).</w:t>
      </w:r>
    </w:p>
    <w:p w:rsidR="00000000" w:rsidDel="00000000" w:rsidP="00000000" w:rsidRDefault="00000000" w:rsidRPr="00000000" w14:paraId="00000814">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P.1 - Security Strategy.pdf</w:t>
      </w:r>
      <w:r w:rsidDel="00000000" w:rsidR="00000000" w:rsidRPr="00000000">
        <w:rPr>
          <w:i w:val="1"/>
          <w:color w:val="777777"/>
          <w:sz w:val="20"/>
          <w:szCs w:val="20"/>
          <w:rtl w:val="0"/>
        </w:rPr>
        <w:t xml:space="preserve"> (RBAC Design, Permissions Matrix), </w:t>
      </w:r>
      <w:r w:rsidDel="00000000" w:rsidR="00000000" w:rsidRPr="00000000">
        <w:rPr>
          <w:rFonts w:ascii="Roboto Mono" w:cs="Roboto Mono" w:eastAsia="Roboto Mono" w:hAnsi="Roboto Mono"/>
          <w:i w:val="1"/>
          <w:color w:val="777777"/>
          <w:sz w:val="20"/>
          <w:szCs w:val="20"/>
          <w:shd w:fill="f0f0f0" w:val="clear"/>
          <w:rtl w:val="0"/>
        </w:rPr>
        <w:t xml:space="preserve">Appendix M.1 - System Architecture.pdf</w:t>
      </w:r>
      <w:r w:rsidDel="00000000" w:rsidR="00000000" w:rsidRPr="00000000">
        <w:rPr>
          <w:i w:val="1"/>
          <w:color w:val="777777"/>
          <w:sz w:val="20"/>
          <w:szCs w:val="20"/>
          <w:rtl w:val="0"/>
        </w:rPr>
        <w:t xml:space="preserve"> (Authorization Service/Integration with User Mgmt), </w:t>
      </w:r>
      <w:r w:rsidDel="00000000" w:rsidR="00000000" w:rsidRPr="00000000">
        <w:rPr>
          <w:rFonts w:ascii="Roboto Mono" w:cs="Roboto Mono" w:eastAsia="Roboto Mono" w:hAnsi="Roboto Mono"/>
          <w:i w:val="1"/>
          <w:color w:val="777777"/>
          <w:sz w:val="20"/>
          <w:szCs w:val="20"/>
          <w:shd w:fill="f0f0f0" w:val="clear"/>
          <w:rtl w:val="0"/>
        </w:rPr>
        <w:t xml:space="preserve">Appendix M.2 - Solution Design Functional and Non Functional Requirements.pdf</w:t>
      </w:r>
      <w:r w:rsidDel="00000000" w:rsidR="00000000" w:rsidRPr="00000000">
        <w:rPr>
          <w:i w:val="1"/>
          <w:color w:val="777777"/>
          <w:sz w:val="20"/>
          <w:szCs w:val="20"/>
          <w:rtl w:val="0"/>
        </w:rPr>
        <w:t xml:space="preserve"> (NFR AuthZ), </w:t>
      </w:r>
      <w:r w:rsidDel="00000000" w:rsidR="00000000" w:rsidRPr="00000000">
        <w:rPr>
          <w:rFonts w:ascii="Roboto Mono" w:cs="Roboto Mono" w:eastAsia="Roboto Mono" w:hAnsi="Roboto Mono"/>
          <w:i w:val="1"/>
          <w:color w:val="777777"/>
          <w:sz w:val="20"/>
          <w:szCs w:val="20"/>
          <w:shd w:fill="f0f0f0" w:val="clear"/>
          <w:rtl w:val="0"/>
        </w:rPr>
        <w:t xml:space="preserve">Appendix S.1 - Data Governance and compliance controls.pdf</w:t>
      </w:r>
      <w:r w:rsidDel="00000000" w:rsidR="00000000" w:rsidRPr="00000000">
        <w:rPr>
          <w:i w:val="1"/>
          <w:color w:val="777777"/>
          <w:sz w:val="20"/>
          <w:szCs w:val="20"/>
          <w:rtl w:val="0"/>
        </w:rPr>
        <w:t xml:space="preserve"> (Data Scoping Rules)</w:t>
      </w:r>
    </w:p>
    <w:p w:rsidR="00000000" w:rsidDel="00000000" w:rsidP="00000000" w:rsidRDefault="00000000" w:rsidRPr="00000000" w14:paraId="0000081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16">
      <w:pPr>
        <w:pStyle w:val="Heading2"/>
        <w:keepNext w:val="0"/>
        <w:keepLines w:val="0"/>
        <w:pBdr>
          <w:bottom w:color="999999" w:space="2" w:sz="6" w:val="single"/>
        </w:pBdr>
        <w:spacing w:after="180" w:before="400" w:lineRule="auto"/>
        <w:rPr>
          <w:b w:val="1"/>
          <w:color w:val="003366"/>
          <w:sz w:val="34"/>
          <w:szCs w:val="34"/>
        </w:rPr>
      </w:pPr>
      <w:bookmarkStart w:colFirst="0" w:colLast="0" w:name="_gu00fhy3hajq" w:id="142"/>
      <w:bookmarkEnd w:id="142"/>
      <w:r w:rsidDel="00000000" w:rsidR="00000000" w:rsidRPr="00000000">
        <w:rPr>
          <w:b w:val="1"/>
          <w:color w:val="003366"/>
          <w:sz w:val="34"/>
          <w:szCs w:val="34"/>
          <w:rtl w:val="0"/>
        </w:rPr>
        <w:t xml:space="preserve">3.25.7 Availability</w:t>
      </w:r>
    </w:p>
    <w:p w:rsidR="00000000" w:rsidDel="00000000" w:rsidP="00000000" w:rsidRDefault="00000000" w:rsidRPr="00000000" w14:paraId="00000817">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We commit to exceptionally high system availability through robust architecture and operational discipline, meeting or exceeding the specific uptime SLAs defined for Peak Season (&gt;=99.99% 24x7), Normal Business Days (&gt;=99.9% 16x5), and Other Periods (&gt;=99% 7x5). Our design eliminates single points of failure, ensures rapid data ingestion (&lt;30s/3min targets), provides long-term active data accessibility (12 months), and guarantees NYCPS full ownership and on-demand access to all solution data.</w:t>
      </w:r>
    </w:p>
    <w:p w:rsidR="00000000" w:rsidDel="00000000" w:rsidP="00000000" w:rsidRDefault="00000000" w:rsidRPr="00000000" w14:paraId="00000818">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819">
      <w:pPr>
        <w:spacing w:after="240" w:before="240" w:lineRule="auto"/>
        <w:rPr/>
      </w:pPr>
      <w:r w:rsidDel="00000000" w:rsidR="00000000" w:rsidRPr="00000000">
        <w:rPr>
          <w:rtl w:val="0"/>
        </w:rPr>
        <w:t xml:space="preserve">Ensuring the continuous availability and accessibility of the Transportation Management System and its data is a top priority. Our commitments include:</w:t>
      </w:r>
    </w:p>
    <w:p w:rsidR="00000000" w:rsidDel="00000000" w:rsidP="00000000" w:rsidRDefault="00000000" w:rsidRPr="00000000" w14:paraId="0000081A">
      <w:pPr>
        <w:numPr>
          <w:ilvl w:val="0"/>
          <w:numId w:val="117"/>
        </w:numPr>
        <w:spacing w:after="0" w:afterAutospacing="0" w:before="120" w:lineRule="auto"/>
        <w:ind w:left="720" w:hanging="360"/>
      </w:pPr>
      <w:r w:rsidDel="00000000" w:rsidR="00000000" w:rsidRPr="00000000">
        <w:rPr>
          <w:b w:val="1"/>
          <w:rtl w:val="0"/>
        </w:rPr>
        <w:t xml:space="preserve">Uptime SLAs (RFP Sec 3.25.7.1.a, 3.25.7.2.a, 3.25.7.3.a):</w:t>
      </w:r>
      <w:r w:rsidDel="00000000" w:rsidR="00000000" w:rsidRPr="00000000">
        <w:rPr>
          <w:rtl w:val="0"/>
        </w:rPr>
        <w:t xml:space="preserve"> We guarantee system availability according to the following schedule and targets:</w:t>
      </w:r>
    </w:p>
    <w:p w:rsidR="00000000" w:rsidDel="00000000" w:rsidP="00000000" w:rsidRDefault="00000000" w:rsidRPr="00000000" w14:paraId="0000081B">
      <w:pPr>
        <w:numPr>
          <w:ilvl w:val="1"/>
          <w:numId w:val="117"/>
        </w:numPr>
        <w:spacing w:after="0" w:afterAutospacing="0" w:before="0" w:beforeAutospacing="0" w:lineRule="auto"/>
        <w:ind w:left="1440" w:hanging="360"/>
      </w:pPr>
      <w:r w:rsidDel="00000000" w:rsidR="00000000" w:rsidRPr="00000000">
        <w:rPr>
          <w:b w:val="1"/>
          <w:rtl w:val="0"/>
        </w:rPr>
        <w:t xml:space="preserve">Peak Business Season</w:t>
      </w:r>
      <w:r w:rsidDel="00000000" w:rsidR="00000000" w:rsidRPr="00000000">
        <w:rPr>
          <w:rtl w:val="0"/>
        </w:rPr>
        <w:t xml:space="preserve"> (~mid-June to mid-Sept, 100 days, 24x7): &gt;= 99.99% uptime.</w:t>
      </w:r>
    </w:p>
    <w:p w:rsidR="00000000" w:rsidDel="00000000" w:rsidP="00000000" w:rsidRDefault="00000000" w:rsidRPr="00000000" w14:paraId="0000081C">
      <w:pPr>
        <w:numPr>
          <w:ilvl w:val="1"/>
          <w:numId w:val="117"/>
        </w:numPr>
        <w:spacing w:after="0" w:afterAutospacing="0" w:before="0" w:beforeAutospacing="0" w:lineRule="auto"/>
        <w:ind w:left="1440" w:hanging="360"/>
      </w:pPr>
      <w:r w:rsidDel="00000000" w:rsidR="00000000" w:rsidRPr="00000000">
        <w:rPr>
          <w:b w:val="1"/>
          <w:rtl w:val="0"/>
        </w:rPr>
        <w:t xml:space="preserve">Other Business Days</w:t>
      </w:r>
      <w:r w:rsidDel="00000000" w:rsidR="00000000" w:rsidRPr="00000000">
        <w:rPr>
          <w:rtl w:val="0"/>
        </w:rPr>
        <w:t xml:space="preserve"> (~120 days, 16 hours M-F): &gt;= 99.9% uptime.</w:t>
      </w:r>
    </w:p>
    <w:p w:rsidR="00000000" w:rsidDel="00000000" w:rsidP="00000000" w:rsidRDefault="00000000" w:rsidRPr="00000000" w14:paraId="0000081D">
      <w:pPr>
        <w:numPr>
          <w:ilvl w:val="1"/>
          <w:numId w:val="117"/>
        </w:numPr>
        <w:spacing w:after="0" w:afterAutospacing="0" w:before="0" w:beforeAutospacing="0" w:lineRule="auto"/>
        <w:ind w:left="1440" w:hanging="360"/>
      </w:pPr>
      <w:r w:rsidDel="00000000" w:rsidR="00000000" w:rsidRPr="00000000">
        <w:rPr>
          <w:b w:val="1"/>
          <w:rtl w:val="0"/>
        </w:rPr>
        <w:t xml:space="preserve">Other Periods</w:t>
      </w:r>
      <w:r w:rsidDel="00000000" w:rsidR="00000000" w:rsidRPr="00000000">
        <w:rPr>
          <w:rtl w:val="0"/>
        </w:rPr>
        <w:t xml:space="preserve"> (~145 days, 7 hours M-F): &gt;= 99% uptime.</w:t>
      </w:r>
    </w:p>
    <w:p w:rsidR="00000000" w:rsidDel="00000000" w:rsidP="00000000" w:rsidRDefault="00000000" w:rsidRPr="00000000" w14:paraId="0000081E">
      <w:pPr>
        <w:numPr>
          <w:ilvl w:val="0"/>
          <w:numId w:val="117"/>
        </w:numPr>
        <w:spacing w:after="0" w:afterAutospacing="0" w:before="0" w:beforeAutospacing="0" w:lineRule="auto"/>
        <w:ind w:left="720" w:hanging="360"/>
      </w:pPr>
      <w:r w:rsidDel="00000000" w:rsidR="00000000" w:rsidRPr="00000000">
        <w:rPr>
          <w:rtl w:val="0"/>
        </w:rPr>
        <w:t xml:space="preserve">These targets are supported by our High Availability (HA) architecture (see Sec 3.25.4). (Note: RFP Sec 3.4.3 mentions a "99.999999%" target specifically for "GPS integrated system function availability", interpreted per Q160 as highest obtainable/Six Sigma; our overall system uptime SLAs above reflect the explicitly scheduled targets).</w:t>
      </w:r>
    </w:p>
    <w:p w:rsidR="00000000" w:rsidDel="00000000" w:rsidP="00000000" w:rsidRDefault="00000000" w:rsidRPr="00000000" w14:paraId="0000081F">
      <w:pPr>
        <w:numPr>
          <w:ilvl w:val="0"/>
          <w:numId w:val="117"/>
        </w:numPr>
        <w:spacing w:after="0" w:afterAutospacing="0" w:before="0" w:beforeAutospacing="0" w:lineRule="auto"/>
        <w:ind w:left="720" w:hanging="360"/>
      </w:pPr>
      <w:r w:rsidDel="00000000" w:rsidR="00000000" w:rsidRPr="00000000">
        <w:rPr>
          <w:b w:val="1"/>
          <w:rtl w:val="0"/>
        </w:rPr>
        <w:t xml:space="preserve">No Single Points of Failure (SPOF) (RFP Sec 3.25.7.4):</w:t>
      </w:r>
      <w:r w:rsidDel="00000000" w:rsidR="00000000" w:rsidRPr="00000000">
        <w:rPr>
          <w:rtl w:val="0"/>
        </w:rPr>
        <w:t xml:space="preserve"> Our system architecture is designed with redundancy at all critical layers (application, database, network, infrastructure) to eliminate single points of failure. Any potential exceptions, if unavoidable, will be documented with detailed risk mitigation plans submitted for NYCPS approval.</w:t>
      </w:r>
    </w:p>
    <w:p w:rsidR="00000000" w:rsidDel="00000000" w:rsidP="00000000" w:rsidRDefault="00000000" w:rsidRPr="00000000" w14:paraId="00000820">
      <w:pPr>
        <w:numPr>
          <w:ilvl w:val="0"/>
          <w:numId w:val="117"/>
        </w:numPr>
        <w:spacing w:after="0" w:afterAutospacing="0" w:before="0" w:beforeAutospacing="0" w:lineRule="auto"/>
        <w:ind w:left="720" w:hanging="360"/>
      </w:pPr>
      <w:r w:rsidDel="00000000" w:rsidR="00000000" w:rsidRPr="00000000">
        <w:rPr>
          <w:b w:val="1"/>
          <w:rtl w:val="0"/>
        </w:rPr>
        <w:t xml:space="preserve">Data Ingestion Latency (RFP Sec 3.25.7.6):</w:t>
      </w:r>
      <w:r w:rsidDel="00000000" w:rsidR="00000000" w:rsidRPr="00000000">
        <w:rPr>
          <w:rtl w:val="0"/>
        </w:rPr>
        <w:t xml:space="preserve"> We commit to meeting the stringent data ingestion targets: 99% of data points (e.g., GPS updates) from devices must reach the hosting environment within 30 seconds of the event, and the remaining 1% within 3 minutes. Our scalable ingestion pipeline and network design support this requirement.</w:t>
      </w:r>
    </w:p>
    <w:p w:rsidR="00000000" w:rsidDel="00000000" w:rsidP="00000000" w:rsidRDefault="00000000" w:rsidRPr="00000000" w14:paraId="00000821">
      <w:pPr>
        <w:numPr>
          <w:ilvl w:val="0"/>
          <w:numId w:val="117"/>
        </w:numPr>
        <w:spacing w:after="0" w:afterAutospacing="0" w:before="0" w:beforeAutospacing="0" w:lineRule="auto"/>
        <w:ind w:left="720" w:hanging="360"/>
      </w:pPr>
      <w:r w:rsidDel="00000000" w:rsidR="00000000" w:rsidRPr="00000000">
        <w:rPr>
          <w:b w:val="1"/>
          <w:rtl w:val="0"/>
        </w:rPr>
        <w:t xml:space="preserve">Active Data Availability (RFP Sec 3.25.7.7):</w:t>
      </w:r>
      <w:r w:rsidDel="00000000" w:rsidR="00000000" w:rsidRPr="00000000">
        <w:rPr>
          <w:rtl w:val="0"/>
        </w:rPr>
        <w:t xml:space="preserve"> All operational data collected (e.g., GPS tracks, ridership records, route details) will be maintained in the production system environment and readily available for searching, display, and reporting for a minimum of 12 months. Data older than 12 months will be moved to secure archival storage, accessible as needed, adhering to the overall 7-year retention policy (Ref Sec 3.2.17).</w:t>
      </w:r>
    </w:p>
    <w:p w:rsidR="00000000" w:rsidDel="00000000" w:rsidP="00000000" w:rsidRDefault="00000000" w:rsidRPr="00000000" w14:paraId="00000822">
      <w:pPr>
        <w:numPr>
          <w:ilvl w:val="0"/>
          <w:numId w:val="117"/>
        </w:numPr>
        <w:spacing w:after="360" w:before="0" w:beforeAutospacing="0" w:lineRule="auto"/>
        <w:ind w:left="720" w:hanging="360"/>
      </w:pPr>
      <w:r w:rsidDel="00000000" w:rsidR="00000000" w:rsidRPr="00000000">
        <w:rPr>
          <w:b w:val="1"/>
          <w:rtl w:val="0"/>
        </w:rPr>
        <w:t xml:space="preserve">Data Ownership &amp; Access (RFP Sec 3.25.7.5, 3.25.10.1, Q85):</w:t>
      </w:r>
      <w:r w:rsidDel="00000000" w:rsidR="00000000" w:rsidRPr="00000000">
        <w:rPr>
          <w:rtl w:val="0"/>
        </w:rPr>
        <w:t xml:space="preserve"> We unequivocally affirm that all data originating from or processed by the solution remains the exclusive property of NYCPS. We provide mechanisms (e.g., secure APIs, data export tools) enabling NYCPS to extract and store all business data, including associated metadata, on demand.</w:t>
      </w:r>
    </w:p>
    <w:p w:rsidR="00000000" w:rsidDel="00000000" w:rsidP="00000000" w:rsidRDefault="00000000" w:rsidRPr="00000000" w14:paraId="00000823">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M.2 - Solution Design Functional and Non Functional Requirements.pdf</w:t>
      </w:r>
      <w:r w:rsidDel="00000000" w:rsidR="00000000" w:rsidRPr="00000000">
        <w:rPr>
          <w:i w:val="1"/>
          <w:color w:val="777777"/>
          <w:sz w:val="20"/>
          <w:szCs w:val="20"/>
          <w:rtl w:val="0"/>
        </w:rPr>
        <w:t xml:space="preserve"> (NFR Availability, Performance, Data Retention), </w:t>
      </w:r>
      <w:r w:rsidDel="00000000" w:rsidR="00000000" w:rsidRPr="00000000">
        <w:rPr>
          <w:rFonts w:ascii="Roboto Mono" w:cs="Roboto Mono" w:eastAsia="Roboto Mono" w:hAnsi="Roboto Mono"/>
          <w:i w:val="1"/>
          <w:color w:val="777777"/>
          <w:sz w:val="20"/>
          <w:szCs w:val="20"/>
          <w:shd w:fill="f0f0f0" w:val="clear"/>
          <w:rtl w:val="0"/>
        </w:rPr>
        <w:t xml:space="preserve">Appendix M.1 - System Architecture.pdf</w:t>
      </w:r>
      <w:r w:rsidDel="00000000" w:rsidR="00000000" w:rsidRPr="00000000">
        <w:rPr>
          <w:i w:val="1"/>
          <w:color w:val="777777"/>
          <w:sz w:val="20"/>
          <w:szCs w:val="20"/>
          <w:rtl w:val="0"/>
        </w:rPr>
        <w:t xml:space="preserve"> (HA/DR Design, Data Ingestion Pipeline, Data Lifecycle Mgmt, API Strategy), </w:t>
      </w:r>
      <w:r w:rsidDel="00000000" w:rsidR="00000000" w:rsidRPr="00000000">
        <w:rPr>
          <w:rFonts w:ascii="Roboto Mono" w:cs="Roboto Mono" w:eastAsia="Roboto Mono" w:hAnsi="Roboto Mono"/>
          <w:i w:val="1"/>
          <w:color w:val="777777"/>
          <w:sz w:val="20"/>
          <w:szCs w:val="20"/>
          <w:shd w:fill="f0f0f0" w:val="clear"/>
          <w:rtl w:val="0"/>
        </w:rPr>
        <w:t xml:space="preserve">Appendix Q.1 - Business Continuity Plan And Operational Excellence.pdf</w:t>
      </w:r>
      <w:r w:rsidDel="00000000" w:rsidR="00000000" w:rsidRPr="00000000">
        <w:rPr>
          <w:i w:val="1"/>
          <w:color w:val="777777"/>
          <w:sz w:val="20"/>
          <w:szCs w:val="20"/>
          <w:rtl w:val="0"/>
        </w:rPr>
        <w:t xml:space="preserve"> (Redundancy, Failover), </w:t>
      </w:r>
      <w:r w:rsidDel="00000000" w:rsidR="00000000" w:rsidRPr="00000000">
        <w:rPr>
          <w:rFonts w:ascii="Roboto Mono" w:cs="Roboto Mono" w:eastAsia="Roboto Mono" w:hAnsi="Roboto Mono"/>
          <w:i w:val="1"/>
          <w:color w:val="777777"/>
          <w:sz w:val="20"/>
          <w:szCs w:val="20"/>
          <w:shd w:fill="f0f0f0" w:val="clear"/>
          <w:rtl w:val="0"/>
        </w:rPr>
        <w:t xml:space="preserve">Appendix S.1 - Data Governance and compliance controls.pdf</w:t>
      </w:r>
      <w:r w:rsidDel="00000000" w:rsidR="00000000" w:rsidRPr="00000000">
        <w:rPr>
          <w:i w:val="1"/>
          <w:color w:val="777777"/>
          <w:sz w:val="20"/>
          <w:szCs w:val="20"/>
          <w:rtl w:val="0"/>
        </w:rPr>
        <w:t xml:space="preserve"> (Data Ownership, Retention Policy), </w:t>
      </w:r>
      <w:r w:rsidDel="00000000" w:rsidR="00000000" w:rsidRPr="00000000">
        <w:rPr>
          <w:rFonts w:ascii="Roboto Mono" w:cs="Roboto Mono" w:eastAsia="Roboto Mono" w:hAnsi="Roboto Mono"/>
          <w:i w:val="1"/>
          <w:color w:val="777777"/>
          <w:sz w:val="20"/>
          <w:szCs w:val="20"/>
          <w:shd w:fill="f0f0f0" w:val="clear"/>
          <w:rtl w:val="0"/>
        </w:rPr>
        <w:t xml:space="preserve">Appendix Q.2 - Observability and Monitoring Strategy.pdf</w:t>
      </w:r>
      <w:r w:rsidDel="00000000" w:rsidR="00000000" w:rsidRPr="00000000">
        <w:rPr>
          <w:i w:val="1"/>
          <w:color w:val="777777"/>
          <w:sz w:val="20"/>
          <w:szCs w:val="20"/>
          <w:rtl w:val="0"/>
        </w:rPr>
        <w:t xml:space="preserve"> (Uptime/Latency Monitoring)</w:t>
      </w:r>
    </w:p>
    <w:p w:rsidR="00000000" w:rsidDel="00000000" w:rsidP="00000000" w:rsidRDefault="00000000" w:rsidRPr="00000000" w14:paraId="0000082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25">
      <w:pPr>
        <w:pStyle w:val="Heading2"/>
        <w:keepNext w:val="0"/>
        <w:keepLines w:val="0"/>
        <w:pBdr>
          <w:bottom w:color="999999" w:space="2" w:sz="6" w:val="single"/>
        </w:pBdr>
        <w:spacing w:after="180" w:before="400" w:lineRule="auto"/>
        <w:rPr>
          <w:b w:val="1"/>
          <w:color w:val="003366"/>
          <w:sz w:val="34"/>
          <w:szCs w:val="34"/>
        </w:rPr>
      </w:pPr>
      <w:bookmarkStart w:colFirst="0" w:colLast="0" w:name="_j0kefv5r9hgc" w:id="143"/>
      <w:bookmarkEnd w:id="143"/>
      <w:r w:rsidDel="00000000" w:rsidR="00000000" w:rsidRPr="00000000">
        <w:rPr>
          <w:b w:val="1"/>
          <w:color w:val="003366"/>
          <w:sz w:val="34"/>
          <w:szCs w:val="34"/>
          <w:rtl w:val="0"/>
        </w:rPr>
        <w:t xml:space="preserve">3.25.8 Business Continuity</w:t>
      </w:r>
    </w:p>
    <w:p w:rsidR="00000000" w:rsidDel="00000000" w:rsidP="00000000" w:rsidRDefault="00000000" w:rsidRPr="00000000" w14:paraId="00000826">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Our Business Continuity and Disaster Recovery (BCP/DR) strategy ensures minimal data loss and rapid service restoration in the event of a disruption. We commit to strict Recovery Point Objectives (RPO=0 for GPS data, RPO&lt;=1hr for Routing/Notification data) and Recovery Time Objectives (RTO=0 for GPS actuals via failover, RTO&lt;=15min for Routing/Notification components). These objectives are supported by robust backup, replication, and failover mechanisms detailed in our BCP/DR plan.</w:t>
      </w:r>
    </w:p>
    <w:p w:rsidR="00000000" w:rsidDel="00000000" w:rsidP="00000000" w:rsidRDefault="00000000" w:rsidRPr="00000000" w14:paraId="00000827">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828">
      <w:pPr>
        <w:spacing w:after="240" w:before="240" w:lineRule="auto"/>
        <w:rPr/>
      </w:pPr>
      <w:r w:rsidDel="00000000" w:rsidR="00000000" w:rsidRPr="00000000">
        <w:rPr>
          <w:rtl w:val="0"/>
        </w:rPr>
        <w:t xml:space="preserve">Our comprehensive BCP/DR plan (Ref: </w:t>
      </w:r>
      <w:r w:rsidDel="00000000" w:rsidR="00000000" w:rsidRPr="00000000">
        <w:rPr>
          <w:rFonts w:ascii="Roboto Mono" w:cs="Roboto Mono" w:eastAsia="Roboto Mono" w:hAnsi="Roboto Mono"/>
          <w:color w:val="188038"/>
          <w:shd w:fill="f0f0f0" w:val="clear"/>
          <w:rtl w:val="0"/>
        </w:rPr>
        <w:t xml:space="preserve">Appendix Q.1 - Business Continuity Plan And Operational Excellence.pdf</w:t>
      </w:r>
      <w:r w:rsidDel="00000000" w:rsidR="00000000" w:rsidRPr="00000000">
        <w:rPr>
          <w:rtl w:val="0"/>
        </w:rPr>
        <w:t xml:space="preserve">), submitted as part of this proposal (per Q3.27.9), outlines the strategies and procedures to maintain service continuity and recover operations swiftly following an incident. Key commitments related to NFR Section 3.25.8 include:</w:t>
      </w:r>
    </w:p>
    <w:p w:rsidR="00000000" w:rsidDel="00000000" w:rsidP="00000000" w:rsidRDefault="00000000" w:rsidRPr="00000000" w14:paraId="00000829">
      <w:pPr>
        <w:numPr>
          <w:ilvl w:val="0"/>
          <w:numId w:val="86"/>
        </w:numPr>
        <w:spacing w:after="0" w:afterAutospacing="0" w:before="120" w:lineRule="auto"/>
        <w:ind w:left="720" w:hanging="360"/>
      </w:pPr>
      <w:r w:rsidDel="00000000" w:rsidR="00000000" w:rsidRPr="00000000">
        <w:rPr>
          <w:b w:val="1"/>
          <w:rtl w:val="0"/>
        </w:rPr>
        <w:t xml:space="preserve">Recovery Point Objectives (RPO) (RFP Sec 3.25.8.1):</w:t>
      </w:r>
      <w:r w:rsidDel="00000000" w:rsidR="00000000" w:rsidRPr="00000000">
        <w:rPr>
          <w:rtl w:val="0"/>
        </w:rPr>
        <w:t xml:space="preserve"> We commit to meeting the following maximum acceptable data loss targets:</w:t>
      </w:r>
    </w:p>
    <w:p w:rsidR="00000000" w:rsidDel="00000000" w:rsidP="00000000" w:rsidRDefault="00000000" w:rsidRPr="00000000" w14:paraId="0000082A">
      <w:pPr>
        <w:numPr>
          <w:ilvl w:val="1"/>
          <w:numId w:val="86"/>
        </w:numPr>
        <w:spacing w:after="0" w:afterAutospacing="0" w:before="0" w:beforeAutospacing="0" w:lineRule="auto"/>
        <w:ind w:left="1440" w:hanging="360"/>
      </w:pPr>
      <w:r w:rsidDel="00000000" w:rsidR="00000000" w:rsidRPr="00000000">
        <w:rPr>
          <w:b w:val="1"/>
          <w:rtl w:val="0"/>
        </w:rPr>
        <w:t xml:space="preserve">Near Real-time GPS Tracking Data:</w:t>
      </w:r>
      <w:r w:rsidDel="00000000" w:rsidR="00000000" w:rsidRPr="00000000">
        <w:rPr>
          <w:rtl w:val="0"/>
        </w:rPr>
        <w:t xml:space="preserve"> Zero data loss (RPO=0). This is achieved through [mention mechanism, e.g., synchronous replication of incoming data streams across availability zones/regions]. (RFP Sec 3.25.8.1.a)</w:t>
      </w:r>
    </w:p>
    <w:p w:rsidR="00000000" w:rsidDel="00000000" w:rsidP="00000000" w:rsidRDefault="00000000" w:rsidRPr="00000000" w14:paraId="0000082B">
      <w:pPr>
        <w:numPr>
          <w:ilvl w:val="1"/>
          <w:numId w:val="86"/>
        </w:numPr>
        <w:spacing w:after="0" w:afterAutospacing="0" w:before="0" w:beforeAutospacing="0" w:lineRule="auto"/>
        <w:ind w:left="1440" w:hanging="360"/>
      </w:pPr>
      <w:r w:rsidDel="00000000" w:rsidR="00000000" w:rsidRPr="00000000">
        <w:rPr>
          <w:b w:val="1"/>
          <w:rtl w:val="0"/>
        </w:rPr>
        <w:t xml:space="preserve">Route Planning Data:</w:t>
      </w:r>
      <w:r w:rsidDel="00000000" w:rsidR="00000000" w:rsidRPr="00000000">
        <w:rPr>
          <w:rtl w:val="0"/>
        </w:rPr>
        <w:t xml:space="preserve"> Maximum one hour of data loss (RPO &lt;= 1 hour). This is achieved through [mention mechanism, e.g., database backups/snapshots taken at least hourly]. (RFP Sec 3.25.8.1.b)</w:t>
      </w:r>
    </w:p>
    <w:p w:rsidR="00000000" w:rsidDel="00000000" w:rsidP="00000000" w:rsidRDefault="00000000" w:rsidRPr="00000000" w14:paraId="0000082C">
      <w:pPr>
        <w:numPr>
          <w:ilvl w:val="1"/>
          <w:numId w:val="86"/>
        </w:numPr>
        <w:spacing w:after="0" w:afterAutospacing="0" w:before="0" w:beforeAutospacing="0" w:lineRule="auto"/>
        <w:ind w:left="1440" w:hanging="360"/>
      </w:pPr>
      <w:r w:rsidDel="00000000" w:rsidR="00000000" w:rsidRPr="00000000">
        <w:rPr>
          <w:b w:val="1"/>
          <w:rtl w:val="0"/>
        </w:rPr>
        <w:t xml:space="preserve">Notification Related Data Sets:</w:t>
      </w:r>
      <w:r w:rsidDel="00000000" w:rsidR="00000000" w:rsidRPr="00000000">
        <w:rPr>
          <w:rtl w:val="0"/>
        </w:rPr>
        <w:t xml:space="preserve"> Maximum one hour of data loss (RPO &lt;= 1 hour). This is achieved through [mention mechanism, e.g., frequent backups/replication of notification system state and logs]. (RFP Sec 3.25.8.1.c)</w:t>
      </w:r>
    </w:p>
    <w:p w:rsidR="00000000" w:rsidDel="00000000" w:rsidP="00000000" w:rsidRDefault="00000000" w:rsidRPr="00000000" w14:paraId="0000082D">
      <w:pPr>
        <w:numPr>
          <w:ilvl w:val="0"/>
          <w:numId w:val="86"/>
        </w:numPr>
        <w:spacing w:after="0" w:afterAutospacing="0" w:before="0" w:beforeAutospacing="0" w:lineRule="auto"/>
        <w:ind w:left="720" w:hanging="360"/>
      </w:pPr>
      <w:r w:rsidDel="00000000" w:rsidR="00000000" w:rsidRPr="00000000">
        <w:rPr>
          <w:b w:val="1"/>
          <w:rtl w:val="0"/>
        </w:rPr>
        <w:t xml:space="preserve">Recovery Time Objectives (RTO) (RFP Sec 3.25.8.2):</w:t>
      </w:r>
      <w:r w:rsidDel="00000000" w:rsidR="00000000" w:rsidRPr="00000000">
        <w:rPr>
          <w:rtl w:val="0"/>
        </w:rPr>
        <w:t xml:space="preserve"> We commit to meeting the following maximum times for service restoration following a declared disaster:</w:t>
      </w:r>
    </w:p>
    <w:p w:rsidR="00000000" w:rsidDel="00000000" w:rsidP="00000000" w:rsidRDefault="00000000" w:rsidRPr="00000000" w14:paraId="0000082E">
      <w:pPr>
        <w:numPr>
          <w:ilvl w:val="1"/>
          <w:numId w:val="86"/>
        </w:numPr>
        <w:spacing w:after="0" w:afterAutospacing="0" w:before="0" w:beforeAutospacing="0" w:lineRule="auto"/>
        <w:ind w:left="1440" w:hanging="360"/>
      </w:pPr>
      <w:r w:rsidDel="00000000" w:rsidR="00000000" w:rsidRPr="00000000">
        <w:rPr>
          <w:b w:val="1"/>
          <w:rtl w:val="0"/>
        </w:rPr>
        <w:t xml:space="preserve">GPS Route Actuals Component:</w:t>
      </w:r>
      <w:r w:rsidDel="00000000" w:rsidR="00000000" w:rsidRPr="00000000">
        <w:rPr>
          <w:rtl w:val="0"/>
        </w:rPr>
        <w:t xml:space="preserve"> Zero minutes (RTO=0). This implies an automated, near-instantaneous failover to a redundant, fully operational environment for the critical path of receiving and processing actual GPS data. (RFP Sec 3.25.8.2.a)</w:t>
      </w:r>
    </w:p>
    <w:p w:rsidR="00000000" w:rsidDel="00000000" w:rsidP="00000000" w:rsidRDefault="00000000" w:rsidRPr="00000000" w14:paraId="0000082F">
      <w:pPr>
        <w:numPr>
          <w:ilvl w:val="1"/>
          <w:numId w:val="86"/>
        </w:numPr>
        <w:spacing w:after="0" w:afterAutospacing="0" w:before="0" w:beforeAutospacing="0" w:lineRule="auto"/>
        <w:ind w:left="1440" w:hanging="360"/>
      </w:pPr>
      <w:r w:rsidDel="00000000" w:rsidR="00000000" w:rsidRPr="00000000">
        <w:rPr>
          <w:b w:val="1"/>
          <w:rtl w:val="0"/>
        </w:rPr>
        <w:t xml:space="preserve">Route Planning Component:</w:t>
      </w:r>
      <w:r w:rsidDel="00000000" w:rsidR="00000000" w:rsidRPr="00000000">
        <w:rPr>
          <w:rtl w:val="0"/>
        </w:rPr>
        <w:t xml:space="preserve"> Maximum 15 minutes (RTO &lt;= 15 minutes). This involves [mention mechanism, e.g., rapid failover to a warm standby environment and restoration from the latest backup/replica]. (RFP Sec 3.25.8.2.b)</w:t>
      </w:r>
    </w:p>
    <w:p w:rsidR="00000000" w:rsidDel="00000000" w:rsidP="00000000" w:rsidRDefault="00000000" w:rsidRPr="00000000" w14:paraId="00000830">
      <w:pPr>
        <w:numPr>
          <w:ilvl w:val="1"/>
          <w:numId w:val="86"/>
        </w:numPr>
        <w:spacing w:after="0" w:afterAutospacing="0" w:before="0" w:beforeAutospacing="0" w:lineRule="auto"/>
        <w:ind w:left="1440" w:hanging="360"/>
      </w:pPr>
      <w:r w:rsidDel="00000000" w:rsidR="00000000" w:rsidRPr="00000000">
        <w:rPr>
          <w:b w:val="1"/>
          <w:rtl w:val="0"/>
        </w:rPr>
        <w:t xml:space="preserve">Notification Component:</w:t>
      </w:r>
      <w:r w:rsidDel="00000000" w:rsidR="00000000" w:rsidRPr="00000000">
        <w:rPr>
          <w:rtl w:val="0"/>
        </w:rPr>
        <w:t xml:space="preserve"> Maximum 15 minutes (RTO &lt;= 15 minutes). This involves [mention mechanism, e.g., rapid failover/restore for the notification service]. (RFP Sec 3.25.8.2.c)</w:t>
      </w:r>
    </w:p>
    <w:p w:rsidR="00000000" w:rsidDel="00000000" w:rsidP="00000000" w:rsidRDefault="00000000" w:rsidRPr="00000000" w14:paraId="00000831">
      <w:pPr>
        <w:numPr>
          <w:ilvl w:val="0"/>
          <w:numId w:val="86"/>
        </w:numPr>
        <w:spacing w:after="360" w:before="0" w:beforeAutospacing="0" w:lineRule="auto"/>
        <w:ind w:left="720" w:hanging="360"/>
      </w:pPr>
      <w:r w:rsidDel="00000000" w:rsidR="00000000" w:rsidRPr="00000000">
        <w:rPr>
          <w:b w:val="1"/>
          <w:rtl w:val="0"/>
        </w:rPr>
        <w:t xml:space="preserve">Supporting Architecture &amp; Procedures:</w:t>
      </w:r>
      <w:r w:rsidDel="00000000" w:rsidR="00000000" w:rsidRPr="00000000">
        <w:rPr>
          <w:rtl w:val="0"/>
        </w:rPr>
        <w:t xml:space="preserve"> These RPO/RTO targets are underpinned by our high-availability and disaster recovery architecture (Sec 3.25.4), including [mention specifics, e.g., multi-AZ/region deployment, regular backups, automated failover testing]. Our detailed BCP/DR plan outlines the specific procedures, roles, responsibilities, communication protocols (RFP Sec 3.27.5), and testing schedules (RFP Sec 3.27.6) required to meet these objectives.</w:t>
      </w:r>
    </w:p>
    <w:p w:rsidR="00000000" w:rsidDel="00000000" w:rsidP="00000000" w:rsidRDefault="00000000" w:rsidRPr="00000000" w14:paraId="00000832">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Q.1 - Business Continuity Plan And Operational Excellence.pdf</w:t>
      </w:r>
      <w:r w:rsidDel="00000000" w:rsidR="00000000" w:rsidRPr="00000000">
        <w:rPr>
          <w:i w:val="1"/>
          <w:color w:val="777777"/>
          <w:sz w:val="20"/>
          <w:szCs w:val="20"/>
          <w:rtl w:val="0"/>
        </w:rPr>
        <w:t xml:space="preserve"> (Core BCP/DR Document, RPO/RTO Strategy, Testing Plan), </w:t>
      </w:r>
      <w:r w:rsidDel="00000000" w:rsidR="00000000" w:rsidRPr="00000000">
        <w:rPr>
          <w:rFonts w:ascii="Roboto Mono" w:cs="Roboto Mono" w:eastAsia="Roboto Mono" w:hAnsi="Roboto Mono"/>
          <w:i w:val="1"/>
          <w:color w:val="777777"/>
          <w:sz w:val="20"/>
          <w:szCs w:val="20"/>
          <w:shd w:fill="f0f0f0" w:val="clear"/>
          <w:rtl w:val="0"/>
        </w:rPr>
        <w:t xml:space="preserve">Appendix M.1 - System Architecture.pdf</w:t>
      </w:r>
      <w:r w:rsidDel="00000000" w:rsidR="00000000" w:rsidRPr="00000000">
        <w:rPr>
          <w:i w:val="1"/>
          <w:color w:val="777777"/>
          <w:sz w:val="20"/>
          <w:szCs w:val="20"/>
          <w:rtl w:val="0"/>
        </w:rPr>
        <w:t xml:space="preserve"> (HA/DR Design, Backup Strategy, Replication Mechanisms), </w:t>
      </w:r>
      <w:r w:rsidDel="00000000" w:rsidR="00000000" w:rsidRPr="00000000">
        <w:rPr>
          <w:rFonts w:ascii="Roboto Mono" w:cs="Roboto Mono" w:eastAsia="Roboto Mono" w:hAnsi="Roboto Mono"/>
          <w:i w:val="1"/>
          <w:color w:val="777777"/>
          <w:sz w:val="20"/>
          <w:szCs w:val="20"/>
          <w:shd w:fill="f0f0f0" w:val="clear"/>
          <w:rtl w:val="0"/>
        </w:rPr>
        <w:t xml:space="preserve">Appendix M.2 - Solution Design Functional and Non Functional Requirements.pdf</w:t>
      </w:r>
      <w:r w:rsidDel="00000000" w:rsidR="00000000" w:rsidRPr="00000000">
        <w:rPr>
          <w:i w:val="1"/>
          <w:color w:val="777777"/>
          <w:sz w:val="20"/>
          <w:szCs w:val="20"/>
          <w:rtl w:val="0"/>
        </w:rPr>
        <w:t xml:space="preserve"> (NFR BCP Summary)</w:t>
      </w:r>
    </w:p>
    <w:p w:rsidR="00000000" w:rsidDel="00000000" w:rsidP="00000000" w:rsidRDefault="00000000" w:rsidRPr="00000000" w14:paraId="0000083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34">
      <w:pPr>
        <w:pStyle w:val="Heading2"/>
        <w:keepNext w:val="0"/>
        <w:keepLines w:val="0"/>
        <w:pBdr>
          <w:bottom w:color="999999" w:space="2" w:sz="6" w:val="single"/>
        </w:pBdr>
        <w:spacing w:after="180" w:before="400" w:lineRule="auto"/>
        <w:rPr>
          <w:b w:val="1"/>
          <w:color w:val="003366"/>
          <w:sz w:val="34"/>
          <w:szCs w:val="34"/>
        </w:rPr>
      </w:pPr>
      <w:bookmarkStart w:colFirst="0" w:colLast="0" w:name="_t2v27txrzwin" w:id="144"/>
      <w:bookmarkEnd w:id="144"/>
      <w:r w:rsidDel="00000000" w:rsidR="00000000" w:rsidRPr="00000000">
        <w:rPr>
          <w:b w:val="1"/>
          <w:color w:val="003366"/>
          <w:sz w:val="34"/>
          <w:szCs w:val="34"/>
          <w:rtl w:val="0"/>
        </w:rPr>
        <w:t xml:space="preserve">3.25.9 Collaboration Messaging Platform</w:t>
      </w:r>
    </w:p>
    <w:p w:rsidR="00000000" w:rsidDel="00000000" w:rsidP="00000000" w:rsidRDefault="00000000" w:rsidRPr="00000000" w14:paraId="00000835">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Our solution provides seamless interoperability with the messaging platforms currently used by NYC agencies, specifically Everbridge and SendGrid, via standard REST APIs. This integration enables automated notifications and messages generated by our system (e.g., alerts based on GIS events) to be delivered effectively to targeted internal and external audiences through established NYC communication channels.</w:t>
      </w:r>
    </w:p>
    <w:p w:rsidR="00000000" w:rsidDel="00000000" w:rsidP="00000000" w:rsidRDefault="00000000" w:rsidRPr="00000000" w14:paraId="00000836">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837">
      <w:pPr>
        <w:numPr>
          <w:ilvl w:val="0"/>
          <w:numId w:val="167"/>
        </w:numPr>
        <w:spacing w:after="0" w:afterAutospacing="0" w:before="120" w:lineRule="auto"/>
        <w:ind w:left="720" w:hanging="360"/>
      </w:pPr>
      <w:r w:rsidDel="00000000" w:rsidR="00000000" w:rsidRPr="00000000">
        <w:rPr>
          <w:b w:val="1"/>
          <w:rtl w:val="0"/>
        </w:rPr>
        <w:t xml:space="preserve">Interoperability Requirement (RFP Sec 3.25.9.1):</w:t>
      </w:r>
      <w:r w:rsidDel="00000000" w:rsidR="00000000" w:rsidRPr="00000000">
        <w:rPr>
          <w:rtl w:val="0"/>
        </w:rPr>
        <w:t xml:space="preserve"> We ensure our Transportation Management System can interoperate with the existing messaging collaboration platforms used by NYC agencies for targeted notifications.</w:t>
      </w:r>
    </w:p>
    <w:p w:rsidR="00000000" w:rsidDel="00000000" w:rsidP="00000000" w:rsidRDefault="00000000" w:rsidRPr="00000000" w14:paraId="00000838">
      <w:pPr>
        <w:numPr>
          <w:ilvl w:val="0"/>
          <w:numId w:val="167"/>
        </w:numPr>
        <w:spacing w:after="0" w:afterAutospacing="0" w:before="0" w:beforeAutospacing="0" w:lineRule="auto"/>
        <w:ind w:left="720" w:hanging="360"/>
      </w:pPr>
      <w:r w:rsidDel="00000000" w:rsidR="00000000" w:rsidRPr="00000000">
        <w:rPr>
          <w:b w:val="1"/>
          <w:rtl w:val="0"/>
        </w:rPr>
        <w:t xml:space="preserve">Platform Identification (Q98, Q175, Q230):</w:t>
      </w:r>
      <w:r w:rsidDel="00000000" w:rsidR="00000000" w:rsidRPr="00000000">
        <w:rPr>
          <w:rtl w:val="0"/>
        </w:rPr>
        <w:t xml:space="preserve"> We specifically acknowledge the requirement to integrate with **Everbridge** (identified as the primary collaborative messaging platform in Q98/Q230) and **SendGrid** (also mentioned in Q175).</w:t>
      </w:r>
    </w:p>
    <w:p w:rsidR="00000000" w:rsidDel="00000000" w:rsidP="00000000" w:rsidRDefault="00000000" w:rsidRPr="00000000" w14:paraId="00000839">
      <w:pPr>
        <w:numPr>
          <w:ilvl w:val="0"/>
          <w:numId w:val="167"/>
        </w:numPr>
        <w:spacing w:after="0" w:afterAutospacing="0" w:before="0" w:beforeAutospacing="0" w:lineRule="auto"/>
        <w:ind w:left="720" w:hanging="360"/>
      </w:pPr>
      <w:r w:rsidDel="00000000" w:rsidR="00000000" w:rsidRPr="00000000">
        <w:rPr>
          <w:b w:val="1"/>
          <w:rtl w:val="0"/>
        </w:rPr>
        <w:t xml:space="preserve">Integration Mechanism (RFP Sec 3.25.9.1):</w:t>
      </w:r>
      <w:r w:rsidDel="00000000" w:rsidR="00000000" w:rsidRPr="00000000">
        <w:rPr>
          <w:rtl w:val="0"/>
        </w:rPr>
        <w:t xml:space="preserve"> Integration is achieved using industry-standard interfaces, primarily secure REST APIs, allowing our system to trigger notifications (e.g., alerts configured in the OPT Admin Module based on GIS events - RFP Sec 3.10.12) for delivery via these external platforms to the appropriate target audiences (internal staff, parents, drivers, etc.).</w:t>
      </w:r>
    </w:p>
    <w:p w:rsidR="00000000" w:rsidDel="00000000" w:rsidP="00000000" w:rsidRDefault="00000000" w:rsidRPr="00000000" w14:paraId="0000083A">
      <w:pPr>
        <w:numPr>
          <w:ilvl w:val="0"/>
          <w:numId w:val="167"/>
        </w:numPr>
        <w:spacing w:after="360" w:before="0" w:beforeAutospacing="0" w:lineRule="auto"/>
        <w:ind w:left="720" w:hanging="360"/>
      </w:pPr>
      <w:r w:rsidDel="00000000" w:rsidR="00000000" w:rsidRPr="00000000">
        <w:rPr>
          <w:b w:val="1"/>
          <w:rtl w:val="0"/>
        </w:rPr>
        <w:t xml:space="preserve">Interface Strategy:</w:t>
      </w:r>
      <w:r w:rsidDel="00000000" w:rsidR="00000000" w:rsidRPr="00000000">
        <w:rPr>
          <w:rtl w:val="0"/>
        </w:rPr>
        <w:t xml:space="preserve"> Our interface strategy involves developing specific connectors or utilizing existing APIs provided by Everbridge and SendGrid to push required notification content and recipient information securely. The detailed Interface Plan outlining methodology and implementation approach for these specific integrations is included in [Reference where Interface Plan/Strategy is located, e.g., Appendix or Architecture document].</w:t>
      </w:r>
    </w:p>
    <w:p w:rsidR="00000000" w:rsidDel="00000000" w:rsidP="00000000" w:rsidRDefault="00000000" w:rsidRPr="00000000" w14:paraId="0000083B">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M.1 - System Architecture.pdf</w:t>
      </w:r>
      <w:r w:rsidDel="00000000" w:rsidR="00000000" w:rsidRPr="00000000">
        <w:rPr>
          <w:i w:val="1"/>
          <w:color w:val="777777"/>
          <w:sz w:val="20"/>
          <w:szCs w:val="20"/>
          <w:rtl w:val="0"/>
        </w:rPr>
        <w:t xml:space="preserve"> (Integration Strategy, API Design, Notification Service), </w:t>
      </w:r>
      <w:r w:rsidDel="00000000" w:rsidR="00000000" w:rsidRPr="00000000">
        <w:rPr>
          <w:rFonts w:ascii="Roboto Mono" w:cs="Roboto Mono" w:eastAsia="Roboto Mono" w:hAnsi="Roboto Mono"/>
          <w:i w:val="1"/>
          <w:color w:val="777777"/>
          <w:sz w:val="20"/>
          <w:szCs w:val="20"/>
          <w:shd w:fill="f0f0f0" w:val="clear"/>
          <w:rtl w:val="0"/>
        </w:rPr>
        <w:t xml:space="preserve">Appendix X.2 - Communications and Status Reporting Strategy.pdf</w:t>
      </w:r>
      <w:r w:rsidDel="00000000" w:rsidR="00000000" w:rsidRPr="00000000">
        <w:rPr>
          <w:i w:val="1"/>
          <w:color w:val="777777"/>
          <w:sz w:val="20"/>
          <w:szCs w:val="20"/>
          <w:rtl w:val="0"/>
        </w:rPr>
        <w:t xml:space="preserve"> (External Comms Channels), </w:t>
      </w:r>
      <w:r w:rsidDel="00000000" w:rsidR="00000000" w:rsidRPr="00000000">
        <w:rPr>
          <w:rFonts w:ascii="Roboto Mono" w:cs="Roboto Mono" w:eastAsia="Roboto Mono" w:hAnsi="Roboto Mono"/>
          <w:i w:val="1"/>
          <w:color w:val="777777"/>
          <w:sz w:val="20"/>
          <w:szCs w:val="20"/>
          <w:shd w:fill="f0f0f0" w:val="clear"/>
          <w:rtl w:val="0"/>
        </w:rPr>
        <w:t xml:space="preserve">Appendix M.2 - Solution Design Functional and Non Functional Requirements.pdf</w:t>
      </w:r>
      <w:r w:rsidDel="00000000" w:rsidR="00000000" w:rsidRPr="00000000">
        <w:rPr>
          <w:i w:val="1"/>
          <w:color w:val="777777"/>
          <w:sz w:val="20"/>
          <w:szCs w:val="20"/>
          <w:rtl w:val="0"/>
        </w:rPr>
        <w:t xml:space="preserve"> (NFR Interoperability)</w:t>
      </w:r>
    </w:p>
    <w:p w:rsidR="00000000" w:rsidDel="00000000" w:rsidP="00000000" w:rsidRDefault="00000000" w:rsidRPr="00000000" w14:paraId="0000083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3D">
      <w:pPr>
        <w:pStyle w:val="Heading2"/>
        <w:keepNext w:val="0"/>
        <w:keepLines w:val="0"/>
        <w:pBdr>
          <w:bottom w:color="999999" w:space="2" w:sz="6" w:val="single"/>
        </w:pBdr>
        <w:spacing w:after="180" w:before="400" w:lineRule="auto"/>
        <w:rPr>
          <w:b w:val="1"/>
          <w:color w:val="003366"/>
          <w:sz w:val="34"/>
          <w:szCs w:val="34"/>
        </w:rPr>
      </w:pPr>
      <w:bookmarkStart w:colFirst="0" w:colLast="0" w:name="_bfnn46xjwwyy" w:id="145"/>
      <w:bookmarkEnd w:id="145"/>
      <w:r w:rsidDel="00000000" w:rsidR="00000000" w:rsidRPr="00000000">
        <w:rPr>
          <w:b w:val="1"/>
          <w:color w:val="003366"/>
          <w:sz w:val="34"/>
          <w:szCs w:val="34"/>
          <w:rtl w:val="0"/>
        </w:rPr>
        <w:t xml:space="preserve">3.25.10 &amp; 3.25.11 Data Integration &amp; Interoperability</w:t>
      </w:r>
    </w:p>
    <w:p w:rsidR="00000000" w:rsidDel="00000000" w:rsidP="00000000" w:rsidRDefault="00000000" w:rsidRPr="00000000" w14:paraId="0000083E">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Our solution architecture prioritizes robust data integration and interoperability using industry-standard mechanisms like REST APIs. We ensure seamless data flow with necessary upstream NYCPS enterprise systems (providing required student, staff, contract, vehicle data) and downstream systems (sharing route assignments, status updates, reporting data). All data generated by our solution remains NYCPS property, with full extraction capabilities provided.</w:t>
      </w:r>
    </w:p>
    <w:p w:rsidR="00000000" w:rsidDel="00000000" w:rsidP="00000000" w:rsidRDefault="00000000" w:rsidRPr="00000000" w14:paraId="0000083F">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840">
      <w:pPr>
        <w:numPr>
          <w:ilvl w:val="0"/>
          <w:numId w:val="79"/>
        </w:numPr>
        <w:spacing w:after="0" w:afterAutospacing="0" w:before="120" w:lineRule="auto"/>
        <w:ind w:left="720" w:hanging="360"/>
      </w:pPr>
      <w:r w:rsidDel="00000000" w:rsidR="00000000" w:rsidRPr="00000000">
        <w:rPr>
          <w:b w:val="1"/>
          <w:rtl w:val="0"/>
        </w:rPr>
        <w:t xml:space="preserve">Integration Approach (RFP Sec 3.25.10.1, 3.25.11.1):</w:t>
      </w:r>
      <w:r w:rsidDel="00000000" w:rsidR="00000000" w:rsidRPr="00000000">
        <w:rPr>
          <w:rtl w:val="0"/>
        </w:rPr>
        <w:t xml:space="preserve"> We implement a comprehensive data integration strategy to connect our Transportation Management System with all necessary existing NYCPS and OPT applications. Our preferred method utilizes secure, well-documented, industry-standard REST APIs for both reading required data from upstream systems and writing/providing data to downstream systems. Where APIs are unavailable (e.g., legacy Session Time App Q34/Q217), we will implement robust, secure file import/export processes or other standard mechanisms like SSIS or ESB as appropriate and agreed upon with NYCPS.</w:t>
      </w:r>
    </w:p>
    <w:p w:rsidR="00000000" w:rsidDel="00000000" w:rsidP="00000000" w:rsidRDefault="00000000" w:rsidRPr="00000000" w14:paraId="00000841">
      <w:pPr>
        <w:numPr>
          <w:ilvl w:val="0"/>
          <w:numId w:val="79"/>
        </w:numPr>
        <w:spacing w:after="0" w:afterAutospacing="0" w:before="0" w:beforeAutospacing="0" w:lineRule="auto"/>
        <w:ind w:left="720" w:hanging="360"/>
      </w:pPr>
      <w:r w:rsidDel="00000000" w:rsidR="00000000" w:rsidRPr="00000000">
        <w:rPr>
          <w:b w:val="1"/>
          <w:rtl w:val="0"/>
        </w:rPr>
        <w:t xml:space="preserve">Upstream Integration (RFP Sec 3.12.1.a.xiv, 3.12.1.d.i/ii, Q158, Q170, Q171, Q176):</w:t>
      </w:r>
      <w:r w:rsidDel="00000000" w:rsidR="00000000" w:rsidRPr="00000000">
        <w:rPr>
          <w:rtl w:val="0"/>
        </w:rPr>
        <w:t xml:space="preserve"> We integrate with necessary upstream sources to obtain master and transactional data required for routing and operations, including but not limited to:</w:t>
      </w:r>
    </w:p>
    <w:p w:rsidR="00000000" w:rsidDel="00000000" w:rsidP="00000000" w:rsidRDefault="00000000" w:rsidRPr="00000000" w14:paraId="00000842">
      <w:pPr>
        <w:numPr>
          <w:ilvl w:val="1"/>
          <w:numId w:val="79"/>
        </w:numPr>
        <w:spacing w:after="0" w:afterAutospacing="0" w:before="0" w:beforeAutospacing="0" w:lineRule="auto"/>
        <w:ind w:left="1440" w:hanging="360"/>
      </w:pPr>
      <w:r w:rsidDel="00000000" w:rsidR="00000000" w:rsidRPr="00000000">
        <w:rPr>
          <w:rtl w:val="0"/>
        </w:rPr>
        <w:t xml:space="preserve">Student Information Systems (Enrollment, Demographics, Addresses - though primary address changes come upstream per Q24)</w:t>
      </w:r>
    </w:p>
    <w:p w:rsidR="00000000" w:rsidDel="00000000" w:rsidP="00000000" w:rsidRDefault="00000000" w:rsidRPr="00000000" w14:paraId="00000843">
      <w:pPr>
        <w:numPr>
          <w:ilvl w:val="1"/>
          <w:numId w:val="79"/>
        </w:numPr>
        <w:spacing w:after="0" w:afterAutospacing="0" w:before="0" w:beforeAutospacing="0" w:lineRule="auto"/>
        <w:ind w:left="1440" w:hanging="360"/>
      </w:pPr>
      <w:r w:rsidDel="00000000" w:rsidR="00000000" w:rsidRPr="00000000">
        <w:rPr>
          <w:rtl w:val="0"/>
        </w:rPr>
        <w:t xml:space="preserve">IEP Systems (Special Needs, Accommodations)</w:t>
      </w:r>
    </w:p>
    <w:p w:rsidR="00000000" w:rsidDel="00000000" w:rsidP="00000000" w:rsidRDefault="00000000" w:rsidRPr="00000000" w14:paraId="00000844">
      <w:pPr>
        <w:numPr>
          <w:ilvl w:val="1"/>
          <w:numId w:val="79"/>
        </w:numPr>
        <w:spacing w:after="0" w:afterAutospacing="0" w:before="0" w:beforeAutospacing="0" w:lineRule="auto"/>
        <w:ind w:left="1440" w:hanging="360"/>
      </w:pPr>
      <w:r w:rsidDel="00000000" w:rsidR="00000000" w:rsidRPr="00000000">
        <w:rPr>
          <w:rtl w:val="0"/>
        </w:rPr>
        <w:t xml:space="preserve">Non-Public School Data Systems</w:t>
      </w:r>
    </w:p>
    <w:p w:rsidR="00000000" w:rsidDel="00000000" w:rsidP="00000000" w:rsidRDefault="00000000" w:rsidRPr="00000000" w14:paraId="00000845">
      <w:pPr>
        <w:numPr>
          <w:ilvl w:val="1"/>
          <w:numId w:val="79"/>
        </w:numPr>
        <w:spacing w:after="0" w:afterAutospacing="0" w:before="0" w:beforeAutospacing="0" w:lineRule="auto"/>
        <w:ind w:left="1440" w:hanging="360"/>
      </w:pPr>
      <w:r w:rsidDel="00000000" w:rsidR="00000000" w:rsidRPr="00000000">
        <w:rPr>
          <w:rtl w:val="0"/>
        </w:rPr>
        <w:t xml:space="preserve">Department of Health Data Networks (as applicable)</w:t>
      </w:r>
    </w:p>
    <w:p w:rsidR="00000000" w:rsidDel="00000000" w:rsidP="00000000" w:rsidRDefault="00000000" w:rsidRPr="00000000" w14:paraId="00000846">
      <w:pPr>
        <w:numPr>
          <w:ilvl w:val="1"/>
          <w:numId w:val="79"/>
        </w:numPr>
        <w:spacing w:after="0" w:afterAutospacing="0" w:before="0" w:beforeAutospacing="0" w:lineRule="auto"/>
        <w:ind w:left="1440" w:hanging="360"/>
      </w:pPr>
      <w:r w:rsidDel="00000000" w:rsidR="00000000" w:rsidRPr="00000000">
        <w:rPr>
          <w:rtl w:val="0"/>
        </w:rPr>
        <w:t xml:space="preserve">Vehicle Information Systems</w:t>
      </w:r>
    </w:p>
    <w:p w:rsidR="00000000" w:rsidDel="00000000" w:rsidP="00000000" w:rsidRDefault="00000000" w:rsidRPr="00000000" w14:paraId="00000847">
      <w:pPr>
        <w:numPr>
          <w:ilvl w:val="1"/>
          <w:numId w:val="79"/>
        </w:numPr>
        <w:spacing w:after="0" w:afterAutospacing="0" w:before="0" w:beforeAutospacing="0" w:lineRule="auto"/>
        <w:ind w:left="1440" w:hanging="360"/>
      </w:pPr>
      <w:r w:rsidDel="00000000" w:rsidR="00000000" w:rsidRPr="00000000">
        <w:rPr>
          <w:rtl w:val="0"/>
        </w:rPr>
        <w:t xml:space="preserve">Contract Management Systems</w:t>
      </w:r>
    </w:p>
    <w:p w:rsidR="00000000" w:rsidDel="00000000" w:rsidP="00000000" w:rsidRDefault="00000000" w:rsidRPr="00000000" w14:paraId="00000848">
      <w:pPr>
        <w:numPr>
          <w:ilvl w:val="1"/>
          <w:numId w:val="79"/>
        </w:numPr>
        <w:spacing w:after="0" w:afterAutospacing="0" w:before="0" w:beforeAutospacing="0" w:lineRule="auto"/>
        <w:ind w:left="1440" w:hanging="360"/>
      </w:pPr>
      <w:r w:rsidDel="00000000" w:rsidR="00000000" w:rsidRPr="00000000">
        <w:rPr>
          <w:rtl w:val="0"/>
        </w:rPr>
        <w:t xml:space="preserve">Employee/Staff Systems (for driver/attendant validation)</w:t>
      </w:r>
    </w:p>
    <w:p w:rsidR="00000000" w:rsidDel="00000000" w:rsidP="00000000" w:rsidRDefault="00000000" w:rsidRPr="00000000" w14:paraId="00000849">
      <w:pPr>
        <w:numPr>
          <w:ilvl w:val="1"/>
          <w:numId w:val="79"/>
        </w:numPr>
        <w:spacing w:after="0" w:afterAutospacing="0" w:before="0" w:beforeAutospacing="0" w:lineRule="auto"/>
        <w:ind w:left="1440" w:hanging="360"/>
      </w:pPr>
      <w:r w:rsidDel="00000000" w:rsidR="00000000" w:rsidRPr="00000000">
        <w:rPr>
          <w:rtl w:val="0"/>
        </w:rPr>
        <w:t xml:space="preserve">NYCPS Single Sign-On (SSO)</w:t>
      </w:r>
    </w:p>
    <w:p w:rsidR="00000000" w:rsidDel="00000000" w:rsidP="00000000" w:rsidRDefault="00000000" w:rsidRPr="00000000" w14:paraId="0000084A">
      <w:pPr>
        <w:numPr>
          <w:ilvl w:val="0"/>
          <w:numId w:val="79"/>
        </w:numPr>
        <w:spacing w:after="0" w:afterAutospacing="0" w:before="0" w:beforeAutospacing="0" w:lineRule="auto"/>
        <w:ind w:left="720" w:hanging="360"/>
      </w:pPr>
      <w:r w:rsidDel="00000000" w:rsidR="00000000" w:rsidRPr="00000000">
        <w:rPr>
          <w:rtl w:val="0"/>
        </w:rPr>
        <w:t xml:space="preserve">Specific interface specifications for these systems will be determined post-award based on information provided by NYCPS (Q90).</w:t>
      </w:r>
    </w:p>
    <w:p w:rsidR="00000000" w:rsidDel="00000000" w:rsidP="00000000" w:rsidRDefault="00000000" w:rsidRPr="00000000" w14:paraId="0000084B">
      <w:pPr>
        <w:numPr>
          <w:ilvl w:val="0"/>
          <w:numId w:val="79"/>
        </w:numPr>
        <w:spacing w:after="0" w:afterAutospacing="0" w:before="0" w:beforeAutospacing="0" w:lineRule="auto"/>
        <w:ind w:left="720" w:hanging="360"/>
      </w:pPr>
      <w:r w:rsidDel="00000000" w:rsidR="00000000" w:rsidRPr="00000000">
        <w:rPr>
          <w:b w:val="1"/>
          <w:rtl w:val="0"/>
        </w:rPr>
        <w:t xml:space="preserve">Downstream Integration (RFP Sec 3.12.1.d.iv, 3.12.1.d.vi, 3.17.a.i, 3.17.a.iv, Q172, Q220):</w:t>
      </w:r>
      <w:r w:rsidDel="00000000" w:rsidR="00000000" w:rsidRPr="00000000">
        <w:rPr>
          <w:rtl w:val="0"/>
        </w:rPr>
        <w:t xml:space="preserve"> Our system provides data feeds and interfaces for downstream consumption:</w:t>
      </w:r>
    </w:p>
    <w:p w:rsidR="00000000" w:rsidDel="00000000" w:rsidP="00000000" w:rsidRDefault="00000000" w:rsidRPr="00000000" w14:paraId="0000084C">
      <w:pPr>
        <w:numPr>
          <w:ilvl w:val="1"/>
          <w:numId w:val="79"/>
        </w:numPr>
        <w:spacing w:after="0" w:afterAutospacing="0" w:before="0" w:beforeAutospacing="0" w:lineRule="auto"/>
        <w:ind w:left="1440" w:hanging="360"/>
      </w:pPr>
      <w:r w:rsidDel="00000000" w:rsidR="00000000" w:rsidRPr="00000000">
        <w:rPr>
          <w:rtl w:val="0"/>
        </w:rPr>
        <w:t xml:space="preserve">Exporting operational data elements (format TBD) to support NYCPS payment processing (Q172).</w:t>
      </w:r>
    </w:p>
    <w:p w:rsidR="00000000" w:rsidDel="00000000" w:rsidP="00000000" w:rsidRDefault="00000000" w:rsidRPr="00000000" w14:paraId="0000084D">
      <w:pPr>
        <w:numPr>
          <w:ilvl w:val="1"/>
          <w:numId w:val="79"/>
        </w:numPr>
        <w:spacing w:after="0" w:afterAutospacing="0" w:before="0" w:beforeAutospacing="0" w:lineRule="auto"/>
        <w:ind w:left="1440" w:hanging="360"/>
      </w:pPr>
      <w:r w:rsidDel="00000000" w:rsidR="00000000" w:rsidRPr="00000000">
        <w:rPr>
          <w:rtl w:val="0"/>
        </w:rPr>
        <w:t xml:space="preserve">Providing student stop assignment data for display in School and Parent/Caregiver modules (or related systems).</w:t>
      </w:r>
    </w:p>
    <w:p w:rsidR="00000000" w:rsidDel="00000000" w:rsidP="00000000" w:rsidRDefault="00000000" w:rsidRPr="00000000" w14:paraId="0000084E">
      <w:pPr>
        <w:numPr>
          <w:ilvl w:val="1"/>
          <w:numId w:val="79"/>
        </w:numPr>
        <w:spacing w:after="0" w:afterAutospacing="0" w:before="0" w:beforeAutospacing="0" w:lineRule="auto"/>
        <w:ind w:left="1440" w:hanging="360"/>
      </w:pPr>
      <w:r w:rsidDel="00000000" w:rsidR="00000000" w:rsidRPr="00000000">
        <w:rPr>
          <w:rtl w:val="0"/>
        </w:rPr>
        <w:t xml:space="preserve">Feeding routing and operational data to a DOE data warehouse (RFP Sec 3.17.a.iv).</w:t>
      </w:r>
    </w:p>
    <w:p w:rsidR="00000000" w:rsidDel="00000000" w:rsidP="00000000" w:rsidRDefault="00000000" w:rsidRPr="00000000" w14:paraId="0000084F">
      <w:pPr>
        <w:numPr>
          <w:ilvl w:val="1"/>
          <w:numId w:val="79"/>
        </w:numPr>
        <w:spacing w:after="0" w:afterAutospacing="0" w:before="0" w:beforeAutospacing="0" w:lineRule="auto"/>
        <w:ind w:left="1440" w:hanging="360"/>
      </w:pPr>
      <w:r w:rsidDel="00000000" w:rsidR="00000000" w:rsidRPr="00000000">
        <w:rPr>
          <w:rtl w:val="0"/>
        </w:rPr>
        <w:t xml:space="preserve">Providing data snapshots/APIs for consumption by other authorized external applications, including ServiceNow (Q220).</w:t>
      </w:r>
    </w:p>
    <w:p w:rsidR="00000000" w:rsidDel="00000000" w:rsidP="00000000" w:rsidRDefault="00000000" w:rsidRPr="00000000" w14:paraId="00000850">
      <w:pPr>
        <w:numPr>
          <w:ilvl w:val="0"/>
          <w:numId w:val="79"/>
        </w:numPr>
        <w:spacing w:after="0" w:afterAutospacing="0" w:before="0" w:beforeAutospacing="0" w:lineRule="auto"/>
        <w:ind w:left="720" w:hanging="360"/>
      </w:pPr>
      <w:r w:rsidDel="00000000" w:rsidR="00000000" w:rsidRPr="00000000">
        <w:rPr>
          <w:b w:val="1"/>
          <w:rtl w:val="0"/>
        </w:rPr>
        <w:t xml:space="preserve">Phased Implementation (RFP Sec 3.25.11.1):</w:t>
      </w:r>
      <w:r w:rsidDel="00000000" w:rsidR="00000000" w:rsidRPr="00000000">
        <w:rPr>
          <w:rtl w:val="0"/>
        </w:rPr>
        <w:t xml:space="preserve"> Our integration approach will be implemented in phases, aligned with the overall project rollout plan, as detailed in our proposal's Interface Plan [Reference location, e.g., Appendix or Architecture document].</w:t>
      </w:r>
    </w:p>
    <w:p w:rsidR="00000000" w:rsidDel="00000000" w:rsidP="00000000" w:rsidRDefault="00000000" w:rsidRPr="00000000" w14:paraId="00000851">
      <w:pPr>
        <w:numPr>
          <w:ilvl w:val="0"/>
          <w:numId w:val="79"/>
        </w:numPr>
        <w:spacing w:after="360" w:before="0" w:beforeAutospacing="0" w:lineRule="auto"/>
        <w:ind w:left="720" w:hanging="360"/>
      </w:pPr>
      <w:r w:rsidDel="00000000" w:rsidR="00000000" w:rsidRPr="00000000">
        <w:rPr>
          <w:b w:val="1"/>
          <w:rtl w:val="0"/>
        </w:rPr>
        <w:t xml:space="preserve">Data Ownership &amp; Extraction (RFP Sec 3.25.10.1, 3.25.7.5):</w:t>
      </w:r>
      <w:r w:rsidDel="00000000" w:rsidR="00000000" w:rsidRPr="00000000">
        <w:rPr>
          <w:rtl w:val="0"/>
        </w:rPr>
        <w:t xml:space="preserve"> We reaffirm that all data originating from or managed by our solution is the property of NYCPS. We provide secure, on-demand mechanisms (e.g., APIs, export tools) for NYCPS to extract all business data and associated metadata.</w:t>
      </w:r>
    </w:p>
    <w:p w:rsidR="00000000" w:rsidDel="00000000" w:rsidP="00000000" w:rsidRDefault="00000000" w:rsidRPr="00000000" w14:paraId="00000852">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M.1 - System Architecture.pdf</w:t>
      </w:r>
      <w:r w:rsidDel="00000000" w:rsidR="00000000" w:rsidRPr="00000000">
        <w:rPr>
          <w:i w:val="1"/>
          <w:color w:val="777777"/>
          <w:sz w:val="20"/>
          <w:szCs w:val="20"/>
          <w:rtl w:val="0"/>
        </w:rPr>
        <w:t xml:space="preserve"> (Integration Strategy, API Strategy, Data Model), </w:t>
      </w:r>
      <w:r w:rsidDel="00000000" w:rsidR="00000000" w:rsidRPr="00000000">
        <w:rPr>
          <w:rFonts w:ascii="Roboto Mono" w:cs="Roboto Mono" w:eastAsia="Roboto Mono" w:hAnsi="Roboto Mono"/>
          <w:i w:val="1"/>
          <w:color w:val="777777"/>
          <w:sz w:val="20"/>
          <w:szCs w:val="20"/>
          <w:shd w:fill="f0f0f0" w:val="clear"/>
          <w:rtl w:val="0"/>
        </w:rPr>
        <w:t xml:space="preserve">Appendix O.1.1 - Project Execution Roadmap.pdf</w:t>
      </w:r>
      <w:r w:rsidDel="00000000" w:rsidR="00000000" w:rsidRPr="00000000">
        <w:rPr>
          <w:i w:val="1"/>
          <w:color w:val="777777"/>
          <w:sz w:val="20"/>
          <w:szCs w:val="20"/>
          <w:rtl w:val="0"/>
        </w:rPr>
        <w:t xml:space="preserve"> (Phased Rollout, Interface Plan Reference), </w:t>
      </w:r>
      <w:r w:rsidDel="00000000" w:rsidR="00000000" w:rsidRPr="00000000">
        <w:rPr>
          <w:rFonts w:ascii="Roboto Mono" w:cs="Roboto Mono" w:eastAsia="Roboto Mono" w:hAnsi="Roboto Mono"/>
          <w:i w:val="1"/>
          <w:color w:val="777777"/>
          <w:sz w:val="20"/>
          <w:szCs w:val="20"/>
          <w:shd w:fill="f0f0f0" w:val="clear"/>
          <w:rtl w:val="0"/>
        </w:rPr>
        <w:t xml:space="preserve">Appendix S.3 - Data Engineering and Analytics Capabilities.pdf</w:t>
      </w:r>
      <w:r w:rsidDel="00000000" w:rsidR="00000000" w:rsidRPr="00000000">
        <w:rPr>
          <w:i w:val="1"/>
          <w:color w:val="777777"/>
          <w:sz w:val="20"/>
          <w:szCs w:val="20"/>
          <w:rtl w:val="0"/>
        </w:rPr>
        <w:t xml:space="preserve"> (Data Export/Warehouse Feed), </w:t>
      </w:r>
      <w:r w:rsidDel="00000000" w:rsidR="00000000" w:rsidRPr="00000000">
        <w:rPr>
          <w:rFonts w:ascii="Roboto Mono" w:cs="Roboto Mono" w:eastAsia="Roboto Mono" w:hAnsi="Roboto Mono"/>
          <w:i w:val="1"/>
          <w:color w:val="777777"/>
          <w:sz w:val="20"/>
          <w:szCs w:val="20"/>
          <w:shd w:fill="f0f0f0" w:val="clear"/>
          <w:rtl w:val="0"/>
        </w:rPr>
        <w:t xml:space="preserve">Appendix S.1 - Data Governance and compliance controls.pdf</w:t>
      </w:r>
      <w:r w:rsidDel="00000000" w:rsidR="00000000" w:rsidRPr="00000000">
        <w:rPr>
          <w:i w:val="1"/>
          <w:color w:val="777777"/>
          <w:sz w:val="20"/>
          <w:szCs w:val="20"/>
          <w:rtl w:val="0"/>
        </w:rPr>
        <w:t xml:space="preserve"> (Data Ownership), </w:t>
      </w:r>
      <w:r w:rsidDel="00000000" w:rsidR="00000000" w:rsidRPr="00000000">
        <w:rPr>
          <w:rFonts w:ascii="Roboto Mono" w:cs="Roboto Mono" w:eastAsia="Roboto Mono" w:hAnsi="Roboto Mono"/>
          <w:i w:val="1"/>
          <w:color w:val="777777"/>
          <w:sz w:val="20"/>
          <w:szCs w:val="20"/>
          <w:shd w:fill="f0f0f0" w:val="clear"/>
          <w:rtl w:val="0"/>
        </w:rPr>
        <w:t xml:space="preserve">Appendix M.2 - Solution Design Functional and Non Functional Requirements.pdf</w:t>
      </w:r>
      <w:r w:rsidDel="00000000" w:rsidR="00000000" w:rsidRPr="00000000">
        <w:rPr>
          <w:i w:val="1"/>
          <w:color w:val="777777"/>
          <w:sz w:val="20"/>
          <w:szCs w:val="20"/>
          <w:rtl w:val="0"/>
        </w:rPr>
        <w:t xml:space="preserve"> (NFR Interoperability)</w:t>
      </w:r>
    </w:p>
    <w:p w:rsidR="00000000" w:rsidDel="00000000" w:rsidP="00000000" w:rsidRDefault="00000000" w:rsidRPr="00000000" w14:paraId="0000085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54">
      <w:pPr>
        <w:pStyle w:val="Heading2"/>
        <w:keepNext w:val="0"/>
        <w:keepLines w:val="0"/>
        <w:pBdr>
          <w:bottom w:color="999999" w:space="2" w:sz="6" w:val="single"/>
        </w:pBdr>
        <w:spacing w:after="180" w:before="400" w:lineRule="auto"/>
        <w:rPr>
          <w:b w:val="1"/>
          <w:color w:val="003366"/>
          <w:sz w:val="34"/>
          <w:szCs w:val="34"/>
        </w:rPr>
      </w:pPr>
      <w:bookmarkStart w:colFirst="0" w:colLast="0" w:name="_lhhn5wn9jvjq" w:id="146"/>
      <w:bookmarkEnd w:id="146"/>
      <w:r w:rsidDel="00000000" w:rsidR="00000000" w:rsidRPr="00000000">
        <w:rPr>
          <w:b w:val="1"/>
          <w:color w:val="003366"/>
          <w:sz w:val="34"/>
          <w:szCs w:val="34"/>
          <w:rtl w:val="0"/>
        </w:rPr>
        <w:t xml:space="preserve">3.25.12 Data Integrity</w:t>
      </w:r>
    </w:p>
    <w:p w:rsidR="00000000" w:rsidDel="00000000" w:rsidP="00000000" w:rsidRDefault="00000000" w:rsidRPr="00000000" w14:paraId="00000855">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Maintaining data integrity is paramount. Our solution adheres strictly to all relevant data privacy laws (FERPA, HIPAA, etc.) and NYCPS/Citywide policies. We employ robust input validation (client and server-side), secure credential handling, approved encryption standards for sensitive data at rest and in transit, and record locking mechanisms to prevent data corruption and ensure accuracy throughout the system.</w:t>
      </w:r>
    </w:p>
    <w:p w:rsidR="00000000" w:rsidDel="00000000" w:rsidP="00000000" w:rsidRDefault="00000000" w:rsidRPr="00000000" w14:paraId="00000856">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857">
      <w:pPr>
        <w:spacing w:after="240" w:before="240" w:lineRule="auto"/>
        <w:rPr/>
      </w:pPr>
      <w:r w:rsidDel="00000000" w:rsidR="00000000" w:rsidRPr="00000000">
        <w:rPr>
          <w:rtl w:val="0"/>
        </w:rPr>
        <w:t xml:space="preserve">We implement multiple layers of protection and validation to ensure the integrity and confidentiality of data within the Transportation Management System:</w:t>
      </w:r>
    </w:p>
    <w:p w:rsidR="00000000" w:rsidDel="00000000" w:rsidP="00000000" w:rsidRDefault="00000000" w:rsidRPr="00000000" w14:paraId="00000858">
      <w:pPr>
        <w:numPr>
          <w:ilvl w:val="0"/>
          <w:numId w:val="39"/>
        </w:numPr>
        <w:spacing w:after="0" w:afterAutospacing="0" w:before="120" w:lineRule="auto"/>
        <w:ind w:left="720" w:hanging="360"/>
      </w:pPr>
      <w:r w:rsidDel="00000000" w:rsidR="00000000" w:rsidRPr="00000000">
        <w:rPr>
          <w:b w:val="1"/>
          <w:rtl w:val="0"/>
        </w:rPr>
        <w:t xml:space="preserve">Legal &amp; Policy Compliance (RFP Sec 3.25.12.Intro):</w:t>
      </w:r>
      <w:r w:rsidDel="00000000" w:rsidR="00000000" w:rsidRPr="00000000">
        <w:rPr>
          <w:rtl w:val="0"/>
        </w:rPr>
        <w:t xml:space="preserve"> The solution design, development, and operation adhere strictly to all applicable local, state, and federal laws and regulations concerning student data privacy, including FERPA, COPA, HIPAA, and CIPA. We also ensure ongoing compliance with all relevant information technology and data handling policies from OTI, NYC3, DIIT, and OPT.</w:t>
      </w:r>
    </w:p>
    <w:p w:rsidR="00000000" w:rsidDel="00000000" w:rsidP="00000000" w:rsidRDefault="00000000" w:rsidRPr="00000000" w14:paraId="00000859">
      <w:pPr>
        <w:numPr>
          <w:ilvl w:val="0"/>
          <w:numId w:val="39"/>
        </w:numPr>
        <w:spacing w:after="0" w:afterAutospacing="0" w:before="0" w:beforeAutospacing="0" w:lineRule="auto"/>
        <w:ind w:left="720" w:hanging="360"/>
      </w:pPr>
      <w:r w:rsidDel="00000000" w:rsidR="00000000" w:rsidRPr="00000000">
        <w:rPr>
          <w:b w:val="1"/>
          <w:rtl w:val="0"/>
        </w:rPr>
        <w:t xml:space="preserve">Data Classification &amp; Encryption (RFP Sec 3.25.12.1, 3.25.12.2):</w:t>
      </w:r>
      <w:r w:rsidDel="00000000" w:rsidR="00000000" w:rsidRPr="00000000">
        <w:rPr>
          <w:rtl w:val="0"/>
        </w:rPr>
        <w:t xml:space="preserve"> We adhere to the NYC Department of Education’s data classification policy (as per InfoSec Reqs v1.5). All data classified as highly restricted or confidential (including student PII, certain health information, credentials) is protected using approved encryption technologies both when stored (at rest) and during transmission (in transit). Cryptographic algorithms and key management processes align with the Citywide Encryption Standard to ensure robust protection and interoperability (RFP Sec 3.25.12.2).</w:t>
      </w:r>
    </w:p>
    <w:p w:rsidR="00000000" w:rsidDel="00000000" w:rsidP="00000000" w:rsidRDefault="00000000" w:rsidRPr="00000000" w14:paraId="0000085A">
      <w:pPr>
        <w:numPr>
          <w:ilvl w:val="0"/>
          <w:numId w:val="39"/>
        </w:numPr>
        <w:spacing w:after="0" w:afterAutospacing="0" w:before="0" w:beforeAutospacing="0" w:lineRule="auto"/>
        <w:ind w:left="720" w:hanging="360"/>
      </w:pPr>
      <w:r w:rsidDel="00000000" w:rsidR="00000000" w:rsidRPr="00000000">
        <w:rPr>
          <w:b w:val="1"/>
          <w:rtl w:val="0"/>
        </w:rPr>
        <w:t xml:space="preserve">Input Validation (RFP Sec 3.25.12.3):</w:t>
      </w:r>
      <w:r w:rsidDel="00000000" w:rsidR="00000000" w:rsidRPr="00000000">
        <w:rPr>
          <w:rtl w:val="0"/>
        </w:rPr>
        <w:t xml:space="preserve"> Comprehensive input validation is performed on both the client-side (within user interfaces) and server-side for all data entry points. This includes checks for data type, format, range, and business rule adherence to ensure data is correct, appropriate, and complete before being processed or stored. Server-side validation prevents bypass of client checks and protects against data corruption.</w:t>
      </w:r>
    </w:p>
    <w:p w:rsidR="00000000" w:rsidDel="00000000" w:rsidP="00000000" w:rsidRDefault="00000000" w:rsidRPr="00000000" w14:paraId="0000085B">
      <w:pPr>
        <w:numPr>
          <w:ilvl w:val="0"/>
          <w:numId w:val="39"/>
        </w:numPr>
        <w:spacing w:after="0" w:afterAutospacing="0" w:before="0" w:beforeAutospacing="0" w:lineRule="auto"/>
        <w:ind w:left="720" w:hanging="360"/>
      </w:pPr>
      <w:r w:rsidDel="00000000" w:rsidR="00000000" w:rsidRPr="00000000">
        <w:rPr>
          <w:b w:val="1"/>
          <w:rtl w:val="0"/>
        </w:rPr>
        <w:t xml:space="preserve">Credential Security (RFP Sec 3.25.12.4):</w:t>
      </w:r>
      <w:r w:rsidDel="00000000" w:rsidR="00000000" w:rsidRPr="00000000">
        <w:rPr>
          <w:rtl w:val="0"/>
        </w:rPr>
        <w:t xml:space="preserve"> Passwords, API keys, tokens, and similar authentication credentials are treated as highly confidential. They are never stored in plain text (using strong hashing algorithms), are not exposed in logs or user interfaces, and are transmitted only over secure, encrypted channels (e.g., TLS).</w:t>
      </w:r>
    </w:p>
    <w:p w:rsidR="00000000" w:rsidDel="00000000" w:rsidP="00000000" w:rsidRDefault="00000000" w:rsidRPr="00000000" w14:paraId="0000085C">
      <w:pPr>
        <w:numPr>
          <w:ilvl w:val="0"/>
          <w:numId w:val="39"/>
        </w:numPr>
        <w:spacing w:after="360" w:before="0" w:beforeAutospacing="0" w:lineRule="auto"/>
        <w:ind w:left="720" w:hanging="360"/>
      </w:pPr>
      <w:r w:rsidDel="00000000" w:rsidR="00000000" w:rsidRPr="00000000">
        <w:rPr>
          <w:b w:val="1"/>
          <w:rtl w:val="0"/>
        </w:rPr>
        <w:t xml:space="preserve">Concurrency Control / Record Locking (RFP Sec 3.25.12.5, 3.12.1.c.ii, 3.15.a.xv):</w:t>
      </w:r>
      <w:r w:rsidDel="00000000" w:rsidR="00000000" w:rsidRPr="00000000">
        <w:rPr>
          <w:rtl w:val="0"/>
        </w:rPr>
        <w:t xml:space="preserve"> The system implements mechanisms (e.g., check-in/check-out, optimistic/pessimistic locking) to prevent multiple users from simultaneously modifying critical master data entities like routes or school records, thus maintaining transactional integrity and preventing data conflicts.</w:t>
      </w:r>
    </w:p>
    <w:p w:rsidR="00000000" w:rsidDel="00000000" w:rsidP="00000000" w:rsidRDefault="00000000" w:rsidRPr="00000000" w14:paraId="0000085D">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S.1 - Data Governance and compliance controls.pdf</w:t>
      </w:r>
      <w:r w:rsidDel="00000000" w:rsidR="00000000" w:rsidRPr="00000000">
        <w:rPr>
          <w:i w:val="1"/>
          <w:color w:val="777777"/>
          <w:sz w:val="20"/>
          <w:szCs w:val="20"/>
          <w:rtl w:val="0"/>
        </w:rPr>
        <w:t xml:space="preserve"> (Policies, Classification, Validation Rules), </w:t>
      </w:r>
      <w:r w:rsidDel="00000000" w:rsidR="00000000" w:rsidRPr="00000000">
        <w:rPr>
          <w:rFonts w:ascii="Roboto Mono" w:cs="Roboto Mono" w:eastAsia="Roboto Mono" w:hAnsi="Roboto Mono"/>
          <w:i w:val="1"/>
          <w:color w:val="777777"/>
          <w:sz w:val="20"/>
          <w:szCs w:val="20"/>
          <w:shd w:fill="f0f0f0" w:val="clear"/>
          <w:rtl w:val="0"/>
        </w:rPr>
        <w:t xml:space="preserve">Appendix P.1 - Security Strategy.pdf</w:t>
      </w:r>
      <w:r w:rsidDel="00000000" w:rsidR="00000000" w:rsidRPr="00000000">
        <w:rPr>
          <w:i w:val="1"/>
          <w:color w:val="777777"/>
          <w:sz w:val="20"/>
          <w:szCs w:val="20"/>
          <w:rtl w:val="0"/>
        </w:rPr>
        <w:t xml:space="preserve"> (Encryption Standards, Credential Handling, Compliance Mapping), </w:t>
      </w:r>
      <w:r w:rsidDel="00000000" w:rsidR="00000000" w:rsidRPr="00000000">
        <w:rPr>
          <w:rFonts w:ascii="Roboto Mono" w:cs="Roboto Mono" w:eastAsia="Roboto Mono" w:hAnsi="Roboto Mono"/>
          <w:i w:val="1"/>
          <w:color w:val="777777"/>
          <w:sz w:val="20"/>
          <w:szCs w:val="20"/>
          <w:shd w:fill="f0f0f0" w:val="clear"/>
          <w:rtl w:val="0"/>
        </w:rPr>
        <w:t xml:space="preserve">Appendix M.1 - System Architecture.pdf</w:t>
      </w:r>
      <w:r w:rsidDel="00000000" w:rsidR="00000000" w:rsidRPr="00000000">
        <w:rPr>
          <w:i w:val="1"/>
          <w:color w:val="777777"/>
          <w:sz w:val="20"/>
          <w:szCs w:val="20"/>
          <w:rtl w:val="0"/>
        </w:rPr>
        <w:t xml:space="preserve"> (Validation Implementation, Concurrency Control), </w:t>
      </w:r>
      <w:r w:rsidDel="00000000" w:rsidR="00000000" w:rsidRPr="00000000">
        <w:rPr>
          <w:rFonts w:ascii="Roboto Mono" w:cs="Roboto Mono" w:eastAsia="Roboto Mono" w:hAnsi="Roboto Mono"/>
          <w:i w:val="1"/>
          <w:color w:val="777777"/>
          <w:sz w:val="20"/>
          <w:szCs w:val="20"/>
          <w:shd w:fill="f0f0f0" w:val="clear"/>
          <w:rtl w:val="0"/>
        </w:rPr>
        <w:t xml:space="preserve">Appendix N.3 - Engineering Approach.pdf</w:t>
      </w:r>
      <w:r w:rsidDel="00000000" w:rsidR="00000000" w:rsidRPr="00000000">
        <w:rPr>
          <w:i w:val="1"/>
          <w:color w:val="777777"/>
          <w:sz w:val="20"/>
          <w:szCs w:val="20"/>
          <w:rtl w:val="0"/>
        </w:rPr>
        <w:t xml:space="preserve"> (Secure Coding for Validation)</w:t>
      </w:r>
    </w:p>
    <w:p w:rsidR="00000000" w:rsidDel="00000000" w:rsidP="00000000" w:rsidRDefault="00000000" w:rsidRPr="00000000" w14:paraId="0000085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5F">
      <w:pPr>
        <w:pStyle w:val="Heading2"/>
        <w:keepNext w:val="0"/>
        <w:keepLines w:val="0"/>
        <w:pBdr>
          <w:bottom w:color="999999" w:space="2" w:sz="6" w:val="single"/>
        </w:pBdr>
        <w:spacing w:after="180" w:before="400" w:lineRule="auto"/>
        <w:rPr>
          <w:b w:val="1"/>
          <w:color w:val="003366"/>
          <w:sz w:val="34"/>
          <w:szCs w:val="34"/>
        </w:rPr>
      </w:pPr>
      <w:bookmarkStart w:colFirst="0" w:colLast="0" w:name="_s1lox4vgz00q" w:id="147"/>
      <w:bookmarkEnd w:id="147"/>
      <w:r w:rsidDel="00000000" w:rsidR="00000000" w:rsidRPr="00000000">
        <w:rPr>
          <w:b w:val="1"/>
          <w:color w:val="003366"/>
          <w:sz w:val="34"/>
          <w:szCs w:val="34"/>
          <w:rtl w:val="0"/>
        </w:rPr>
        <w:t xml:space="preserve">3.25.13 Dependability</w:t>
      </w:r>
    </w:p>
    <w:p w:rsidR="00000000" w:rsidDel="00000000" w:rsidP="00000000" w:rsidRDefault="00000000" w:rsidRPr="00000000" w14:paraId="00000860">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Our solution ensures dependability through robust design and specific features addressing operational realities. Critically, the Driver Module supports offline map viewing and navigation capabilities, allowing drivers to continue operations efficiently even in areas with poor or no cellular/GPS signal coverage.</w:t>
      </w:r>
    </w:p>
    <w:p w:rsidR="00000000" w:rsidDel="00000000" w:rsidP="00000000" w:rsidRDefault="00000000" w:rsidRPr="00000000" w14:paraId="00000861">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862">
      <w:pPr>
        <w:numPr>
          <w:ilvl w:val="0"/>
          <w:numId w:val="155"/>
        </w:numPr>
        <w:spacing w:after="0" w:afterAutospacing="0" w:before="120" w:lineRule="auto"/>
        <w:ind w:left="720" w:hanging="360"/>
      </w:pPr>
      <w:r w:rsidDel="00000000" w:rsidR="00000000" w:rsidRPr="00000000">
        <w:rPr>
          <w:b w:val="1"/>
          <w:rtl w:val="0"/>
        </w:rPr>
        <w:t xml:space="preserve">Offline Maps &amp; Navigation (RFP Sec 3.25.13.1):</w:t>
      </w:r>
      <w:r w:rsidDel="00000000" w:rsidR="00000000" w:rsidRPr="00000000">
        <w:rPr>
          <w:rtl w:val="0"/>
        </w:rPr>
        <w:t xml:space="preserve"> Recognizing that consistent connectivity cannot be guaranteed across all service areas, the Bus Driver Mobile Application is designed with dependable offline capabilities. This includes:</w:t>
      </w:r>
    </w:p>
    <w:p w:rsidR="00000000" w:rsidDel="00000000" w:rsidP="00000000" w:rsidRDefault="00000000" w:rsidRPr="00000000" w14:paraId="00000863">
      <w:pPr>
        <w:numPr>
          <w:ilvl w:val="1"/>
          <w:numId w:val="155"/>
        </w:numPr>
        <w:spacing w:after="0" w:afterAutospacing="0" w:before="0" w:beforeAutospacing="0" w:lineRule="auto"/>
        <w:ind w:left="1440" w:hanging="360"/>
      </w:pPr>
      <w:r w:rsidDel="00000000" w:rsidR="00000000" w:rsidRPr="00000000">
        <w:rPr>
          <w:rtl w:val="0"/>
        </w:rPr>
        <w:t xml:space="preserve">Pre-caching or downloading of assigned route data (stop sequence, student roster information) and necessary map tiles for the service area onto the device's local storage.</w:t>
      </w:r>
    </w:p>
    <w:p w:rsidR="00000000" w:rsidDel="00000000" w:rsidP="00000000" w:rsidRDefault="00000000" w:rsidRPr="00000000" w14:paraId="00000864">
      <w:pPr>
        <w:numPr>
          <w:ilvl w:val="1"/>
          <w:numId w:val="155"/>
        </w:numPr>
        <w:spacing w:after="0" w:afterAutospacing="0" w:before="0" w:beforeAutospacing="0" w:lineRule="auto"/>
        <w:ind w:left="1440" w:hanging="360"/>
      </w:pPr>
      <w:r w:rsidDel="00000000" w:rsidR="00000000" w:rsidRPr="00000000">
        <w:rPr>
          <w:rtl w:val="0"/>
        </w:rPr>
        <w:t xml:space="preserve">The ability for the navigation component to continue providing turn-by-turn directions and displaying route progress using the cached data and the device's internal GPS receiver, even when cellular data transmission is unavailable.</w:t>
      </w:r>
    </w:p>
    <w:p w:rsidR="00000000" w:rsidDel="00000000" w:rsidP="00000000" w:rsidRDefault="00000000" w:rsidRPr="00000000" w14:paraId="00000865">
      <w:pPr>
        <w:numPr>
          <w:ilvl w:val="1"/>
          <w:numId w:val="155"/>
        </w:numPr>
        <w:spacing w:after="0" w:afterAutospacing="0" w:before="0" w:beforeAutospacing="0" w:lineRule="auto"/>
        <w:ind w:left="1440" w:hanging="360"/>
      </w:pPr>
      <w:r w:rsidDel="00000000" w:rsidR="00000000" w:rsidRPr="00000000">
        <w:rPr>
          <w:rtl w:val="0"/>
        </w:rPr>
        <w:t xml:space="preserve">Offline storage of critical event data (GPS points, ridership scans) as detailed in NFR Sec 3.19.16.</w:t>
      </w:r>
    </w:p>
    <w:p w:rsidR="00000000" w:rsidDel="00000000" w:rsidP="00000000" w:rsidRDefault="00000000" w:rsidRPr="00000000" w14:paraId="00000866">
      <w:pPr>
        <w:numPr>
          <w:ilvl w:val="0"/>
          <w:numId w:val="155"/>
        </w:numPr>
        <w:spacing w:after="0" w:afterAutospacing="0" w:before="0" w:beforeAutospacing="0" w:lineRule="auto"/>
        <w:ind w:left="720" w:hanging="360"/>
      </w:pPr>
      <w:r w:rsidDel="00000000" w:rsidR="00000000" w:rsidRPr="00000000">
        <w:rPr>
          <w:rtl w:val="0"/>
        </w:rPr>
        <w:t xml:space="preserve">This ensures drivers can perform their core duties safely and efficiently without relying solely on continuous network connectivity.</w:t>
      </w:r>
    </w:p>
    <w:p w:rsidR="00000000" w:rsidDel="00000000" w:rsidP="00000000" w:rsidRDefault="00000000" w:rsidRPr="00000000" w14:paraId="00000867">
      <w:pPr>
        <w:numPr>
          <w:ilvl w:val="0"/>
          <w:numId w:val="155"/>
        </w:numPr>
        <w:spacing w:after="360" w:before="0" w:beforeAutospacing="0" w:lineRule="auto"/>
        <w:ind w:left="720" w:hanging="360"/>
      </w:pPr>
      <w:r w:rsidDel="00000000" w:rsidR="00000000" w:rsidRPr="00000000">
        <w:rPr>
          <w:b w:val="1"/>
          <w:rtl w:val="0"/>
        </w:rPr>
        <w:t xml:space="preserve">General Reliability:</w:t>
      </w:r>
      <w:r w:rsidDel="00000000" w:rsidR="00000000" w:rsidRPr="00000000">
        <w:rPr>
          <w:rtl w:val="0"/>
        </w:rPr>
        <w:t xml:space="preserve"> Overall system dependability is further supported by the high availability architecture, redundancy measures (Sec 3.25.7), rigorous testing (Sec 3.25.32), and proactive monitoring (Sec 3.25.30.2) discussed under other NFRs.</w:t>
      </w:r>
    </w:p>
    <w:p w:rsidR="00000000" w:rsidDel="00000000" w:rsidP="00000000" w:rsidRDefault="00000000" w:rsidRPr="00000000" w14:paraId="00000868">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M.2 - Solution Design Functional and Non Functional Requirements.pdf</w:t>
      </w:r>
      <w:r w:rsidDel="00000000" w:rsidR="00000000" w:rsidRPr="00000000">
        <w:rPr>
          <w:i w:val="1"/>
          <w:color w:val="777777"/>
          <w:sz w:val="20"/>
          <w:szCs w:val="20"/>
          <w:rtl w:val="0"/>
        </w:rPr>
        <w:t xml:space="preserve"> (NFR Dependability, Offline Mode Features), </w:t>
      </w:r>
      <w:r w:rsidDel="00000000" w:rsidR="00000000" w:rsidRPr="00000000">
        <w:rPr>
          <w:rFonts w:ascii="Roboto Mono" w:cs="Roboto Mono" w:eastAsia="Roboto Mono" w:hAnsi="Roboto Mono"/>
          <w:i w:val="1"/>
          <w:color w:val="777777"/>
          <w:sz w:val="20"/>
          <w:szCs w:val="20"/>
          <w:shd w:fill="f0f0f0" w:val="clear"/>
          <w:rtl w:val="0"/>
        </w:rPr>
        <w:t xml:space="preserve">Appendix M.1 - System Architecture.pdf</w:t>
      </w:r>
      <w:r w:rsidDel="00000000" w:rsidR="00000000" w:rsidRPr="00000000">
        <w:rPr>
          <w:i w:val="1"/>
          <w:color w:val="777777"/>
          <w:sz w:val="20"/>
          <w:szCs w:val="20"/>
          <w:rtl w:val="0"/>
        </w:rPr>
        <w:t xml:space="preserve"> (Driver Module Design, Caching Strategy), </w:t>
      </w:r>
      <w:r w:rsidDel="00000000" w:rsidR="00000000" w:rsidRPr="00000000">
        <w:rPr>
          <w:rFonts w:ascii="Roboto Mono" w:cs="Roboto Mono" w:eastAsia="Roboto Mono" w:hAnsi="Roboto Mono"/>
          <w:i w:val="1"/>
          <w:color w:val="777777"/>
          <w:sz w:val="20"/>
          <w:szCs w:val="20"/>
          <w:shd w:fill="f0f0f0" w:val="clear"/>
          <w:rtl w:val="0"/>
        </w:rPr>
        <w:t xml:space="preserve">Appendix U.2 - Hardware Lifecycle and Logistics Management.pdf</w:t>
      </w:r>
      <w:r w:rsidDel="00000000" w:rsidR="00000000" w:rsidRPr="00000000">
        <w:rPr>
          <w:i w:val="1"/>
          <w:color w:val="777777"/>
          <w:sz w:val="20"/>
          <w:szCs w:val="20"/>
          <w:rtl w:val="0"/>
        </w:rPr>
        <w:t xml:space="preserve"> (Device Storage Capacity)</w:t>
      </w:r>
    </w:p>
    <w:p w:rsidR="00000000" w:rsidDel="00000000" w:rsidP="00000000" w:rsidRDefault="00000000" w:rsidRPr="00000000" w14:paraId="0000086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6A">
      <w:pPr>
        <w:pStyle w:val="Heading2"/>
        <w:keepNext w:val="0"/>
        <w:keepLines w:val="0"/>
        <w:pBdr>
          <w:bottom w:color="999999" w:space="2" w:sz="6" w:val="single"/>
        </w:pBdr>
        <w:spacing w:after="180" w:before="400" w:lineRule="auto"/>
        <w:rPr>
          <w:b w:val="1"/>
          <w:color w:val="003366"/>
          <w:sz w:val="34"/>
          <w:szCs w:val="34"/>
        </w:rPr>
      </w:pPr>
      <w:bookmarkStart w:colFirst="0" w:colLast="0" w:name="_4j0r6mo8zlx6" w:id="148"/>
      <w:bookmarkEnd w:id="148"/>
      <w:r w:rsidDel="00000000" w:rsidR="00000000" w:rsidRPr="00000000">
        <w:rPr>
          <w:b w:val="1"/>
          <w:color w:val="003366"/>
          <w:sz w:val="34"/>
          <w:szCs w:val="34"/>
          <w:rtl w:val="0"/>
        </w:rPr>
        <w:t xml:space="preserve">3.25.14 Documentation</w:t>
      </w:r>
    </w:p>
    <w:p w:rsidR="00000000" w:rsidDel="00000000" w:rsidP="00000000" w:rsidRDefault="00000000" w:rsidRPr="00000000" w14:paraId="0000086B">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We provide comprehensive technical, operational, and security documentation as an integral part of the solution delivery. This includes detailed system architecture diagrams, data models, API specifications, operational SOPs, security posture information (for vendor-hosted components), and specific documentation supporting NYCPS self-sufficiency and disengagement goals.</w:t>
      </w:r>
    </w:p>
    <w:p w:rsidR="00000000" w:rsidDel="00000000" w:rsidP="00000000" w:rsidRDefault="00000000" w:rsidRPr="00000000" w14:paraId="0000086C">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86D">
      <w:pPr>
        <w:spacing w:after="240" w:before="240" w:lineRule="auto"/>
        <w:rPr/>
      </w:pPr>
      <w:r w:rsidDel="00000000" w:rsidR="00000000" w:rsidRPr="00000000">
        <w:rPr>
          <w:rtl w:val="0"/>
        </w:rPr>
        <w:t xml:space="preserve">Clear and complete documentation is essential for system understanding, operation, maintenance, and future enhancement. We commit to delivering the following documentation artifacts:</w:t>
      </w:r>
    </w:p>
    <w:p w:rsidR="00000000" w:rsidDel="00000000" w:rsidP="00000000" w:rsidRDefault="00000000" w:rsidRPr="00000000" w14:paraId="0000086E">
      <w:pPr>
        <w:numPr>
          <w:ilvl w:val="0"/>
          <w:numId w:val="174"/>
        </w:numPr>
        <w:spacing w:after="0" w:afterAutospacing="0" w:before="120" w:lineRule="auto"/>
        <w:ind w:left="720" w:hanging="360"/>
      </w:pPr>
      <w:r w:rsidDel="00000000" w:rsidR="00000000" w:rsidRPr="00000000">
        <w:rPr>
          <w:b w:val="1"/>
          <w:rtl w:val="0"/>
        </w:rPr>
        <w:t xml:space="preserve">Technical Documentation (RFP Sec 3.25.14.1, 3.25.19.3):</w:t>
      </w:r>
    </w:p>
    <w:p w:rsidR="00000000" w:rsidDel="00000000" w:rsidP="00000000" w:rsidRDefault="00000000" w:rsidRPr="00000000" w14:paraId="0000086F">
      <w:pPr>
        <w:numPr>
          <w:ilvl w:val="1"/>
          <w:numId w:val="174"/>
        </w:numPr>
        <w:spacing w:after="0" w:afterAutospacing="0" w:before="0" w:beforeAutospacing="0" w:lineRule="auto"/>
        <w:ind w:left="1440" w:hanging="360"/>
      </w:pPr>
      <w:r w:rsidDel="00000000" w:rsidR="00000000" w:rsidRPr="00000000">
        <w:rPr>
          <w:rtl w:val="0"/>
        </w:rPr>
        <w:t xml:space="preserve">Entity-Relationship (ER) Models and detailed Data Dictionary.</w:t>
      </w:r>
    </w:p>
    <w:p w:rsidR="00000000" w:rsidDel="00000000" w:rsidP="00000000" w:rsidRDefault="00000000" w:rsidRPr="00000000" w14:paraId="00000870">
      <w:pPr>
        <w:numPr>
          <w:ilvl w:val="1"/>
          <w:numId w:val="174"/>
        </w:numPr>
        <w:spacing w:after="0" w:afterAutospacing="0" w:before="0" w:beforeAutospacing="0" w:lineRule="auto"/>
        <w:ind w:left="1440" w:hanging="360"/>
      </w:pPr>
      <w:r w:rsidDel="00000000" w:rsidR="00000000" w:rsidRPr="00000000">
        <w:rPr>
          <w:rtl w:val="0"/>
        </w:rPr>
        <w:t xml:space="preserve">Data Lifecycle Policy, including procedures for the secure disposal of PII data after its business need is fulfilled.</w:t>
      </w:r>
    </w:p>
    <w:p w:rsidR="00000000" w:rsidDel="00000000" w:rsidP="00000000" w:rsidRDefault="00000000" w:rsidRPr="00000000" w14:paraId="00000871">
      <w:pPr>
        <w:numPr>
          <w:ilvl w:val="1"/>
          <w:numId w:val="174"/>
        </w:numPr>
        <w:spacing w:after="0" w:afterAutospacing="0" w:before="0" w:beforeAutospacing="0" w:lineRule="auto"/>
        <w:ind w:left="1440" w:hanging="360"/>
      </w:pPr>
      <w:r w:rsidDel="00000000" w:rsidR="00000000" w:rsidRPr="00000000">
        <w:rPr>
          <w:rtl w:val="0"/>
        </w:rPr>
        <w:t xml:space="preserve">Data Flow Diagrams illustrating data movement between components and integrated systems.</w:t>
      </w:r>
    </w:p>
    <w:p w:rsidR="00000000" w:rsidDel="00000000" w:rsidP="00000000" w:rsidRDefault="00000000" w:rsidRPr="00000000" w14:paraId="00000872">
      <w:pPr>
        <w:numPr>
          <w:ilvl w:val="1"/>
          <w:numId w:val="174"/>
        </w:numPr>
        <w:spacing w:after="0" w:afterAutospacing="0" w:before="0" w:beforeAutospacing="0" w:lineRule="auto"/>
        <w:ind w:left="1440" w:hanging="360"/>
      </w:pPr>
      <w:r w:rsidDel="00000000" w:rsidR="00000000" w:rsidRPr="00000000">
        <w:rPr>
          <w:rtl w:val="0"/>
        </w:rPr>
        <w:t xml:space="preserve">Technical API Documentation for all exposed interfaces used for integration or data extraction.</w:t>
      </w:r>
    </w:p>
    <w:p w:rsidR="00000000" w:rsidDel="00000000" w:rsidP="00000000" w:rsidRDefault="00000000" w:rsidRPr="00000000" w14:paraId="00000873">
      <w:pPr>
        <w:numPr>
          <w:ilvl w:val="1"/>
          <w:numId w:val="174"/>
        </w:numPr>
        <w:spacing w:after="0" w:afterAutospacing="0" w:before="0" w:beforeAutospacing="0" w:lineRule="auto"/>
        <w:ind w:left="1440" w:hanging="360"/>
      </w:pPr>
      <w:r w:rsidDel="00000000" w:rsidR="00000000" w:rsidRPr="00000000">
        <w:rPr>
          <w:rtl w:val="0"/>
        </w:rPr>
        <w:t xml:space="preserve">Component Architecture and detailed Component Design Diagrams, clearly identifying technology stacks, relationships, and distinguishing open-source or third-party components.</w:t>
      </w:r>
    </w:p>
    <w:p w:rsidR="00000000" w:rsidDel="00000000" w:rsidP="00000000" w:rsidRDefault="00000000" w:rsidRPr="00000000" w14:paraId="00000874">
      <w:pPr>
        <w:numPr>
          <w:ilvl w:val="0"/>
          <w:numId w:val="174"/>
        </w:numPr>
        <w:spacing w:after="0" w:afterAutospacing="0" w:before="0" w:beforeAutospacing="0" w:lineRule="auto"/>
        <w:ind w:left="720" w:hanging="360"/>
      </w:pPr>
      <w:r w:rsidDel="00000000" w:rsidR="00000000" w:rsidRPr="00000000">
        <w:rPr>
          <w:b w:val="1"/>
          <w:rtl w:val="0"/>
        </w:rPr>
        <w:t xml:space="preserve">Operational Documentation (RFP Sec 3.25.14.1):</w:t>
      </w:r>
    </w:p>
    <w:p w:rsidR="00000000" w:rsidDel="00000000" w:rsidP="00000000" w:rsidRDefault="00000000" w:rsidRPr="00000000" w14:paraId="00000875">
      <w:pPr>
        <w:numPr>
          <w:ilvl w:val="1"/>
          <w:numId w:val="174"/>
        </w:numPr>
        <w:spacing w:after="0" w:afterAutospacing="0" w:before="0" w:beforeAutospacing="0" w:lineRule="auto"/>
        <w:ind w:left="1440" w:hanging="360"/>
      </w:pPr>
      <w:r w:rsidDel="00000000" w:rsidR="00000000" w:rsidRPr="00000000">
        <w:rPr>
          <w:rtl w:val="0"/>
        </w:rPr>
        <w:t xml:space="preserve">Standard Operating Procedures (SOPs) for key operational tasks, system monitoring, support procedures, backup/restore operations, and other routine maintenance activities.</w:t>
      </w:r>
    </w:p>
    <w:p w:rsidR="00000000" w:rsidDel="00000000" w:rsidP="00000000" w:rsidRDefault="00000000" w:rsidRPr="00000000" w14:paraId="00000876">
      <w:pPr>
        <w:numPr>
          <w:ilvl w:val="1"/>
          <w:numId w:val="174"/>
        </w:numPr>
        <w:spacing w:after="0" w:afterAutospacing="0" w:before="0" w:beforeAutospacing="0" w:lineRule="auto"/>
        <w:ind w:left="1440" w:hanging="360"/>
      </w:pPr>
      <w:r w:rsidDel="00000000" w:rsidR="00000000" w:rsidRPr="00000000">
        <w:rPr>
          <w:rtl w:val="0"/>
        </w:rPr>
        <w:t xml:space="preserve">User Guides and Training Materials (as detailed in Sec 3.23.5).</w:t>
      </w:r>
    </w:p>
    <w:p w:rsidR="00000000" w:rsidDel="00000000" w:rsidP="00000000" w:rsidRDefault="00000000" w:rsidRPr="00000000" w14:paraId="00000877">
      <w:pPr>
        <w:numPr>
          <w:ilvl w:val="0"/>
          <w:numId w:val="174"/>
        </w:numPr>
        <w:spacing w:after="0" w:afterAutospacing="0" w:before="0" w:beforeAutospacing="0" w:lineRule="auto"/>
        <w:ind w:left="720" w:hanging="360"/>
      </w:pPr>
      <w:r w:rsidDel="00000000" w:rsidR="00000000" w:rsidRPr="00000000">
        <w:rPr>
          <w:b w:val="1"/>
          <w:rtl w:val="0"/>
        </w:rPr>
        <w:t xml:space="preserve">Security Documentation (RFP Sec 3.25.14.2 - If Vendor-Hosted):</w:t>
      </w:r>
      <w:r w:rsidDel="00000000" w:rsidR="00000000" w:rsidRPr="00000000">
        <w:rPr>
          <w:rtl w:val="0"/>
        </w:rPr>
        <w:t xml:space="preserve"> If components of the solution are hosted by Sentry, we provide detailed security information including:</w:t>
      </w:r>
    </w:p>
    <w:p w:rsidR="00000000" w:rsidDel="00000000" w:rsidP="00000000" w:rsidRDefault="00000000" w:rsidRPr="00000000" w14:paraId="00000878">
      <w:pPr>
        <w:numPr>
          <w:ilvl w:val="1"/>
          <w:numId w:val="174"/>
        </w:numPr>
        <w:spacing w:after="0" w:afterAutospacing="0" w:before="0" w:beforeAutospacing="0" w:lineRule="auto"/>
        <w:ind w:left="1440" w:hanging="360"/>
      </w:pPr>
      <w:r w:rsidDel="00000000" w:rsidR="00000000" w:rsidRPr="00000000">
        <w:rPr>
          <w:rtl w:val="0"/>
        </w:rPr>
        <w:t xml:space="preserve">Security Architecture diagrams (server/firewall placement, network security device details).</w:t>
      </w:r>
    </w:p>
    <w:p w:rsidR="00000000" w:rsidDel="00000000" w:rsidP="00000000" w:rsidRDefault="00000000" w:rsidRPr="00000000" w14:paraId="00000879">
      <w:pPr>
        <w:numPr>
          <w:ilvl w:val="1"/>
          <w:numId w:val="174"/>
        </w:numPr>
        <w:spacing w:after="0" w:afterAutospacing="0" w:before="0" w:beforeAutospacing="0" w:lineRule="auto"/>
        <w:ind w:left="1440" w:hanging="360"/>
      </w:pPr>
      <w:r w:rsidDel="00000000" w:rsidR="00000000" w:rsidRPr="00000000">
        <w:rPr>
          <w:rtl w:val="0"/>
        </w:rPr>
        <w:t xml:space="preserve">Hosting environment details (physical security, personnel access controls, co-hosting policies).</w:t>
      </w:r>
    </w:p>
    <w:p w:rsidR="00000000" w:rsidDel="00000000" w:rsidP="00000000" w:rsidRDefault="00000000" w:rsidRPr="00000000" w14:paraId="0000087A">
      <w:pPr>
        <w:numPr>
          <w:ilvl w:val="1"/>
          <w:numId w:val="174"/>
        </w:numPr>
        <w:spacing w:after="0" w:afterAutospacing="0" w:before="0" w:beforeAutospacing="0" w:lineRule="auto"/>
        <w:ind w:left="1440" w:hanging="360"/>
      </w:pPr>
      <w:r w:rsidDel="00000000" w:rsidR="00000000" w:rsidRPr="00000000">
        <w:rPr>
          <w:rtl w:val="0"/>
        </w:rPr>
        <w:t xml:space="preserve">Data Security practices (encryption methods at rest/transit, backup media handling).</w:t>
      </w:r>
    </w:p>
    <w:p w:rsidR="00000000" w:rsidDel="00000000" w:rsidP="00000000" w:rsidRDefault="00000000" w:rsidRPr="00000000" w14:paraId="0000087B">
      <w:pPr>
        <w:numPr>
          <w:ilvl w:val="1"/>
          <w:numId w:val="174"/>
        </w:numPr>
        <w:spacing w:after="0" w:afterAutospacing="0" w:before="0" w:beforeAutospacing="0" w:lineRule="auto"/>
        <w:ind w:left="1440" w:hanging="360"/>
      </w:pPr>
      <w:r w:rsidDel="00000000" w:rsidR="00000000" w:rsidRPr="00000000">
        <w:rPr>
          <w:rtl w:val="0"/>
        </w:rPr>
        <w:t xml:space="preserve">Data Breach reporting procedures to OPT.</w:t>
      </w:r>
    </w:p>
    <w:p w:rsidR="00000000" w:rsidDel="00000000" w:rsidP="00000000" w:rsidRDefault="00000000" w:rsidRPr="00000000" w14:paraId="0000087C">
      <w:pPr>
        <w:numPr>
          <w:ilvl w:val="1"/>
          <w:numId w:val="174"/>
        </w:numPr>
        <w:spacing w:after="0" w:afterAutospacing="0" w:before="0" w:beforeAutospacing="0" w:lineRule="auto"/>
        <w:ind w:left="1440" w:hanging="360"/>
      </w:pPr>
      <w:r w:rsidDel="00000000" w:rsidR="00000000" w:rsidRPr="00000000">
        <w:rPr>
          <w:rtl w:val="0"/>
        </w:rPr>
        <w:t xml:space="preserve">Platform Security details (OS/DB/Webserver versions/patch levels, patch management process/frequency, patch testing procedures).</w:t>
      </w:r>
    </w:p>
    <w:p w:rsidR="00000000" w:rsidDel="00000000" w:rsidP="00000000" w:rsidRDefault="00000000" w:rsidRPr="00000000" w14:paraId="0000087D">
      <w:pPr>
        <w:numPr>
          <w:ilvl w:val="1"/>
          <w:numId w:val="174"/>
        </w:numPr>
        <w:spacing w:after="0" w:afterAutospacing="0" w:before="0" w:beforeAutospacing="0" w:lineRule="auto"/>
        <w:ind w:left="1440" w:hanging="360"/>
      </w:pPr>
      <w:r w:rsidDel="00000000" w:rsidR="00000000" w:rsidRPr="00000000">
        <w:rPr>
          <w:rtl w:val="0"/>
        </w:rPr>
        <w:t xml:space="preserve">Information on compatibility/exclusions with specified endpoint security software (Symantec Endpoint Protection, CrowdStrike).</w:t>
      </w:r>
    </w:p>
    <w:p w:rsidR="00000000" w:rsidDel="00000000" w:rsidP="00000000" w:rsidRDefault="00000000" w:rsidRPr="00000000" w14:paraId="0000087E">
      <w:pPr>
        <w:numPr>
          <w:ilvl w:val="0"/>
          <w:numId w:val="174"/>
        </w:numPr>
        <w:spacing w:after="360" w:before="0" w:beforeAutospacing="0" w:lineRule="auto"/>
        <w:ind w:left="720" w:hanging="360"/>
      </w:pPr>
      <w:r w:rsidDel="00000000" w:rsidR="00000000" w:rsidRPr="00000000">
        <w:rPr>
          <w:b w:val="1"/>
          <w:rtl w:val="0"/>
        </w:rPr>
        <w:t xml:space="preserve">Disengagement Documentation (RFP Sec 3.25.19.5):</w:t>
      </w:r>
      <w:r w:rsidDel="00000000" w:rsidR="00000000" w:rsidRPr="00000000">
        <w:rPr>
          <w:rtl w:val="0"/>
        </w:rPr>
        <w:t xml:space="preserve"> As part of the disengagement plan, we provide all necessary documentation required for NYCPS technical teams to independently support, maintain, configure, and enhance the solution components long-term.</w:t>
      </w:r>
    </w:p>
    <w:p w:rsidR="00000000" w:rsidDel="00000000" w:rsidP="00000000" w:rsidRDefault="00000000" w:rsidRPr="00000000" w14:paraId="0000087F">
      <w:pPr>
        <w:spacing w:after="240" w:before="240" w:lineRule="auto"/>
        <w:rPr/>
      </w:pPr>
      <w:r w:rsidDel="00000000" w:rsidR="00000000" w:rsidRPr="00000000">
        <w:rPr>
          <w:rtl w:val="0"/>
        </w:rPr>
        <w:t xml:space="preserve">All documentation will be delivered electronically in standard, accessible formats and maintained/updated throughout the project lifecycle and contract term.</w:t>
      </w:r>
    </w:p>
    <w:p w:rsidR="00000000" w:rsidDel="00000000" w:rsidP="00000000" w:rsidRDefault="00000000" w:rsidRPr="00000000" w14:paraId="00000880">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O.1.1 - Project Execution Roadmap.pdf</w:t>
      </w:r>
      <w:r w:rsidDel="00000000" w:rsidR="00000000" w:rsidRPr="00000000">
        <w:rPr>
          <w:i w:val="1"/>
          <w:color w:val="777777"/>
          <w:sz w:val="20"/>
          <w:szCs w:val="20"/>
          <w:rtl w:val="0"/>
        </w:rPr>
        <w:t xml:space="preserve"> (Deliverables List), </w:t>
      </w:r>
      <w:r w:rsidDel="00000000" w:rsidR="00000000" w:rsidRPr="00000000">
        <w:rPr>
          <w:rFonts w:ascii="Roboto Mono" w:cs="Roboto Mono" w:eastAsia="Roboto Mono" w:hAnsi="Roboto Mono"/>
          <w:i w:val="1"/>
          <w:color w:val="777777"/>
          <w:sz w:val="20"/>
          <w:szCs w:val="20"/>
          <w:shd w:fill="f0f0f0" w:val="clear"/>
          <w:rtl w:val="0"/>
        </w:rPr>
        <w:t xml:space="preserve">Appendix M.1 - System Architecture.pdf</w:t>
      </w:r>
      <w:r w:rsidDel="00000000" w:rsidR="00000000" w:rsidRPr="00000000">
        <w:rPr>
          <w:i w:val="1"/>
          <w:color w:val="777777"/>
          <w:sz w:val="20"/>
          <w:szCs w:val="20"/>
          <w:rtl w:val="0"/>
        </w:rPr>
        <w:t xml:space="preserve"> (Design Diagrams, API Docs), </w:t>
      </w:r>
      <w:r w:rsidDel="00000000" w:rsidR="00000000" w:rsidRPr="00000000">
        <w:rPr>
          <w:rFonts w:ascii="Roboto Mono" w:cs="Roboto Mono" w:eastAsia="Roboto Mono" w:hAnsi="Roboto Mono"/>
          <w:i w:val="1"/>
          <w:color w:val="777777"/>
          <w:sz w:val="20"/>
          <w:szCs w:val="20"/>
          <w:shd w:fill="f0f0f0" w:val="clear"/>
          <w:rtl w:val="0"/>
        </w:rPr>
        <w:t xml:space="preserve">Appendix S.1 - Data Governance and compliance controls.pdf</w:t>
      </w:r>
      <w:r w:rsidDel="00000000" w:rsidR="00000000" w:rsidRPr="00000000">
        <w:rPr>
          <w:i w:val="1"/>
          <w:color w:val="777777"/>
          <w:sz w:val="20"/>
          <w:szCs w:val="20"/>
          <w:rtl w:val="0"/>
        </w:rPr>
        <w:t xml:space="preserve"> (Data Dictionary, Lifecycle Policy), </w:t>
      </w:r>
      <w:r w:rsidDel="00000000" w:rsidR="00000000" w:rsidRPr="00000000">
        <w:rPr>
          <w:rFonts w:ascii="Roboto Mono" w:cs="Roboto Mono" w:eastAsia="Roboto Mono" w:hAnsi="Roboto Mono"/>
          <w:i w:val="1"/>
          <w:color w:val="777777"/>
          <w:sz w:val="20"/>
          <w:szCs w:val="20"/>
          <w:shd w:fill="f0f0f0" w:val="clear"/>
          <w:rtl w:val="0"/>
        </w:rPr>
        <w:t xml:space="preserve">Appendix P.1 - Security Strategy.pdf</w:t>
      </w:r>
      <w:r w:rsidDel="00000000" w:rsidR="00000000" w:rsidRPr="00000000">
        <w:rPr>
          <w:i w:val="1"/>
          <w:color w:val="777777"/>
          <w:sz w:val="20"/>
          <w:szCs w:val="20"/>
          <w:rtl w:val="0"/>
        </w:rPr>
        <w:t xml:space="preserve"> (Security Architecture/Practices), </w:t>
      </w:r>
      <w:r w:rsidDel="00000000" w:rsidR="00000000" w:rsidRPr="00000000">
        <w:rPr>
          <w:rFonts w:ascii="Roboto Mono" w:cs="Roboto Mono" w:eastAsia="Roboto Mono" w:hAnsi="Roboto Mono"/>
          <w:i w:val="1"/>
          <w:color w:val="777777"/>
          <w:sz w:val="20"/>
          <w:szCs w:val="20"/>
          <w:shd w:fill="f0f0f0" w:val="clear"/>
          <w:rtl w:val="0"/>
        </w:rPr>
        <w:t xml:space="preserve">Appendix Q.1 - Business Continuity Plan And Operational Excellence.pdf</w:t>
      </w:r>
      <w:r w:rsidDel="00000000" w:rsidR="00000000" w:rsidRPr="00000000">
        <w:rPr>
          <w:i w:val="1"/>
          <w:color w:val="777777"/>
          <w:sz w:val="20"/>
          <w:szCs w:val="20"/>
          <w:rtl w:val="0"/>
        </w:rPr>
        <w:t xml:space="preserve"> (SOPs, Backup Procedures), </w:t>
      </w:r>
      <w:r w:rsidDel="00000000" w:rsidR="00000000" w:rsidRPr="00000000">
        <w:rPr>
          <w:rFonts w:ascii="Roboto Mono" w:cs="Roboto Mono" w:eastAsia="Roboto Mono" w:hAnsi="Roboto Mono"/>
          <w:i w:val="1"/>
          <w:color w:val="777777"/>
          <w:sz w:val="20"/>
          <w:szCs w:val="20"/>
          <w:shd w:fill="f0f0f0" w:val="clear"/>
          <w:rtl w:val="0"/>
        </w:rPr>
        <w:t xml:space="preserve">Appendix N.2.1 - DevOps Strategic Framework.pdf</w:t>
      </w:r>
      <w:r w:rsidDel="00000000" w:rsidR="00000000" w:rsidRPr="00000000">
        <w:rPr>
          <w:i w:val="1"/>
          <w:color w:val="777777"/>
          <w:sz w:val="20"/>
          <w:szCs w:val="20"/>
          <w:rtl w:val="0"/>
        </w:rPr>
        <w:t xml:space="preserve"> (Patch Management Process), </w:t>
      </w:r>
      <w:r w:rsidDel="00000000" w:rsidR="00000000" w:rsidRPr="00000000">
        <w:rPr>
          <w:rFonts w:ascii="Roboto Mono" w:cs="Roboto Mono" w:eastAsia="Roboto Mono" w:hAnsi="Roboto Mono"/>
          <w:i w:val="1"/>
          <w:color w:val="777777"/>
          <w:sz w:val="20"/>
          <w:szCs w:val="20"/>
          <w:shd w:fill="f0f0f0" w:val="clear"/>
          <w:rtl w:val="0"/>
        </w:rPr>
        <w:t xml:space="preserve">Appendix T.1 - User Onboarding and Training Strategy.pdf</w:t>
      </w:r>
      <w:r w:rsidDel="00000000" w:rsidR="00000000" w:rsidRPr="00000000">
        <w:rPr>
          <w:i w:val="1"/>
          <w:color w:val="777777"/>
          <w:sz w:val="20"/>
          <w:szCs w:val="20"/>
          <w:rtl w:val="0"/>
        </w:rPr>
        <w:t xml:space="preserve"> (KT Documentation)</w:t>
      </w:r>
    </w:p>
    <w:p w:rsidR="00000000" w:rsidDel="00000000" w:rsidP="00000000" w:rsidRDefault="00000000" w:rsidRPr="00000000" w14:paraId="0000088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82">
      <w:pPr>
        <w:pStyle w:val="Heading2"/>
        <w:keepNext w:val="0"/>
        <w:keepLines w:val="0"/>
        <w:pBdr>
          <w:bottom w:color="999999" w:space="2" w:sz="6" w:val="single"/>
        </w:pBdr>
        <w:spacing w:after="180" w:before="400" w:lineRule="auto"/>
        <w:rPr>
          <w:b w:val="1"/>
          <w:color w:val="003366"/>
          <w:sz w:val="34"/>
          <w:szCs w:val="34"/>
        </w:rPr>
      </w:pPr>
      <w:bookmarkStart w:colFirst="0" w:colLast="0" w:name="_upcu3g2upq0d" w:id="149"/>
      <w:bookmarkEnd w:id="149"/>
      <w:r w:rsidDel="00000000" w:rsidR="00000000" w:rsidRPr="00000000">
        <w:rPr>
          <w:b w:val="1"/>
          <w:color w:val="003366"/>
          <w:sz w:val="34"/>
          <w:szCs w:val="34"/>
          <w:rtl w:val="0"/>
        </w:rPr>
        <w:t xml:space="preserve">3.25.16 Extensibility</w:t>
      </w:r>
    </w:p>
    <w:p w:rsidR="00000000" w:rsidDel="00000000" w:rsidP="00000000" w:rsidRDefault="00000000" w:rsidRPr="00000000" w14:paraId="00000883">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Our solution is built with extensibility in mind, utilizing modern frameworks, modular design principles (e.g., microservices), and well-defined APIs. This forward-thinking approach ensures the platform can readily adapt to evolving business requirements, accommodate future growth, and integrate new technologies over the life of the contract and beyond.</w:t>
      </w:r>
    </w:p>
    <w:p w:rsidR="00000000" w:rsidDel="00000000" w:rsidP="00000000" w:rsidRDefault="00000000" w:rsidRPr="00000000" w14:paraId="00000884">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885">
      <w:pPr>
        <w:numPr>
          <w:ilvl w:val="0"/>
          <w:numId w:val="166"/>
        </w:numPr>
        <w:spacing w:after="0" w:afterAutospacing="0" w:before="120" w:lineRule="auto"/>
        <w:ind w:left="720" w:hanging="360"/>
      </w:pPr>
      <w:r w:rsidDel="00000000" w:rsidR="00000000" w:rsidRPr="00000000">
        <w:rPr>
          <w:b w:val="1"/>
          <w:rtl w:val="0"/>
        </w:rPr>
        <w:t xml:space="preserve">Modern Architecture &amp; Frameworks (RFP Sec 3.25.16.1, 3.25.17.1):</w:t>
      </w:r>
      <w:r w:rsidDel="00000000" w:rsidR="00000000" w:rsidRPr="00000000">
        <w:rPr>
          <w:rtl w:val="0"/>
        </w:rPr>
        <w:t xml:space="preserve"> We leverage current, industry-standard frameworks and development methodologies [Mention specific examples if applicable, e.g., .NET Core, Java Spring Boot, React, Angular, containerization] known for their support of extensibility and maintainability. Our architectural patterns (e.g., microservices, event-driven architecture) promote loose coupling between components, making it easier to modify or add functionality without impacting unrelated parts of the system.</w:t>
      </w:r>
    </w:p>
    <w:p w:rsidR="00000000" w:rsidDel="00000000" w:rsidP="00000000" w:rsidRDefault="00000000" w:rsidRPr="00000000" w14:paraId="00000886">
      <w:pPr>
        <w:numPr>
          <w:ilvl w:val="0"/>
          <w:numId w:val="166"/>
        </w:numPr>
        <w:spacing w:after="0" w:afterAutospacing="0" w:before="0" w:beforeAutospacing="0" w:lineRule="auto"/>
        <w:ind w:left="720" w:hanging="360"/>
      </w:pPr>
      <w:r w:rsidDel="00000000" w:rsidR="00000000" w:rsidRPr="00000000">
        <w:rPr>
          <w:b w:val="1"/>
          <w:rtl w:val="0"/>
        </w:rPr>
        <w:t xml:space="preserve">API-Driven Design (RFP Sec 3.25.10.1, 3.25.11.1):</w:t>
      </w:r>
      <w:r w:rsidDel="00000000" w:rsidR="00000000" w:rsidRPr="00000000">
        <w:rPr>
          <w:rtl w:val="0"/>
        </w:rPr>
        <w:t xml:space="preserve"> An API-first approach ensures that core functionalities are exposed through well-documented, secure interfaces. This not only facilitates current integration needs but also simplifies the process of adding new modules or connecting future systems that need to interact with the platform's data or services.</w:t>
      </w:r>
    </w:p>
    <w:p w:rsidR="00000000" w:rsidDel="00000000" w:rsidP="00000000" w:rsidRDefault="00000000" w:rsidRPr="00000000" w14:paraId="00000887">
      <w:pPr>
        <w:numPr>
          <w:ilvl w:val="0"/>
          <w:numId w:val="166"/>
        </w:numPr>
        <w:spacing w:after="0" w:afterAutospacing="0" w:before="0" w:beforeAutospacing="0" w:lineRule="auto"/>
        <w:ind w:left="720" w:hanging="360"/>
      </w:pPr>
      <w:r w:rsidDel="00000000" w:rsidR="00000000" w:rsidRPr="00000000">
        <w:rPr>
          <w:b w:val="1"/>
          <w:rtl w:val="0"/>
        </w:rPr>
        <w:t xml:space="preserve">Configurability (RFP Sec 3.25.2.a):</w:t>
      </w:r>
      <w:r w:rsidDel="00000000" w:rsidR="00000000" w:rsidRPr="00000000">
        <w:rPr>
          <w:rtl w:val="0"/>
        </w:rPr>
        <w:t xml:space="preserve"> Where appropriate, business rules, policies, and operational parameters are managed through configuration rather than hard-coded logic, allowing for easier adaptation to changing requirements without extensive code modification (Ref Sec 3.13.a.iii, 3.10.13).</w:t>
      </w:r>
    </w:p>
    <w:p w:rsidR="00000000" w:rsidDel="00000000" w:rsidP="00000000" w:rsidRDefault="00000000" w:rsidRPr="00000000" w14:paraId="00000888">
      <w:pPr>
        <w:numPr>
          <w:ilvl w:val="0"/>
          <w:numId w:val="166"/>
        </w:numPr>
        <w:spacing w:after="360" w:before="0" w:beforeAutospacing="0" w:lineRule="auto"/>
        <w:ind w:left="720" w:hanging="360"/>
      </w:pPr>
      <w:r w:rsidDel="00000000" w:rsidR="00000000" w:rsidRPr="00000000">
        <w:rPr>
          <w:b w:val="1"/>
          <w:rtl w:val="0"/>
        </w:rPr>
        <w:t xml:space="preserve">Adaptable Design Philosophy (RFP Sec 3.25.16.1):</w:t>
      </w:r>
      <w:r w:rsidDel="00000000" w:rsidR="00000000" w:rsidRPr="00000000">
        <w:rPr>
          <w:rtl w:val="0"/>
        </w:rPr>
        <w:t xml:space="preserve"> Our design process explicitly considers the rapid pace of technological change and OPT's potential future needs. We build in adaptability to accommodate anticipated growth in data volume, user load, and functional scope, ensuring the platform remains viable and effective long-term.</w:t>
      </w:r>
    </w:p>
    <w:p w:rsidR="00000000" w:rsidDel="00000000" w:rsidP="00000000" w:rsidRDefault="00000000" w:rsidRPr="00000000" w14:paraId="00000889">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M.1 - System Architecture.pdf</w:t>
      </w:r>
      <w:r w:rsidDel="00000000" w:rsidR="00000000" w:rsidRPr="00000000">
        <w:rPr>
          <w:i w:val="1"/>
          <w:color w:val="777777"/>
          <w:sz w:val="20"/>
          <w:szCs w:val="20"/>
          <w:rtl w:val="0"/>
        </w:rPr>
        <w:t xml:space="preserve"> (Design Principles, Modularity, API Strategy, Frameworks), </w:t>
      </w:r>
      <w:r w:rsidDel="00000000" w:rsidR="00000000" w:rsidRPr="00000000">
        <w:rPr>
          <w:rFonts w:ascii="Roboto Mono" w:cs="Roboto Mono" w:eastAsia="Roboto Mono" w:hAnsi="Roboto Mono"/>
          <w:i w:val="1"/>
          <w:color w:val="777777"/>
          <w:sz w:val="20"/>
          <w:szCs w:val="20"/>
          <w:shd w:fill="f0f0f0" w:val="clear"/>
          <w:rtl w:val="0"/>
        </w:rPr>
        <w:t xml:space="preserve">Appendix N.3 - Engineering Approach.pdf</w:t>
      </w:r>
      <w:r w:rsidDel="00000000" w:rsidR="00000000" w:rsidRPr="00000000">
        <w:rPr>
          <w:i w:val="1"/>
          <w:color w:val="777777"/>
          <w:sz w:val="20"/>
          <w:szCs w:val="20"/>
          <w:rtl w:val="0"/>
        </w:rPr>
        <w:t xml:space="preserve"> (Methodologies, Technology Stack), </w:t>
      </w:r>
      <w:r w:rsidDel="00000000" w:rsidR="00000000" w:rsidRPr="00000000">
        <w:rPr>
          <w:rFonts w:ascii="Roboto Mono" w:cs="Roboto Mono" w:eastAsia="Roboto Mono" w:hAnsi="Roboto Mono"/>
          <w:i w:val="1"/>
          <w:color w:val="777777"/>
          <w:sz w:val="20"/>
          <w:szCs w:val="20"/>
          <w:shd w:fill="f0f0f0" w:val="clear"/>
          <w:rtl w:val="0"/>
        </w:rPr>
        <w:t xml:space="preserve">Appendix M.2 - Solution Design Functional and Non Functional Requirements.pdf</w:t>
      </w:r>
      <w:r w:rsidDel="00000000" w:rsidR="00000000" w:rsidRPr="00000000">
        <w:rPr>
          <w:i w:val="1"/>
          <w:color w:val="777777"/>
          <w:sz w:val="20"/>
          <w:szCs w:val="20"/>
          <w:rtl w:val="0"/>
        </w:rPr>
        <w:t xml:space="preserve"> (NFR Extensibility/Adaptability)</w:t>
      </w:r>
    </w:p>
    <w:p w:rsidR="00000000" w:rsidDel="00000000" w:rsidP="00000000" w:rsidRDefault="00000000" w:rsidRPr="00000000" w14:paraId="0000088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8B">
      <w:pPr>
        <w:pStyle w:val="Heading2"/>
        <w:keepNext w:val="0"/>
        <w:keepLines w:val="0"/>
        <w:pBdr>
          <w:bottom w:color="999999" w:space="2" w:sz="6" w:val="single"/>
        </w:pBdr>
        <w:spacing w:after="180" w:before="400" w:lineRule="auto"/>
        <w:rPr>
          <w:b w:val="1"/>
          <w:color w:val="003366"/>
          <w:sz w:val="34"/>
          <w:szCs w:val="34"/>
        </w:rPr>
      </w:pPr>
      <w:bookmarkStart w:colFirst="0" w:colLast="0" w:name="_wyik7vavovwm" w:id="150"/>
      <w:bookmarkEnd w:id="150"/>
      <w:r w:rsidDel="00000000" w:rsidR="00000000" w:rsidRPr="00000000">
        <w:rPr>
          <w:b w:val="1"/>
          <w:color w:val="003366"/>
          <w:sz w:val="34"/>
          <w:szCs w:val="34"/>
          <w:rtl w:val="0"/>
        </w:rPr>
        <w:t xml:space="preserve">3.25.17 Interoperability</w:t>
      </w:r>
    </w:p>
    <w:p w:rsidR="00000000" w:rsidDel="00000000" w:rsidP="00000000" w:rsidRDefault="00000000" w:rsidRPr="00000000" w14:paraId="0000088C">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Our solution is designed for seamless interoperability with required existing and future NYC systems. We utilize modern frameworks and standard interfaces (primarily REST APIs) to ensure reliable data exchange with platforms like NYCSA, Student Profile, School Finder, ESRI ArcGIS, ServiceNow, Everbridge, SendGrid, and other necessary transportation, attendance, and data management systems.</w:t>
      </w:r>
    </w:p>
    <w:p w:rsidR="00000000" w:rsidDel="00000000" w:rsidP="00000000" w:rsidRDefault="00000000" w:rsidRPr="00000000" w14:paraId="0000088D">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88E">
      <w:pPr>
        <w:spacing w:after="240" w:before="240" w:lineRule="auto"/>
        <w:rPr/>
      </w:pPr>
      <w:r w:rsidDel="00000000" w:rsidR="00000000" w:rsidRPr="00000000">
        <w:rPr>
          <w:rtl w:val="0"/>
        </w:rPr>
        <w:t xml:space="preserve">Consistent with NYCPS's focus, interoperability is a core architectural principle of our solution (RFP Sec 3.25.17.1). We ensure our platform can effectively and reliably exchange data with a variety of NYC systems:</w:t>
      </w:r>
    </w:p>
    <w:p w:rsidR="00000000" w:rsidDel="00000000" w:rsidP="00000000" w:rsidRDefault="00000000" w:rsidRPr="00000000" w14:paraId="0000088F">
      <w:pPr>
        <w:numPr>
          <w:ilvl w:val="0"/>
          <w:numId w:val="161"/>
        </w:numPr>
        <w:spacing w:after="0" w:afterAutospacing="0" w:before="120" w:lineRule="auto"/>
        <w:ind w:left="720" w:hanging="360"/>
      </w:pPr>
      <w:r w:rsidDel="00000000" w:rsidR="00000000" w:rsidRPr="00000000">
        <w:rPr>
          <w:b w:val="1"/>
          <w:rtl w:val="0"/>
        </w:rPr>
        <w:t xml:space="preserve">Standard Interfaces (RFP Sec 3.25.11.1, 3.25.9.1, Q90):</w:t>
      </w:r>
      <w:r w:rsidDel="00000000" w:rsidR="00000000" w:rsidRPr="00000000">
        <w:rPr>
          <w:rtl w:val="0"/>
        </w:rPr>
        <w:t xml:space="preserve"> We prioritize the use of industry-standard, secure interfaces, predominantly REST APIs, for both inbound and outbound data exchange. This approach promotes compatibility, simplifies integration efforts, and enhances maintainability compared to proprietary or file-based methods where APIs are available.</w:t>
      </w:r>
    </w:p>
    <w:p w:rsidR="00000000" w:rsidDel="00000000" w:rsidP="00000000" w:rsidRDefault="00000000" w:rsidRPr="00000000" w14:paraId="00000890">
      <w:pPr>
        <w:numPr>
          <w:ilvl w:val="0"/>
          <w:numId w:val="161"/>
        </w:numPr>
        <w:spacing w:after="0" w:afterAutospacing="0" w:before="0" w:beforeAutospacing="0" w:lineRule="auto"/>
        <w:ind w:left="720" w:hanging="360"/>
      </w:pPr>
      <w:r w:rsidDel="00000000" w:rsidR="00000000" w:rsidRPr="00000000">
        <w:rPr>
          <w:b w:val="1"/>
          <w:rtl w:val="0"/>
        </w:rPr>
        <w:t xml:space="preserve">Specific System Interoperability (RFP Sec 3.25.17.1, Q94, Q95, Q98, Q175, Q220, Q231):</w:t>
      </w:r>
      <w:r w:rsidDel="00000000" w:rsidR="00000000" w:rsidRPr="00000000">
        <w:rPr>
          <w:rtl w:val="0"/>
        </w:rPr>
        <w:t xml:space="preserve"> Our integration strategy explicitly accounts for interoperability with key identified systems, including:</w:t>
      </w:r>
    </w:p>
    <w:p w:rsidR="00000000" w:rsidDel="00000000" w:rsidP="00000000" w:rsidRDefault="00000000" w:rsidRPr="00000000" w14:paraId="00000891">
      <w:pPr>
        <w:numPr>
          <w:ilvl w:val="1"/>
          <w:numId w:val="161"/>
        </w:numPr>
        <w:spacing w:after="0" w:afterAutospacing="0" w:before="0" w:beforeAutospacing="0" w:lineRule="auto"/>
        <w:ind w:left="1440" w:hanging="360"/>
      </w:pPr>
      <w:r w:rsidDel="00000000" w:rsidR="00000000" w:rsidRPr="00000000">
        <w:rPr>
          <w:rtl w:val="0"/>
        </w:rPr>
        <w:t xml:space="preserve">NYCPS Internal Systems: NYCSA, Student Profile, School Finder.</w:t>
      </w:r>
    </w:p>
    <w:p w:rsidR="00000000" w:rsidDel="00000000" w:rsidP="00000000" w:rsidRDefault="00000000" w:rsidRPr="00000000" w14:paraId="00000892">
      <w:pPr>
        <w:numPr>
          <w:ilvl w:val="1"/>
          <w:numId w:val="161"/>
        </w:numPr>
        <w:spacing w:after="0" w:afterAutospacing="0" w:before="0" w:beforeAutospacing="0" w:lineRule="auto"/>
        <w:ind w:left="1440" w:hanging="360"/>
      </w:pPr>
      <w:r w:rsidDel="00000000" w:rsidR="00000000" w:rsidRPr="00000000">
        <w:rPr>
          <w:rtl w:val="0"/>
        </w:rPr>
        <w:t xml:space="preserve">GIS Systems: ESRI ArcGIS (leveraging standard formats/APIs), Mandatory use of LION data (Q4).</w:t>
      </w:r>
    </w:p>
    <w:p w:rsidR="00000000" w:rsidDel="00000000" w:rsidP="00000000" w:rsidRDefault="00000000" w:rsidRPr="00000000" w14:paraId="00000893">
      <w:pPr>
        <w:numPr>
          <w:ilvl w:val="1"/>
          <w:numId w:val="161"/>
        </w:numPr>
        <w:spacing w:after="0" w:afterAutospacing="0" w:before="0" w:beforeAutospacing="0" w:lineRule="auto"/>
        <w:ind w:left="1440" w:hanging="360"/>
      </w:pPr>
      <w:r w:rsidDel="00000000" w:rsidR="00000000" w:rsidRPr="00000000">
        <w:rPr>
          <w:rtl w:val="0"/>
        </w:rPr>
        <w:t xml:space="preserve">Ticketing Systems: ServiceNow (Q94).</w:t>
      </w:r>
    </w:p>
    <w:p w:rsidR="00000000" w:rsidDel="00000000" w:rsidP="00000000" w:rsidRDefault="00000000" w:rsidRPr="00000000" w14:paraId="00000894">
      <w:pPr>
        <w:numPr>
          <w:ilvl w:val="1"/>
          <w:numId w:val="161"/>
        </w:numPr>
        <w:spacing w:after="0" w:afterAutospacing="0" w:before="0" w:beforeAutospacing="0" w:lineRule="auto"/>
        <w:ind w:left="1440" w:hanging="360"/>
      </w:pPr>
      <w:r w:rsidDel="00000000" w:rsidR="00000000" w:rsidRPr="00000000">
        <w:rPr>
          <w:rtl w:val="0"/>
        </w:rPr>
        <w:t xml:space="preserve">Messaging Platforms: Everbridge and SendGrid (Q98/Q175/Q230).</w:t>
      </w:r>
    </w:p>
    <w:p w:rsidR="00000000" w:rsidDel="00000000" w:rsidP="00000000" w:rsidRDefault="00000000" w:rsidRPr="00000000" w14:paraId="00000895">
      <w:pPr>
        <w:numPr>
          <w:ilvl w:val="1"/>
          <w:numId w:val="161"/>
        </w:numPr>
        <w:spacing w:after="0" w:afterAutospacing="0" w:before="0" w:beforeAutospacing="0" w:lineRule="auto"/>
        <w:ind w:left="1440" w:hanging="360"/>
      </w:pPr>
      <w:r w:rsidDel="00000000" w:rsidR="00000000" w:rsidRPr="00000000">
        <w:rPr>
          <w:rtl w:val="0"/>
        </w:rPr>
        <w:t xml:space="preserve">Reporting Tools: Compatibility with Power BI (Q95).</w:t>
      </w:r>
    </w:p>
    <w:p w:rsidR="00000000" w:rsidDel="00000000" w:rsidP="00000000" w:rsidRDefault="00000000" w:rsidRPr="00000000" w14:paraId="00000896">
      <w:pPr>
        <w:numPr>
          <w:ilvl w:val="1"/>
          <w:numId w:val="161"/>
        </w:numPr>
        <w:spacing w:after="0" w:afterAutospacing="0" w:before="0" w:beforeAutospacing="0" w:lineRule="auto"/>
        <w:ind w:left="1440" w:hanging="360"/>
      </w:pPr>
      <w:r w:rsidDel="00000000" w:rsidR="00000000" w:rsidRPr="00000000">
        <w:rPr>
          <w:rtl w:val="0"/>
        </w:rPr>
        <w:t xml:space="preserve">Other Potential Systems (Q231): Transportation platforms, attendance systems, data management platforms (specifics TBD post-award).</w:t>
      </w:r>
    </w:p>
    <w:p w:rsidR="00000000" w:rsidDel="00000000" w:rsidP="00000000" w:rsidRDefault="00000000" w:rsidRPr="00000000" w14:paraId="00000897">
      <w:pPr>
        <w:numPr>
          <w:ilvl w:val="0"/>
          <w:numId w:val="161"/>
        </w:numPr>
        <w:spacing w:after="0" w:afterAutospacing="0" w:before="0" w:beforeAutospacing="0" w:lineRule="auto"/>
        <w:ind w:left="720" w:hanging="360"/>
      </w:pPr>
      <w:r w:rsidDel="00000000" w:rsidR="00000000" w:rsidRPr="00000000">
        <w:rPr>
          <w:b w:val="1"/>
          <w:rtl w:val="0"/>
        </w:rPr>
        <w:t xml:space="preserve">Modern Frameworks (RFP Sec 3.25.17.1):</w:t>
      </w:r>
      <w:r w:rsidDel="00000000" w:rsidR="00000000" w:rsidRPr="00000000">
        <w:rPr>
          <w:rtl w:val="0"/>
        </w:rPr>
        <w:t xml:space="preserve"> The use of modern front-end and back-end frameworks facilitates the creation of scalable and maintainable interfaces necessary for seamless integration and a consistent user experience across connected systems where applicable.</w:t>
      </w:r>
    </w:p>
    <w:p w:rsidR="00000000" w:rsidDel="00000000" w:rsidP="00000000" w:rsidRDefault="00000000" w:rsidRPr="00000000" w14:paraId="00000898">
      <w:pPr>
        <w:numPr>
          <w:ilvl w:val="0"/>
          <w:numId w:val="161"/>
        </w:numPr>
        <w:spacing w:after="360" w:before="0" w:beforeAutospacing="0" w:lineRule="auto"/>
        <w:ind w:left="720" w:hanging="360"/>
      </w:pPr>
      <w:r w:rsidDel="00000000" w:rsidR="00000000" w:rsidRPr="00000000">
        <w:rPr>
          <w:b w:val="1"/>
          <w:rtl w:val="0"/>
        </w:rPr>
        <w:t xml:space="preserve">UX/Coding Standards (RFP Sec 3.25.17.1):</w:t>
      </w:r>
      <w:r w:rsidDel="00000000" w:rsidR="00000000" w:rsidRPr="00000000">
        <w:rPr>
          <w:rtl w:val="0"/>
        </w:rPr>
        <w:t xml:space="preserve"> Interoperability considerations extend to UX design and coding practices to ensure data passed between systems is handled consistently and presented clearly to users.</w:t>
      </w:r>
    </w:p>
    <w:p w:rsidR="00000000" w:rsidDel="00000000" w:rsidP="00000000" w:rsidRDefault="00000000" w:rsidRPr="00000000" w14:paraId="00000899">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M.1 - System Architecture.pdf</w:t>
      </w:r>
      <w:r w:rsidDel="00000000" w:rsidR="00000000" w:rsidRPr="00000000">
        <w:rPr>
          <w:i w:val="1"/>
          <w:color w:val="777777"/>
          <w:sz w:val="20"/>
          <w:szCs w:val="20"/>
          <w:rtl w:val="0"/>
        </w:rPr>
        <w:t xml:space="preserve"> (Integration Strategy, API Strategy, Frameworks), </w:t>
      </w:r>
      <w:r w:rsidDel="00000000" w:rsidR="00000000" w:rsidRPr="00000000">
        <w:rPr>
          <w:rFonts w:ascii="Roboto Mono" w:cs="Roboto Mono" w:eastAsia="Roboto Mono" w:hAnsi="Roboto Mono"/>
          <w:i w:val="1"/>
          <w:color w:val="777777"/>
          <w:sz w:val="20"/>
          <w:szCs w:val="20"/>
          <w:shd w:fill="f0f0f0" w:val="clear"/>
          <w:rtl w:val="0"/>
        </w:rPr>
        <w:t xml:space="preserve">Appendix S.2 - GIS Integration.pdf</w:t>
      </w:r>
      <w:r w:rsidDel="00000000" w:rsidR="00000000" w:rsidRPr="00000000">
        <w:rPr>
          <w:i w:val="1"/>
          <w:color w:val="777777"/>
          <w:sz w:val="20"/>
          <w:szCs w:val="20"/>
          <w:rtl w:val="0"/>
        </w:rPr>
        <w:t xml:space="preserve"> (ESRI/LION Integration), </w:t>
      </w:r>
      <w:r w:rsidDel="00000000" w:rsidR="00000000" w:rsidRPr="00000000">
        <w:rPr>
          <w:rFonts w:ascii="Roboto Mono" w:cs="Roboto Mono" w:eastAsia="Roboto Mono" w:hAnsi="Roboto Mono"/>
          <w:i w:val="1"/>
          <w:color w:val="777777"/>
          <w:sz w:val="20"/>
          <w:szCs w:val="20"/>
          <w:shd w:fill="f0f0f0" w:val="clear"/>
          <w:rtl w:val="0"/>
        </w:rPr>
        <w:t xml:space="preserve">Appendix Q.2 - Observability and Monitoring Strategy.pdf</w:t>
      </w:r>
      <w:r w:rsidDel="00000000" w:rsidR="00000000" w:rsidRPr="00000000">
        <w:rPr>
          <w:i w:val="1"/>
          <w:color w:val="777777"/>
          <w:sz w:val="20"/>
          <w:szCs w:val="20"/>
          <w:rtl w:val="0"/>
        </w:rPr>
        <w:t xml:space="preserve"> (ServiceNow Integration), </w:t>
      </w:r>
      <w:r w:rsidDel="00000000" w:rsidR="00000000" w:rsidRPr="00000000">
        <w:rPr>
          <w:rFonts w:ascii="Roboto Mono" w:cs="Roboto Mono" w:eastAsia="Roboto Mono" w:hAnsi="Roboto Mono"/>
          <w:i w:val="1"/>
          <w:color w:val="777777"/>
          <w:sz w:val="20"/>
          <w:szCs w:val="20"/>
          <w:shd w:fill="f0f0f0" w:val="clear"/>
          <w:rtl w:val="0"/>
        </w:rPr>
        <w:t xml:space="preserve">Appendix X.2 - Communications and Status Reporting Strategy.pdf</w:t>
      </w:r>
      <w:r w:rsidDel="00000000" w:rsidR="00000000" w:rsidRPr="00000000">
        <w:rPr>
          <w:i w:val="1"/>
          <w:color w:val="777777"/>
          <w:sz w:val="20"/>
          <w:szCs w:val="20"/>
          <w:rtl w:val="0"/>
        </w:rPr>
        <w:t xml:space="preserve"> (Everbridge/SendGrid Integration), </w:t>
      </w:r>
      <w:r w:rsidDel="00000000" w:rsidR="00000000" w:rsidRPr="00000000">
        <w:rPr>
          <w:rFonts w:ascii="Roboto Mono" w:cs="Roboto Mono" w:eastAsia="Roboto Mono" w:hAnsi="Roboto Mono"/>
          <w:i w:val="1"/>
          <w:color w:val="777777"/>
          <w:sz w:val="20"/>
          <w:szCs w:val="20"/>
          <w:shd w:fill="f0f0f0" w:val="clear"/>
          <w:rtl w:val="0"/>
        </w:rPr>
        <w:t xml:space="preserve">Appendix S.3 - Data Engineering and Analytics Capabilities.pdf</w:t>
      </w:r>
      <w:r w:rsidDel="00000000" w:rsidR="00000000" w:rsidRPr="00000000">
        <w:rPr>
          <w:i w:val="1"/>
          <w:color w:val="777777"/>
          <w:sz w:val="20"/>
          <w:szCs w:val="20"/>
          <w:rtl w:val="0"/>
        </w:rPr>
        <w:t xml:space="preserve"> (Power BI Compatibility), </w:t>
      </w:r>
      <w:r w:rsidDel="00000000" w:rsidR="00000000" w:rsidRPr="00000000">
        <w:rPr>
          <w:rFonts w:ascii="Roboto Mono" w:cs="Roboto Mono" w:eastAsia="Roboto Mono" w:hAnsi="Roboto Mono"/>
          <w:i w:val="1"/>
          <w:color w:val="777777"/>
          <w:sz w:val="20"/>
          <w:szCs w:val="20"/>
          <w:shd w:fill="f0f0f0" w:val="clear"/>
          <w:rtl w:val="0"/>
        </w:rPr>
        <w:t xml:space="preserve">Appendix M.2 - Solution Design Functional and Non Functional Requirements.pdf</w:t>
      </w:r>
      <w:r w:rsidDel="00000000" w:rsidR="00000000" w:rsidRPr="00000000">
        <w:rPr>
          <w:i w:val="1"/>
          <w:color w:val="777777"/>
          <w:sz w:val="20"/>
          <w:szCs w:val="20"/>
          <w:rtl w:val="0"/>
        </w:rPr>
        <w:t xml:space="preserve"> (NFR Interoperability)</w:t>
      </w:r>
    </w:p>
    <w:p w:rsidR="00000000" w:rsidDel="00000000" w:rsidP="00000000" w:rsidRDefault="00000000" w:rsidRPr="00000000" w14:paraId="0000089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9B">
      <w:pPr>
        <w:pStyle w:val="Heading2"/>
        <w:keepNext w:val="0"/>
        <w:keepLines w:val="0"/>
        <w:pBdr>
          <w:bottom w:color="999999" w:space="2" w:sz="6" w:val="single"/>
        </w:pBdr>
        <w:spacing w:after="180" w:before="400" w:lineRule="auto"/>
        <w:rPr>
          <w:b w:val="1"/>
          <w:color w:val="003366"/>
          <w:sz w:val="34"/>
          <w:szCs w:val="34"/>
        </w:rPr>
      </w:pPr>
      <w:bookmarkStart w:colFirst="0" w:colLast="0" w:name="_samumyybidq9" w:id="151"/>
      <w:bookmarkEnd w:id="151"/>
      <w:r w:rsidDel="00000000" w:rsidR="00000000" w:rsidRPr="00000000">
        <w:rPr>
          <w:b w:val="1"/>
          <w:color w:val="003366"/>
          <w:sz w:val="34"/>
          <w:szCs w:val="34"/>
          <w:rtl w:val="0"/>
        </w:rPr>
        <w:t xml:space="preserve">3.25.18 Information Security</w:t>
      </w:r>
    </w:p>
    <w:p w:rsidR="00000000" w:rsidDel="00000000" w:rsidP="00000000" w:rsidRDefault="00000000" w:rsidRPr="00000000" w14:paraId="0000089C">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Information security is paramount in our solution design and operational procedures. We strictly adhere to all NYCPS Information Security Requirements (v1.5+) and Secure Coding Standards, along with relevant city agency policies (OTI, NYC3, DIIT). Our strategy encompasses secure architecture, data encryption, robust authentication/authorization, secure mobile device management (including remote wipe), vulnerability management, regular security testing (internal SAST/DAST/IAST/Penetration and external NYCPS-led), and secure development lifecycle practices to protect sensitive student data (PII) and ensure system integrity.</w:t>
      </w:r>
    </w:p>
    <w:p w:rsidR="00000000" w:rsidDel="00000000" w:rsidP="00000000" w:rsidRDefault="00000000" w:rsidRPr="00000000" w14:paraId="0000089D">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89E">
      <w:pPr>
        <w:spacing w:after="240" w:before="240" w:lineRule="auto"/>
        <w:rPr/>
      </w:pPr>
      <w:r w:rsidDel="00000000" w:rsidR="00000000" w:rsidRPr="00000000">
        <w:rPr>
          <w:rtl w:val="0"/>
        </w:rPr>
        <w:t xml:space="preserve">We implement a multi-layered security strategy, detailed in our </w:t>
      </w:r>
      <w:r w:rsidDel="00000000" w:rsidR="00000000" w:rsidRPr="00000000">
        <w:rPr>
          <w:rFonts w:ascii="Roboto Mono" w:cs="Roboto Mono" w:eastAsia="Roboto Mono" w:hAnsi="Roboto Mono"/>
          <w:color w:val="188038"/>
          <w:shd w:fill="f0f0f0" w:val="clear"/>
          <w:rtl w:val="0"/>
        </w:rPr>
        <w:t xml:space="preserve">Appendix P.1 - Security Strategy.pdf</w:t>
      </w:r>
      <w:r w:rsidDel="00000000" w:rsidR="00000000" w:rsidRPr="00000000">
        <w:rPr>
          <w:rtl w:val="0"/>
        </w:rPr>
        <w:t xml:space="preserve"> document, to meet the comprehensive requirements of RFP Section 3.25.18 and related policies:</w:t>
      </w:r>
    </w:p>
    <w:p w:rsidR="00000000" w:rsidDel="00000000" w:rsidP="00000000" w:rsidRDefault="00000000" w:rsidRPr="00000000" w14:paraId="0000089F">
      <w:pPr>
        <w:numPr>
          <w:ilvl w:val="0"/>
          <w:numId w:val="96"/>
        </w:numPr>
        <w:spacing w:after="0" w:afterAutospacing="0" w:before="120" w:lineRule="auto"/>
        <w:ind w:left="720" w:hanging="360"/>
      </w:pPr>
      <w:r w:rsidDel="00000000" w:rsidR="00000000" w:rsidRPr="00000000">
        <w:rPr>
          <w:b w:val="1"/>
          <w:rtl w:val="0"/>
        </w:rPr>
        <w:t xml:space="preserve">Policy Compliance (RFP Sec 3.25.18.1):</w:t>
      </w:r>
      <w:r w:rsidDel="00000000" w:rsidR="00000000" w:rsidRPr="00000000">
        <w:rPr>
          <w:rtl w:val="0"/>
        </w:rPr>
        <w:t xml:space="preserve"> We commit to full compliance with the NYCPS Information Security Requirements for Vendors Version 1.5, and will adhere to all subsequent updates from OTI, NYC3, DIIT, and other relevant agencies within prescribed timelines.</w:t>
      </w:r>
    </w:p>
    <w:p w:rsidR="00000000" w:rsidDel="00000000" w:rsidP="00000000" w:rsidRDefault="00000000" w:rsidRPr="00000000" w14:paraId="000008A0">
      <w:pPr>
        <w:numPr>
          <w:ilvl w:val="0"/>
          <w:numId w:val="96"/>
        </w:numPr>
        <w:spacing w:after="0" w:afterAutospacing="0" w:before="0" w:beforeAutospacing="0" w:lineRule="auto"/>
        <w:ind w:left="720" w:hanging="360"/>
      </w:pPr>
      <w:r w:rsidDel="00000000" w:rsidR="00000000" w:rsidRPr="00000000">
        <w:rPr>
          <w:b w:val="1"/>
          <w:rtl w:val="0"/>
        </w:rPr>
        <w:t xml:space="preserve">Secure Development Lifecycle (RFP Sec 3.25.18.2):</w:t>
      </w:r>
      <w:r w:rsidDel="00000000" w:rsidR="00000000" w:rsidRPr="00000000">
        <w:rPr>
          <w:rtl w:val="0"/>
        </w:rPr>
        <w:t xml:space="preserve"> Security is integrated throughout our SDLC. We adhere to NYCPS Secure Coding Standards Version 1.5 (and updates), incorporating practices like threat modeling, secure design reviews, static application security testing (SAST), dynamic application security testing (DAST), interactive application security testing (IAST), and manual code reviews to identify and remediate vulnerabilities early. (Ref: </w:t>
      </w:r>
      <w:r w:rsidDel="00000000" w:rsidR="00000000" w:rsidRPr="00000000">
        <w:rPr>
          <w:rFonts w:ascii="Roboto Mono" w:cs="Roboto Mono" w:eastAsia="Roboto Mono" w:hAnsi="Roboto Mono"/>
          <w:color w:val="188038"/>
          <w:shd w:fill="f0f0f0" w:val="clear"/>
          <w:rtl w:val="0"/>
        </w:rPr>
        <w:t xml:space="preserve">Appendix N.3 - Engineering Approach.pdf</w:t>
      </w:r>
      <w:r w:rsidDel="00000000" w:rsidR="00000000" w:rsidRPr="00000000">
        <w:rPr>
          <w:rtl w:val="0"/>
        </w:rPr>
        <w:t xml:space="preserve">, </w:t>
      </w:r>
      <w:r w:rsidDel="00000000" w:rsidR="00000000" w:rsidRPr="00000000">
        <w:rPr>
          <w:rFonts w:ascii="Roboto Mono" w:cs="Roboto Mono" w:eastAsia="Roboto Mono" w:hAnsi="Roboto Mono"/>
          <w:color w:val="188038"/>
          <w:shd w:fill="f0f0f0" w:val="clear"/>
          <w:rtl w:val="0"/>
        </w:rPr>
        <w:t xml:space="preserve">Appendix N.1.2 - SDLC Technical Specifications.pdf</w:t>
      </w:r>
      <w:r w:rsidDel="00000000" w:rsidR="00000000" w:rsidRPr="00000000">
        <w:rPr>
          <w:rtl w:val="0"/>
        </w:rPr>
        <w:t xml:space="preserve">).</w:t>
      </w:r>
    </w:p>
    <w:p w:rsidR="00000000" w:rsidDel="00000000" w:rsidP="00000000" w:rsidRDefault="00000000" w:rsidRPr="00000000" w14:paraId="000008A1">
      <w:pPr>
        <w:numPr>
          <w:ilvl w:val="0"/>
          <w:numId w:val="96"/>
        </w:numPr>
        <w:spacing w:after="0" w:afterAutospacing="0" w:before="0" w:beforeAutospacing="0" w:lineRule="auto"/>
        <w:ind w:left="720" w:hanging="360"/>
      </w:pPr>
      <w:r w:rsidDel="00000000" w:rsidR="00000000" w:rsidRPr="00000000">
        <w:rPr>
          <w:b w:val="1"/>
          <w:rtl w:val="0"/>
        </w:rPr>
        <w:t xml:space="preserve">Risk Assessment (RFP Sec 3.25.18.3):</w:t>
      </w:r>
      <w:r w:rsidDel="00000000" w:rsidR="00000000" w:rsidRPr="00000000">
        <w:rPr>
          <w:rtl w:val="0"/>
        </w:rPr>
        <w:t xml:space="preserve"> We have completed and submitted the NYCPS Quick Risk Evaluation Rubric Version 1.5 as part of this proposal submission [Confirm submission].</w:t>
      </w:r>
    </w:p>
    <w:p w:rsidR="00000000" w:rsidDel="00000000" w:rsidP="00000000" w:rsidRDefault="00000000" w:rsidRPr="00000000" w14:paraId="000008A2">
      <w:pPr>
        <w:numPr>
          <w:ilvl w:val="0"/>
          <w:numId w:val="96"/>
        </w:numPr>
        <w:spacing w:after="0" w:afterAutospacing="0" w:before="0" w:beforeAutospacing="0" w:lineRule="auto"/>
        <w:ind w:left="720" w:hanging="360"/>
      </w:pPr>
      <w:r w:rsidDel="00000000" w:rsidR="00000000" w:rsidRPr="00000000">
        <w:rPr>
          <w:b w:val="1"/>
          <w:rtl w:val="0"/>
        </w:rPr>
        <w:t xml:space="preserve">Mobile Device Security (RFP Sec 3.25.3.b, 3.25.18.4, 3.25.18.5, 3.25.18.6, Q232, Q233):</w:t>
      </w:r>
    </w:p>
    <w:p w:rsidR="00000000" w:rsidDel="00000000" w:rsidP="00000000" w:rsidRDefault="00000000" w:rsidRPr="00000000" w14:paraId="000008A3">
      <w:pPr>
        <w:numPr>
          <w:ilvl w:val="1"/>
          <w:numId w:val="96"/>
        </w:numPr>
        <w:spacing w:after="0" w:afterAutospacing="0" w:before="0" w:beforeAutospacing="0" w:lineRule="auto"/>
        <w:ind w:left="1440" w:hanging="360"/>
      </w:pPr>
      <w:r w:rsidDel="00000000" w:rsidR="00000000" w:rsidRPr="00000000">
        <w:rPr>
          <w:rtl w:val="0"/>
        </w:rPr>
        <w:t xml:space="preserve">Minimal sensitive student information is stored temporarily on mobile devices, and we implement a full data management lifecycle to ensure data is securely synchronized and then completely removed from the device (RFP Sec 3.25.18.4).</w:t>
      </w:r>
    </w:p>
    <w:p w:rsidR="00000000" w:rsidDel="00000000" w:rsidP="00000000" w:rsidRDefault="00000000" w:rsidRPr="00000000" w14:paraId="000008A4">
      <w:pPr>
        <w:numPr>
          <w:ilvl w:val="1"/>
          <w:numId w:val="96"/>
        </w:numPr>
        <w:spacing w:after="0" w:afterAutospacing="0" w:before="0" w:beforeAutospacing="0" w:lineRule="auto"/>
        <w:ind w:left="1440" w:hanging="360"/>
      </w:pPr>
      <w:r w:rsidDel="00000000" w:rsidR="00000000" w:rsidRPr="00000000">
        <w:rPr>
          <w:rtl w:val="0"/>
        </w:rPr>
        <w:t xml:space="preserve">All deployed devices are managed via a robust Mobile Device Management (MDM) solution (Ref: </w:t>
      </w:r>
      <w:r w:rsidDel="00000000" w:rsidR="00000000" w:rsidRPr="00000000">
        <w:rPr>
          <w:rFonts w:ascii="Roboto Mono" w:cs="Roboto Mono" w:eastAsia="Roboto Mono" w:hAnsi="Roboto Mono"/>
          <w:color w:val="188038"/>
          <w:shd w:fill="f0f0f0" w:val="clear"/>
          <w:rtl w:val="0"/>
        </w:rPr>
        <w:t xml:space="preserve">Appendix U.2 - Hardware Lifecycle and Logistics Management.pdf</w:t>
      </w:r>
      <w:r w:rsidDel="00000000" w:rsidR="00000000" w:rsidRPr="00000000">
        <w:rPr>
          <w:rtl w:val="0"/>
        </w:rPr>
        <w:t xml:space="preserve">).</w:t>
      </w:r>
    </w:p>
    <w:p w:rsidR="00000000" w:rsidDel="00000000" w:rsidP="00000000" w:rsidRDefault="00000000" w:rsidRPr="00000000" w14:paraId="000008A5">
      <w:pPr>
        <w:numPr>
          <w:ilvl w:val="1"/>
          <w:numId w:val="96"/>
        </w:numPr>
        <w:spacing w:after="0" w:afterAutospacing="0" w:before="0" w:beforeAutospacing="0" w:lineRule="auto"/>
        <w:ind w:left="1440" w:hanging="360"/>
      </w:pPr>
      <w:r w:rsidDel="00000000" w:rsidR="00000000" w:rsidRPr="00000000">
        <w:rPr>
          <w:rtl w:val="0"/>
        </w:rPr>
        <w:t xml:space="preserve">We provide the capability to remotely wipe all data from a mobile device immediately upon notification from OPT that it is missing, lost, or retired (RFP Sec 3.25.18.5, Q232).</w:t>
      </w:r>
    </w:p>
    <w:p w:rsidR="00000000" w:rsidDel="00000000" w:rsidP="00000000" w:rsidRDefault="00000000" w:rsidRPr="00000000" w14:paraId="000008A6">
      <w:pPr>
        <w:numPr>
          <w:ilvl w:val="1"/>
          <w:numId w:val="96"/>
        </w:numPr>
        <w:spacing w:after="0" w:afterAutospacing="0" w:before="0" w:beforeAutospacing="0" w:lineRule="auto"/>
        <w:ind w:left="1440" w:hanging="360"/>
      </w:pPr>
      <w:r w:rsidDel="00000000" w:rsidR="00000000" w:rsidRPr="00000000">
        <w:rPr>
          <w:rtl w:val="0"/>
        </w:rPr>
        <w:t xml:space="preserve">We implement a security policy to automatically wipe device data after 10 consecutive incorrect login attempts by the same user on that device (RFP Sec 3.25.18.6, Q233). Communication protocols for wipes are TBD post-award.</w:t>
      </w:r>
    </w:p>
    <w:p w:rsidR="00000000" w:rsidDel="00000000" w:rsidP="00000000" w:rsidRDefault="00000000" w:rsidRPr="00000000" w14:paraId="000008A7">
      <w:pPr>
        <w:numPr>
          <w:ilvl w:val="0"/>
          <w:numId w:val="96"/>
        </w:numPr>
        <w:spacing w:after="0" w:afterAutospacing="0" w:before="0" w:beforeAutospacing="0" w:lineRule="auto"/>
        <w:ind w:left="720" w:hanging="360"/>
      </w:pPr>
      <w:r w:rsidDel="00000000" w:rsidR="00000000" w:rsidRPr="00000000">
        <w:rPr>
          <w:b w:val="1"/>
          <w:rtl w:val="0"/>
        </w:rPr>
        <w:t xml:space="preserve">Data Encryption (RFP Sec 3.25.12.1, 3.25.12.2):</w:t>
      </w:r>
      <w:r w:rsidDel="00000000" w:rsidR="00000000" w:rsidRPr="00000000">
        <w:rPr>
          <w:rtl w:val="0"/>
        </w:rPr>
        <w:t xml:space="preserve"> All sensitive data, particularly PII, is encrypted both at rest (in databases, storage) and in transit (across networks, APIs) using strong, approved cryptographic algorithms conforming to the Citywide Encryption Standard.</w:t>
      </w:r>
    </w:p>
    <w:p w:rsidR="00000000" w:rsidDel="00000000" w:rsidP="00000000" w:rsidRDefault="00000000" w:rsidRPr="00000000" w14:paraId="000008A8">
      <w:pPr>
        <w:numPr>
          <w:ilvl w:val="0"/>
          <w:numId w:val="96"/>
        </w:numPr>
        <w:spacing w:after="0" w:afterAutospacing="0" w:before="0" w:beforeAutospacing="0" w:lineRule="auto"/>
        <w:ind w:left="720" w:hanging="360"/>
      </w:pPr>
      <w:r w:rsidDel="00000000" w:rsidR="00000000" w:rsidRPr="00000000">
        <w:rPr>
          <w:b w:val="1"/>
          <w:rtl w:val="0"/>
        </w:rPr>
        <w:t xml:space="preserve">Authentication &amp; Authorization (RFP Sec 3.25.5, 3.25.6):</w:t>
      </w:r>
      <w:r w:rsidDel="00000000" w:rsidR="00000000" w:rsidRPr="00000000">
        <w:rPr>
          <w:rtl w:val="0"/>
        </w:rPr>
        <w:t xml:space="preserve"> We utilize NYCPS-approved mechanisms for secure user authentication and role-based authorization, as detailed in Sections 3.25.5 and 3.25.6.</w:t>
      </w:r>
    </w:p>
    <w:p w:rsidR="00000000" w:rsidDel="00000000" w:rsidP="00000000" w:rsidRDefault="00000000" w:rsidRPr="00000000" w14:paraId="000008A9">
      <w:pPr>
        <w:numPr>
          <w:ilvl w:val="0"/>
          <w:numId w:val="96"/>
        </w:numPr>
        <w:spacing w:after="0" w:afterAutospacing="0" w:before="0" w:beforeAutospacing="0" w:lineRule="auto"/>
        <w:ind w:left="720" w:hanging="360"/>
      </w:pPr>
      <w:r w:rsidDel="00000000" w:rsidR="00000000" w:rsidRPr="00000000">
        <w:rPr>
          <w:b w:val="1"/>
          <w:rtl w:val="0"/>
        </w:rPr>
        <w:t xml:space="preserve">Vulnerability Management &amp; Patching (RFP Sec 3.25.14.2.d, 3.25.24.1):</w:t>
      </w:r>
      <w:r w:rsidDel="00000000" w:rsidR="00000000" w:rsidRPr="00000000">
        <w:rPr>
          <w:rtl w:val="0"/>
        </w:rPr>
        <w:t xml:space="preserve"> We maintain a proactive vulnerability management program, including regular scanning and assessments. Security patches and software updates (OS, DB, frameworks, application code) are tested in non-production environments and applied promptly (at least every six months, or sooner for critical issues) following NYCPS communication and approval protocols, during scheduled maintenance windows to minimize disruption.</w:t>
      </w:r>
    </w:p>
    <w:p w:rsidR="00000000" w:rsidDel="00000000" w:rsidP="00000000" w:rsidRDefault="00000000" w:rsidRPr="00000000" w14:paraId="000008AA">
      <w:pPr>
        <w:numPr>
          <w:ilvl w:val="0"/>
          <w:numId w:val="96"/>
        </w:numPr>
        <w:spacing w:after="0" w:afterAutospacing="0" w:before="0" w:beforeAutospacing="0" w:lineRule="auto"/>
        <w:ind w:left="720" w:hanging="360"/>
      </w:pPr>
      <w:r w:rsidDel="00000000" w:rsidR="00000000" w:rsidRPr="00000000">
        <w:rPr>
          <w:b w:val="1"/>
          <w:rtl w:val="0"/>
        </w:rPr>
        <w:t xml:space="preserve">Security Testing (RFP Sec 3.25.24.2, 3.25.32.3, 3.25.32.4):</w:t>
      </w:r>
    </w:p>
    <w:p w:rsidR="00000000" w:rsidDel="00000000" w:rsidP="00000000" w:rsidRDefault="00000000" w:rsidRPr="00000000" w14:paraId="000008AB">
      <w:pPr>
        <w:numPr>
          <w:ilvl w:val="1"/>
          <w:numId w:val="96"/>
        </w:numPr>
        <w:spacing w:after="0" w:afterAutospacing="0" w:before="0" w:beforeAutospacing="0" w:lineRule="auto"/>
        <w:ind w:left="1440" w:hanging="360"/>
      </w:pPr>
      <w:r w:rsidDel="00000000" w:rsidR="00000000" w:rsidRPr="00000000">
        <w:rPr>
          <w:rtl w:val="0"/>
        </w:rPr>
        <w:t xml:space="preserve">Our internal testing regimen includes SAST, DAST, IAST, and regular penetration testing according to industry standards (e.g., OWASP Top 10) and NYCPS policies. Detailed procedures are included in this proposal [Reference Appendix H].</w:t>
      </w:r>
    </w:p>
    <w:p w:rsidR="00000000" w:rsidDel="00000000" w:rsidP="00000000" w:rsidRDefault="00000000" w:rsidRPr="00000000" w14:paraId="000008AC">
      <w:pPr>
        <w:numPr>
          <w:ilvl w:val="1"/>
          <w:numId w:val="96"/>
        </w:numPr>
        <w:spacing w:after="0" w:afterAutospacing="0" w:before="0" w:beforeAutospacing="0" w:lineRule="auto"/>
        <w:ind w:left="1440" w:hanging="360"/>
      </w:pPr>
      <w:r w:rsidDel="00000000" w:rsidR="00000000" w:rsidRPr="00000000">
        <w:rPr>
          <w:rtl w:val="0"/>
        </w:rPr>
        <w:t xml:space="preserve">Summaries of recent internal security audit and penetration test findings (severity counts, overall posture) are included [Reference Appendix location or statement of inclusion].</w:t>
      </w:r>
    </w:p>
    <w:p w:rsidR="00000000" w:rsidDel="00000000" w:rsidP="00000000" w:rsidRDefault="00000000" w:rsidRPr="00000000" w14:paraId="000008AD">
      <w:pPr>
        <w:numPr>
          <w:ilvl w:val="1"/>
          <w:numId w:val="96"/>
        </w:numPr>
        <w:spacing w:after="0" w:afterAutospacing="0" w:before="0" w:beforeAutospacing="0" w:lineRule="auto"/>
        <w:ind w:left="1440" w:hanging="360"/>
      </w:pPr>
      <w:r w:rsidDel="00000000" w:rsidR="00000000" w:rsidRPr="00000000">
        <w:rPr>
          <w:rtl w:val="0"/>
        </w:rPr>
        <w:t xml:space="preserve">We fully support and will facilitate security testing conducted by OTI, NYC3, DIIT, or their approved third-party vendors, providing necessary environments and information with &lt;=15 days notice (Q235 clarifies coordination details post-award).</w:t>
      </w:r>
    </w:p>
    <w:p w:rsidR="00000000" w:rsidDel="00000000" w:rsidP="00000000" w:rsidRDefault="00000000" w:rsidRPr="00000000" w14:paraId="000008AE">
      <w:pPr>
        <w:numPr>
          <w:ilvl w:val="1"/>
          <w:numId w:val="96"/>
        </w:numPr>
        <w:spacing w:after="720" w:before="0" w:beforeAutospacing="0" w:lineRule="auto"/>
        <w:ind w:left="1440" w:hanging="360"/>
      </w:pPr>
      <w:r w:rsidDel="00000000" w:rsidR="00000000" w:rsidRPr="00000000">
        <w:rPr>
          <w:rtl w:val="0"/>
        </w:rPr>
        <w:t xml:space="preserve">Every software release undergoes security testing before deployment.</w:t>
      </w:r>
    </w:p>
    <w:p w:rsidR="00000000" w:rsidDel="00000000" w:rsidP="00000000" w:rsidRDefault="00000000" w:rsidRPr="00000000" w14:paraId="000008AF">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P.1 - Security Strategy.pdf</w:t>
      </w:r>
      <w:r w:rsidDel="00000000" w:rsidR="00000000" w:rsidRPr="00000000">
        <w:rPr>
          <w:i w:val="1"/>
          <w:color w:val="777777"/>
          <w:sz w:val="20"/>
          <w:szCs w:val="20"/>
          <w:rtl w:val="0"/>
        </w:rPr>
        <w:t xml:space="preserve"> (Core Security Document), </w:t>
      </w:r>
      <w:r w:rsidDel="00000000" w:rsidR="00000000" w:rsidRPr="00000000">
        <w:rPr>
          <w:rFonts w:ascii="Roboto Mono" w:cs="Roboto Mono" w:eastAsia="Roboto Mono" w:hAnsi="Roboto Mono"/>
          <w:i w:val="1"/>
          <w:color w:val="777777"/>
          <w:sz w:val="20"/>
          <w:szCs w:val="20"/>
          <w:shd w:fill="f0f0f0" w:val="clear"/>
          <w:rtl w:val="0"/>
        </w:rPr>
        <w:t xml:space="preserve">Appendix M.1 - System Architecture.pdf</w:t>
      </w:r>
      <w:r w:rsidDel="00000000" w:rsidR="00000000" w:rsidRPr="00000000">
        <w:rPr>
          <w:i w:val="1"/>
          <w:color w:val="777777"/>
          <w:sz w:val="20"/>
          <w:szCs w:val="20"/>
          <w:rtl w:val="0"/>
        </w:rPr>
        <w:t xml:space="preserve"> (Secure Design Principles, Encryption, AuthN/Z), </w:t>
      </w:r>
      <w:r w:rsidDel="00000000" w:rsidR="00000000" w:rsidRPr="00000000">
        <w:rPr>
          <w:rFonts w:ascii="Roboto Mono" w:cs="Roboto Mono" w:eastAsia="Roboto Mono" w:hAnsi="Roboto Mono"/>
          <w:i w:val="1"/>
          <w:color w:val="777777"/>
          <w:sz w:val="20"/>
          <w:szCs w:val="20"/>
          <w:shd w:fill="f0f0f0" w:val="clear"/>
          <w:rtl w:val="0"/>
        </w:rPr>
        <w:t xml:space="preserve">Appendix M.2 - Solution Design Functional and Non Functional Requirements.pdf</w:t>
      </w:r>
      <w:r w:rsidDel="00000000" w:rsidR="00000000" w:rsidRPr="00000000">
        <w:rPr>
          <w:i w:val="1"/>
          <w:color w:val="777777"/>
          <w:sz w:val="20"/>
          <w:szCs w:val="20"/>
          <w:rtl w:val="0"/>
        </w:rPr>
        <w:t xml:space="preserve"> (NFR Security Summary), </w:t>
      </w:r>
      <w:r w:rsidDel="00000000" w:rsidR="00000000" w:rsidRPr="00000000">
        <w:rPr>
          <w:rFonts w:ascii="Roboto Mono" w:cs="Roboto Mono" w:eastAsia="Roboto Mono" w:hAnsi="Roboto Mono"/>
          <w:i w:val="1"/>
          <w:color w:val="777777"/>
          <w:sz w:val="20"/>
          <w:szCs w:val="20"/>
          <w:shd w:fill="f0f0f0" w:val="clear"/>
          <w:rtl w:val="0"/>
        </w:rPr>
        <w:t xml:space="preserve">Appendix P.3 - Audit Framework.pdf</w:t>
      </w:r>
      <w:r w:rsidDel="00000000" w:rsidR="00000000" w:rsidRPr="00000000">
        <w:rPr>
          <w:i w:val="1"/>
          <w:color w:val="777777"/>
          <w:sz w:val="20"/>
          <w:szCs w:val="20"/>
          <w:rtl w:val="0"/>
        </w:rPr>
        <w:t xml:space="preserve"> (Policy Adherence, Audit Support), </w:t>
      </w:r>
      <w:r w:rsidDel="00000000" w:rsidR="00000000" w:rsidRPr="00000000">
        <w:rPr>
          <w:rFonts w:ascii="Roboto Mono" w:cs="Roboto Mono" w:eastAsia="Roboto Mono" w:hAnsi="Roboto Mono"/>
          <w:i w:val="1"/>
          <w:color w:val="777777"/>
          <w:sz w:val="20"/>
          <w:szCs w:val="20"/>
          <w:shd w:fill="f0f0f0" w:val="clear"/>
          <w:rtl w:val="0"/>
        </w:rPr>
        <w:t xml:space="preserve">Appendix N.3 - Engineering Approach.pdf</w:t>
      </w:r>
      <w:r w:rsidDel="00000000" w:rsidR="00000000" w:rsidRPr="00000000">
        <w:rPr>
          <w:i w:val="1"/>
          <w:color w:val="777777"/>
          <w:sz w:val="20"/>
          <w:szCs w:val="20"/>
          <w:rtl w:val="0"/>
        </w:rPr>
        <w:t xml:space="preserve"> (Secure SDLC), </w:t>
      </w:r>
      <w:r w:rsidDel="00000000" w:rsidR="00000000" w:rsidRPr="00000000">
        <w:rPr>
          <w:rFonts w:ascii="Roboto Mono" w:cs="Roboto Mono" w:eastAsia="Roboto Mono" w:hAnsi="Roboto Mono"/>
          <w:i w:val="1"/>
          <w:color w:val="777777"/>
          <w:sz w:val="20"/>
          <w:szCs w:val="20"/>
          <w:shd w:fill="f0f0f0" w:val="clear"/>
          <w:rtl w:val="0"/>
        </w:rPr>
        <w:t xml:space="preserve">Appendix R - Testing Strategy.pdf</w:t>
      </w:r>
      <w:r w:rsidDel="00000000" w:rsidR="00000000" w:rsidRPr="00000000">
        <w:rPr>
          <w:i w:val="1"/>
          <w:color w:val="777777"/>
          <w:sz w:val="20"/>
          <w:szCs w:val="20"/>
          <w:rtl w:val="0"/>
        </w:rPr>
        <w:t xml:space="preserve"> (Security Testing), </w:t>
      </w:r>
      <w:r w:rsidDel="00000000" w:rsidR="00000000" w:rsidRPr="00000000">
        <w:rPr>
          <w:rFonts w:ascii="Roboto Mono" w:cs="Roboto Mono" w:eastAsia="Roboto Mono" w:hAnsi="Roboto Mono"/>
          <w:i w:val="1"/>
          <w:color w:val="777777"/>
          <w:sz w:val="20"/>
          <w:szCs w:val="20"/>
          <w:shd w:fill="f0f0f0" w:val="clear"/>
          <w:rtl w:val="0"/>
        </w:rPr>
        <w:t xml:space="preserve">Appendix U.2 - Hardware Lifecycle and Logistics Management.pdf</w:t>
      </w:r>
      <w:r w:rsidDel="00000000" w:rsidR="00000000" w:rsidRPr="00000000">
        <w:rPr>
          <w:i w:val="1"/>
          <w:color w:val="777777"/>
          <w:sz w:val="20"/>
          <w:szCs w:val="20"/>
          <w:rtl w:val="0"/>
        </w:rPr>
        <w:t xml:space="preserve"> (MDM, Device Security), </w:t>
      </w:r>
      <w:r w:rsidDel="00000000" w:rsidR="00000000" w:rsidRPr="00000000">
        <w:rPr>
          <w:rFonts w:ascii="Roboto Mono" w:cs="Roboto Mono" w:eastAsia="Roboto Mono" w:hAnsi="Roboto Mono"/>
          <w:i w:val="1"/>
          <w:color w:val="777777"/>
          <w:sz w:val="20"/>
          <w:szCs w:val="20"/>
          <w:shd w:fill="f0f0f0" w:val="clear"/>
          <w:rtl w:val="0"/>
        </w:rPr>
        <w:t xml:space="preserve">Appendix S.1 - Data Governance and compliance controls.pdf</w:t>
      </w:r>
      <w:r w:rsidDel="00000000" w:rsidR="00000000" w:rsidRPr="00000000">
        <w:rPr>
          <w:i w:val="1"/>
          <w:color w:val="777777"/>
          <w:sz w:val="20"/>
          <w:szCs w:val="20"/>
          <w:rtl w:val="0"/>
        </w:rPr>
        <w:t xml:space="preserve"> (Data Encryption, PII Handling), </w:t>
      </w:r>
      <w:r w:rsidDel="00000000" w:rsidR="00000000" w:rsidRPr="00000000">
        <w:rPr>
          <w:rFonts w:ascii="Roboto Mono" w:cs="Roboto Mono" w:eastAsia="Roboto Mono" w:hAnsi="Roboto Mono"/>
          <w:i w:val="1"/>
          <w:color w:val="777777"/>
          <w:sz w:val="20"/>
          <w:szCs w:val="20"/>
          <w:shd w:fill="f0f0f0" w:val="clear"/>
          <w:rtl w:val="0"/>
        </w:rPr>
        <w:t xml:space="preserve">Appendix N.2.1 - DevOps Strategic Framework.pdf</w:t>
      </w:r>
      <w:r w:rsidDel="00000000" w:rsidR="00000000" w:rsidRPr="00000000">
        <w:rPr>
          <w:i w:val="1"/>
          <w:color w:val="777777"/>
          <w:sz w:val="20"/>
          <w:szCs w:val="20"/>
          <w:rtl w:val="0"/>
        </w:rPr>
        <w:t xml:space="preserve"> (Patch Management)</w:t>
      </w:r>
    </w:p>
    <w:p w:rsidR="00000000" w:rsidDel="00000000" w:rsidP="00000000" w:rsidRDefault="00000000" w:rsidRPr="00000000" w14:paraId="000008B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B1">
      <w:pPr>
        <w:pStyle w:val="Heading2"/>
        <w:keepNext w:val="0"/>
        <w:keepLines w:val="0"/>
        <w:pBdr>
          <w:bottom w:color="999999" w:space="2" w:sz="6" w:val="single"/>
        </w:pBdr>
        <w:spacing w:after="180" w:before="400" w:lineRule="auto"/>
        <w:rPr>
          <w:b w:val="1"/>
          <w:color w:val="003366"/>
          <w:sz w:val="34"/>
          <w:szCs w:val="34"/>
        </w:rPr>
      </w:pPr>
      <w:bookmarkStart w:colFirst="0" w:colLast="0" w:name="_38i7d3deqp3y" w:id="152"/>
      <w:bookmarkEnd w:id="152"/>
      <w:r w:rsidDel="00000000" w:rsidR="00000000" w:rsidRPr="00000000">
        <w:rPr>
          <w:b w:val="1"/>
          <w:color w:val="003366"/>
          <w:sz w:val="34"/>
          <w:szCs w:val="34"/>
          <w:rtl w:val="0"/>
        </w:rPr>
        <w:t xml:space="preserve">3.25.19 Maintainability</w:t>
      </w:r>
    </w:p>
    <w:p w:rsidR="00000000" w:rsidDel="00000000" w:rsidP="00000000" w:rsidRDefault="00000000" w:rsidRPr="00000000" w14:paraId="000008B2">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Our solution is designed for long-term maintainability, emphasizing the use of standard technologies, comprehensive documentation, and robust knowledge transfer. We adhere to scheduled maintenance windows outside OPT operating hours, provide clear communication protocols for planned and unplanned activities, and offer a detailed disengagement plan to support NYCPS's goal of operational self-sufficiency.</w:t>
      </w:r>
    </w:p>
    <w:p w:rsidR="00000000" w:rsidDel="00000000" w:rsidP="00000000" w:rsidRDefault="00000000" w:rsidRPr="00000000" w14:paraId="000008B3">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8B4">
      <w:pPr>
        <w:spacing w:after="240" w:before="240" w:lineRule="auto"/>
        <w:rPr/>
      </w:pPr>
      <w:r w:rsidDel="00000000" w:rsidR="00000000" w:rsidRPr="00000000">
        <w:rPr>
          <w:rtl w:val="0"/>
        </w:rPr>
        <w:t xml:space="preserve">Ensuring the system remains supportable and adaptable throughout its lifecycle is a key design consideration.</w:t>
      </w:r>
    </w:p>
    <w:p w:rsidR="00000000" w:rsidDel="00000000" w:rsidP="00000000" w:rsidRDefault="00000000" w:rsidRPr="00000000" w14:paraId="000008B5">
      <w:pPr>
        <w:numPr>
          <w:ilvl w:val="0"/>
          <w:numId w:val="183"/>
        </w:numPr>
        <w:spacing w:after="0" w:afterAutospacing="0" w:before="120" w:lineRule="auto"/>
        <w:ind w:left="720" w:hanging="360"/>
      </w:pPr>
      <w:r w:rsidDel="00000000" w:rsidR="00000000" w:rsidRPr="00000000">
        <w:rPr>
          <w:b w:val="1"/>
          <w:rtl w:val="0"/>
        </w:rPr>
        <w:t xml:space="preserve">Maintenance Procedures &amp; Communication (RFP Sec 3.25.19.1):</w:t>
      </w:r>
    </w:p>
    <w:p w:rsidR="00000000" w:rsidDel="00000000" w:rsidP="00000000" w:rsidRDefault="00000000" w:rsidRPr="00000000" w14:paraId="000008B6">
      <w:pPr>
        <w:numPr>
          <w:ilvl w:val="1"/>
          <w:numId w:val="183"/>
        </w:numPr>
        <w:spacing w:after="0" w:afterAutospacing="0" w:before="0" w:beforeAutospacing="0" w:lineRule="auto"/>
        <w:ind w:left="1440" w:hanging="360"/>
      </w:pPr>
      <w:r w:rsidDel="00000000" w:rsidR="00000000" w:rsidRPr="00000000">
        <w:rPr>
          <w:rtl w:val="0"/>
        </w:rPr>
        <w:t xml:space="preserve">We establish and adhere to a documented, prescribed maintenance schedule, mutually agreed upon with NYCPS, ensuring planned activities occur outside of regular OPT operating hours to minimize disruption (RFP Sec 3.25.19.1.a).</w:t>
      </w:r>
    </w:p>
    <w:p w:rsidR="00000000" w:rsidDel="00000000" w:rsidP="00000000" w:rsidRDefault="00000000" w:rsidRPr="00000000" w14:paraId="000008B7">
      <w:pPr>
        <w:numPr>
          <w:ilvl w:val="1"/>
          <w:numId w:val="183"/>
        </w:numPr>
        <w:spacing w:after="0" w:afterAutospacing="0" w:before="0" w:beforeAutospacing="0" w:lineRule="auto"/>
        <w:ind w:left="1440" w:hanging="360"/>
      </w:pPr>
      <w:r w:rsidDel="00000000" w:rsidR="00000000" w:rsidRPr="00000000">
        <w:rPr>
          <w:rtl w:val="0"/>
        </w:rPr>
        <w:t xml:space="preserve">All unplanned maintenance requires prior communication and approval from authorized NYCPS personnel (RFP Sec 3.25.19.1.a).</w:t>
      </w:r>
    </w:p>
    <w:p w:rsidR="00000000" w:rsidDel="00000000" w:rsidP="00000000" w:rsidRDefault="00000000" w:rsidRPr="00000000" w14:paraId="000008B8">
      <w:pPr>
        <w:numPr>
          <w:ilvl w:val="1"/>
          <w:numId w:val="183"/>
        </w:numPr>
        <w:spacing w:after="0" w:afterAutospacing="0" w:before="0" w:beforeAutospacing="0" w:lineRule="auto"/>
        <w:ind w:left="1440" w:hanging="360"/>
      </w:pPr>
      <w:r w:rsidDel="00000000" w:rsidR="00000000" w:rsidRPr="00000000">
        <w:rPr>
          <w:rtl w:val="0"/>
        </w:rPr>
        <w:t xml:space="preserve">A clear alert notification schedule informs stakeholders in advance of any planned maintenance windows (RFP Sec 3.25.19.1.a).</w:t>
      </w:r>
    </w:p>
    <w:p w:rsidR="00000000" w:rsidDel="00000000" w:rsidP="00000000" w:rsidRDefault="00000000" w:rsidRPr="00000000" w14:paraId="000008B9">
      <w:pPr>
        <w:numPr>
          <w:ilvl w:val="1"/>
          <w:numId w:val="183"/>
        </w:numPr>
        <w:spacing w:after="0" w:afterAutospacing="0" w:before="0" w:beforeAutospacing="0" w:lineRule="auto"/>
        <w:ind w:left="1440" w:hanging="360"/>
      </w:pPr>
      <w:r w:rsidDel="00000000" w:rsidR="00000000" w:rsidRPr="00000000">
        <w:rPr>
          <w:rtl w:val="0"/>
        </w:rPr>
        <w:t xml:space="preserve">During unavoidable downtime, a user-friendly maintenance page is displayed, providing an appropriate message (configurable per RFP Sec 3.25.19.1.c).</w:t>
      </w:r>
    </w:p>
    <w:p w:rsidR="00000000" w:rsidDel="00000000" w:rsidP="00000000" w:rsidRDefault="00000000" w:rsidRPr="00000000" w14:paraId="000008BA">
      <w:pPr>
        <w:numPr>
          <w:ilvl w:val="1"/>
          <w:numId w:val="183"/>
        </w:numPr>
        <w:spacing w:after="0" w:afterAutospacing="0" w:before="0" w:beforeAutospacing="0" w:lineRule="auto"/>
        <w:ind w:left="1440" w:hanging="360"/>
      </w:pPr>
      <w:r w:rsidDel="00000000" w:rsidR="00000000" w:rsidRPr="00000000">
        <w:rPr>
          <w:rtl w:val="0"/>
        </w:rPr>
        <w:t xml:space="preserve">These procedures apply to all system updates, including those mandated by OTI, NYC3, and DIIT (RFP Sec 3.25.19.1.a).</w:t>
      </w:r>
    </w:p>
    <w:p w:rsidR="00000000" w:rsidDel="00000000" w:rsidP="00000000" w:rsidRDefault="00000000" w:rsidRPr="00000000" w14:paraId="000008BB">
      <w:pPr>
        <w:numPr>
          <w:ilvl w:val="0"/>
          <w:numId w:val="183"/>
        </w:numPr>
        <w:spacing w:after="0" w:afterAutospacing="0" w:before="0" w:beforeAutospacing="0" w:lineRule="auto"/>
        <w:ind w:left="720" w:hanging="360"/>
      </w:pPr>
      <w:r w:rsidDel="00000000" w:rsidR="00000000" w:rsidRPr="00000000">
        <w:rPr>
          <w:b w:val="1"/>
          <w:rtl w:val="0"/>
        </w:rPr>
        <w:t xml:space="preserve">Technology Standards (RFP Sec 3.25.19.4):</w:t>
      </w:r>
      <w:r w:rsidDel="00000000" w:rsidR="00000000" w:rsidRPr="00000000">
        <w:rPr>
          <w:rtl w:val="0"/>
        </w:rPr>
        <w:t xml:space="preserve"> We prioritize the use of industry-standard technologies, frameworks, and programming languages wherever feasible. This approach simplifies maintenance, reduces reliance on specialized skills, and facilitates easier integration and potential future knowledge transfer to NYCPS staff.</w:t>
      </w:r>
    </w:p>
    <w:p w:rsidR="00000000" w:rsidDel="00000000" w:rsidP="00000000" w:rsidRDefault="00000000" w:rsidRPr="00000000" w14:paraId="000008BC">
      <w:pPr>
        <w:numPr>
          <w:ilvl w:val="0"/>
          <w:numId w:val="183"/>
        </w:numPr>
        <w:spacing w:after="0" w:afterAutospacing="0" w:before="0" w:beforeAutospacing="0" w:lineRule="auto"/>
        <w:ind w:left="720" w:hanging="360"/>
      </w:pPr>
      <w:r w:rsidDel="00000000" w:rsidR="00000000" w:rsidRPr="00000000">
        <w:rPr>
          <w:b w:val="1"/>
          <w:rtl w:val="0"/>
        </w:rPr>
        <w:t xml:space="preserve">Documentation &amp; Knowledge Transfer (RFP Sec 3.25.19.2, 3.25.19.3, 3.25.19.5):</w:t>
      </w:r>
    </w:p>
    <w:p w:rsidR="00000000" w:rsidDel="00000000" w:rsidP="00000000" w:rsidRDefault="00000000" w:rsidRPr="00000000" w14:paraId="000008BD">
      <w:pPr>
        <w:numPr>
          <w:ilvl w:val="1"/>
          <w:numId w:val="183"/>
        </w:numPr>
        <w:spacing w:after="0" w:afterAutospacing="0" w:before="0" w:beforeAutospacing="0" w:lineRule="auto"/>
        <w:ind w:left="1440" w:hanging="360"/>
      </w:pPr>
      <w:r w:rsidDel="00000000" w:rsidR="00000000" w:rsidRPr="00000000">
        <w:rPr>
          <w:rtl w:val="0"/>
        </w:rPr>
        <w:t xml:space="preserve">We provide comprehensive technical documentation covering all components, their relationships, technology stacks (including open-source/third-party identification), architecture, APIs, data models, and operational SOPs (Ref Sec 3.25.14).</w:t>
      </w:r>
    </w:p>
    <w:p w:rsidR="00000000" w:rsidDel="00000000" w:rsidP="00000000" w:rsidRDefault="00000000" w:rsidRPr="00000000" w14:paraId="000008BE">
      <w:pPr>
        <w:numPr>
          <w:ilvl w:val="1"/>
          <w:numId w:val="183"/>
        </w:numPr>
        <w:spacing w:after="0" w:afterAutospacing="0" w:before="0" w:beforeAutospacing="0" w:lineRule="auto"/>
        <w:ind w:left="1440" w:hanging="360"/>
      </w:pPr>
      <w:r w:rsidDel="00000000" w:rsidR="00000000" w:rsidRPr="00000000">
        <w:rPr>
          <w:rtl w:val="0"/>
        </w:rPr>
        <w:t xml:space="preserve">A structured knowledge transfer plan, including technical training (Ref Sec 3.25.33.1), is implemented to enable NYCPS infrastructure and application support teams to eventually support, configure, and customize the solution independently with minimal vendor support (RFP Sec 3.25.19.2, Q229).</w:t>
      </w:r>
    </w:p>
    <w:p w:rsidR="00000000" w:rsidDel="00000000" w:rsidP="00000000" w:rsidRDefault="00000000" w:rsidRPr="00000000" w14:paraId="000008BF">
      <w:pPr>
        <w:numPr>
          <w:ilvl w:val="1"/>
          <w:numId w:val="183"/>
        </w:numPr>
        <w:spacing w:after="720" w:before="0" w:beforeAutospacing="0" w:lineRule="auto"/>
        <w:ind w:left="1440" w:hanging="360"/>
      </w:pPr>
      <w:r w:rsidDel="00000000" w:rsidR="00000000" w:rsidRPr="00000000">
        <w:rPr>
          <w:rtl w:val="0"/>
        </w:rPr>
        <w:t xml:space="preserve">A detailed disengagement plan outlines the process, documentation, and training necessary to fully transition support and enhancement capabilities to NYCPS, minimizing long-term reliance on Sentry (RFP Sec 3.25.19.5).</w:t>
      </w:r>
    </w:p>
    <w:p w:rsidR="00000000" w:rsidDel="00000000" w:rsidP="00000000" w:rsidRDefault="00000000" w:rsidRPr="00000000" w14:paraId="000008C0">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Q.1 - Business Continuity Plan And Operational Excellence.pdf</w:t>
      </w:r>
      <w:r w:rsidDel="00000000" w:rsidR="00000000" w:rsidRPr="00000000">
        <w:rPr>
          <w:i w:val="1"/>
          <w:color w:val="777777"/>
          <w:sz w:val="20"/>
          <w:szCs w:val="20"/>
          <w:rtl w:val="0"/>
        </w:rPr>
        <w:t xml:space="preserve"> (Maintenance Windows, SOPs), </w:t>
      </w:r>
      <w:r w:rsidDel="00000000" w:rsidR="00000000" w:rsidRPr="00000000">
        <w:rPr>
          <w:rFonts w:ascii="Roboto Mono" w:cs="Roboto Mono" w:eastAsia="Roboto Mono" w:hAnsi="Roboto Mono"/>
          <w:i w:val="1"/>
          <w:color w:val="777777"/>
          <w:sz w:val="20"/>
          <w:szCs w:val="20"/>
          <w:shd w:fill="f0f0f0" w:val="clear"/>
          <w:rtl w:val="0"/>
        </w:rPr>
        <w:t xml:space="preserve">Appendix N.2.1 - DevOps Strategic Framework.pdf</w:t>
      </w:r>
      <w:r w:rsidDel="00000000" w:rsidR="00000000" w:rsidRPr="00000000">
        <w:rPr>
          <w:i w:val="1"/>
          <w:color w:val="777777"/>
          <w:sz w:val="20"/>
          <w:szCs w:val="20"/>
          <w:rtl w:val="0"/>
        </w:rPr>
        <w:t xml:space="preserve"> (Release/Maintenance Process), </w:t>
      </w:r>
      <w:r w:rsidDel="00000000" w:rsidR="00000000" w:rsidRPr="00000000">
        <w:rPr>
          <w:rFonts w:ascii="Roboto Mono" w:cs="Roboto Mono" w:eastAsia="Roboto Mono" w:hAnsi="Roboto Mono"/>
          <w:i w:val="1"/>
          <w:color w:val="777777"/>
          <w:sz w:val="20"/>
          <w:szCs w:val="20"/>
          <w:shd w:fill="f0f0f0" w:val="clear"/>
          <w:rtl w:val="0"/>
        </w:rPr>
        <w:t xml:space="preserve">Appendix X.2 - Communications and Status Reporting Strategy.pdf</w:t>
      </w:r>
      <w:r w:rsidDel="00000000" w:rsidR="00000000" w:rsidRPr="00000000">
        <w:rPr>
          <w:i w:val="1"/>
          <w:color w:val="777777"/>
          <w:sz w:val="20"/>
          <w:szCs w:val="20"/>
          <w:rtl w:val="0"/>
        </w:rPr>
        <w:t xml:space="preserve"> (Maintenance Comms), </w:t>
      </w:r>
      <w:r w:rsidDel="00000000" w:rsidR="00000000" w:rsidRPr="00000000">
        <w:rPr>
          <w:rFonts w:ascii="Roboto Mono" w:cs="Roboto Mono" w:eastAsia="Roboto Mono" w:hAnsi="Roboto Mono"/>
          <w:i w:val="1"/>
          <w:color w:val="777777"/>
          <w:sz w:val="20"/>
          <w:szCs w:val="20"/>
          <w:shd w:fill="f0f0f0" w:val="clear"/>
          <w:rtl w:val="0"/>
        </w:rPr>
        <w:t xml:space="preserve">Appendix M.1 - System Architecture.pdf</w:t>
      </w:r>
      <w:r w:rsidDel="00000000" w:rsidR="00000000" w:rsidRPr="00000000">
        <w:rPr>
          <w:i w:val="1"/>
          <w:color w:val="777777"/>
          <w:sz w:val="20"/>
          <w:szCs w:val="20"/>
          <w:rtl w:val="0"/>
        </w:rPr>
        <w:t xml:space="preserve"> (Standard Tech Use, Component Docs), </w:t>
      </w:r>
      <w:r w:rsidDel="00000000" w:rsidR="00000000" w:rsidRPr="00000000">
        <w:rPr>
          <w:rFonts w:ascii="Roboto Mono" w:cs="Roboto Mono" w:eastAsia="Roboto Mono" w:hAnsi="Roboto Mono"/>
          <w:i w:val="1"/>
          <w:color w:val="777777"/>
          <w:sz w:val="20"/>
          <w:szCs w:val="20"/>
          <w:shd w:fill="f0f0f0" w:val="clear"/>
          <w:rtl w:val="0"/>
        </w:rPr>
        <w:t xml:space="preserve">Appendix N.3 - Engineering Approach.pdf</w:t>
      </w:r>
      <w:r w:rsidDel="00000000" w:rsidR="00000000" w:rsidRPr="00000000">
        <w:rPr>
          <w:i w:val="1"/>
          <w:color w:val="777777"/>
          <w:sz w:val="20"/>
          <w:szCs w:val="20"/>
          <w:rtl w:val="0"/>
        </w:rPr>
        <w:t xml:space="preserve"> (Frameworks), </w:t>
      </w:r>
      <w:r w:rsidDel="00000000" w:rsidR="00000000" w:rsidRPr="00000000">
        <w:rPr>
          <w:rFonts w:ascii="Roboto Mono" w:cs="Roboto Mono" w:eastAsia="Roboto Mono" w:hAnsi="Roboto Mono"/>
          <w:i w:val="1"/>
          <w:color w:val="777777"/>
          <w:sz w:val="20"/>
          <w:szCs w:val="20"/>
          <w:shd w:fill="f0f0f0" w:val="clear"/>
          <w:rtl w:val="0"/>
        </w:rPr>
        <w:t xml:space="preserve">Appendix T.1 - User Onboarding and Training Strategy.pdf</w:t>
      </w:r>
      <w:r w:rsidDel="00000000" w:rsidR="00000000" w:rsidRPr="00000000">
        <w:rPr>
          <w:i w:val="1"/>
          <w:color w:val="777777"/>
          <w:sz w:val="20"/>
          <w:szCs w:val="20"/>
          <w:rtl w:val="0"/>
        </w:rPr>
        <w:t xml:space="preserve"> (KT Plan, Documentation Deliverables), </w:t>
      </w:r>
      <w:r w:rsidDel="00000000" w:rsidR="00000000" w:rsidRPr="00000000">
        <w:rPr>
          <w:rFonts w:ascii="Roboto Mono" w:cs="Roboto Mono" w:eastAsia="Roboto Mono" w:hAnsi="Roboto Mono"/>
          <w:i w:val="1"/>
          <w:color w:val="777777"/>
          <w:sz w:val="20"/>
          <w:szCs w:val="20"/>
          <w:shd w:fill="f0f0f0" w:val="clear"/>
          <w:rtl w:val="0"/>
        </w:rPr>
        <w:t xml:space="preserve">Appendix O.1.1 - Project Execution Roadmap.pdf</w:t>
      </w:r>
      <w:r w:rsidDel="00000000" w:rsidR="00000000" w:rsidRPr="00000000">
        <w:rPr>
          <w:i w:val="1"/>
          <w:color w:val="777777"/>
          <w:sz w:val="20"/>
          <w:szCs w:val="20"/>
          <w:rtl w:val="0"/>
        </w:rPr>
        <w:t xml:space="preserve"> (Disengagement Plan)</w:t>
      </w:r>
    </w:p>
    <w:p w:rsidR="00000000" w:rsidDel="00000000" w:rsidP="00000000" w:rsidRDefault="00000000" w:rsidRPr="00000000" w14:paraId="000008C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C2">
      <w:pPr>
        <w:pStyle w:val="Heading2"/>
        <w:keepNext w:val="0"/>
        <w:keepLines w:val="0"/>
        <w:pBdr>
          <w:bottom w:color="999999" w:space="2" w:sz="6" w:val="single"/>
        </w:pBdr>
        <w:spacing w:after="180" w:before="400" w:lineRule="auto"/>
        <w:rPr>
          <w:b w:val="1"/>
          <w:color w:val="003366"/>
          <w:sz w:val="34"/>
          <w:szCs w:val="34"/>
        </w:rPr>
      </w:pPr>
      <w:bookmarkStart w:colFirst="0" w:colLast="0" w:name="_tcrr5iykikh0" w:id="153"/>
      <w:bookmarkEnd w:id="153"/>
      <w:r w:rsidDel="00000000" w:rsidR="00000000" w:rsidRPr="00000000">
        <w:rPr>
          <w:b w:val="1"/>
          <w:color w:val="003366"/>
          <w:sz w:val="34"/>
          <w:szCs w:val="34"/>
          <w:rtl w:val="0"/>
        </w:rPr>
        <w:t xml:space="preserve">3.25.20 Performance</w:t>
      </w:r>
    </w:p>
    <w:p w:rsidR="00000000" w:rsidDel="00000000" w:rsidP="00000000" w:rsidRDefault="00000000" w:rsidRPr="00000000" w14:paraId="000008C3">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Our solution is engineered to meet the high-performance demands of OPT's large-scale operation. We commit to specific transaction time SLAs (&lt;=3s for parents, &lt;=5s for staff), ensure burst capability for peak loads, guarantee sub-10-second execution for on-demand reports (scheduling longer ones), and adhere to rigorous benchmarking and NYC's performance testing policies (Appendix K).</w:t>
      </w:r>
    </w:p>
    <w:p w:rsidR="00000000" w:rsidDel="00000000" w:rsidP="00000000" w:rsidRDefault="00000000" w:rsidRPr="00000000" w14:paraId="000008C4">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8C5">
      <w:pPr>
        <w:spacing w:after="240" w:before="240" w:lineRule="auto"/>
        <w:rPr/>
      </w:pPr>
      <w:r w:rsidDel="00000000" w:rsidR="00000000" w:rsidRPr="00000000">
        <w:rPr>
          <w:rtl w:val="0"/>
        </w:rPr>
        <w:t xml:space="preserve">System performance is critical for user satisfaction and operational efficiency. Our architecture, development practices, and testing strategy are focused on achieving the required performance levels:</w:t>
      </w:r>
    </w:p>
    <w:p w:rsidR="00000000" w:rsidDel="00000000" w:rsidP="00000000" w:rsidRDefault="00000000" w:rsidRPr="00000000" w14:paraId="000008C6">
      <w:pPr>
        <w:numPr>
          <w:ilvl w:val="0"/>
          <w:numId w:val="73"/>
        </w:numPr>
        <w:spacing w:after="0" w:afterAutospacing="0" w:before="120" w:lineRule="auto"/>
        <w:ind w:left="720" w:hanging="360"/>
      </w:pPr>
      <w:r w:rsidDel="00000000" w:rsidR="00000000" w:rsidRPr="00000000">
        <w:rPr>
          <w:b w:val="1"/>
          <w:rtl w:val="0"/>
        </w:rPr>
        <w:t xml:space="preserve">Transaction Response Time SLAs (RFP Sec 3.25.20.1):</w:t>
      </w:r>
      <w:r w:rsidDel="00000000" w:rsidR="00000000" w:rsidRPr="00000000">
        <w:rPr>
          <w:rtl w:val="0"/>
        </w:rPr>
        <w:t xml:space="preserve"> We commit to meeting the maximum load/transaction time requirements under peak load conditions:</w:t>
      </w:r>
    </w:p>
    <w:p w:rsidR="00000000" w:rsidDel="00000000" w:rsidP="00000000" w:rsidRDefault="00000000" w:rsidRPr="00000000" w14:paraId="000008C7">
      <w:pPr>
        <w:numPr>
          <w:ilvl w:val="1"/>
          <w:numId w:val="73"/>
        </w:numPr>
        <w:spacing w:after="0" w:afterAutospacing="0" w:before="0" w:beforeAutospacing="0" w:lineRule="auto"/>
        <w:ind w:left="1440" w:hanging="360"/>
      </w:pPr>
      <w:r w:rsidDel="00000000" w:rsidR="00000000" w:rsidRPr="00000000">
        <w:rPr>
          <w:rtl w:val="0"/>
        </w:rPr>
        <w:t xml:space="preserve">Maximum 3 seconds for Parent/Student facing application pages/transactions.</w:t>
      </w:r>
    </w:p>
    <w:p w:rsidR="00000000" w:rsidDel="00000000" w:rsidP="00000000" w:rsidRDefault="00000000" w:rsidRPr="00000000" w14:paraId="000008C8">
      <w:pPr>
        <w:numPr>
          <w:ilvl w:val="1"/>
          <w:numId w:val="73"/>
        </w:numPr>
        <w:spacing w:after="0" w:afterAutospacing="0" w:before="0" w:beforeAutospacing="0" w:lineRule="auto"/>
        <w:ind w:left="1440" w:hanging="360"/>
      </w:pPr>
      <w:r w:rsidDel="00000000" w:rsidR="00000000" w:rsidRPr="00000000">
        <w:rPr>
          <w:rtl w:val="0"/>
        </w:rPr>
        <w:t xml:space="preserve">Maximum 5 seconds for NYCPS staff and Vendor staff (e.g., Admin, School, SBC users) application pages/transactions.</w:t>
      </w:r>
    </w:p>
    <w:p w:rsidR="00000000" w:rsidDel="00000000" w:rsidP="00000000" w:rsidRDefault="00000000" w:rsidRPr="00000000" w14:paraId="000008C9">
      <w:pPr>
        <w:numPr>
          <w:ilvl w:val="0"/>
          <w:numId w:val="73"/>
        </w:numPr>
        <w:spacing w:after="0" w:afterAutospacing="0" w:before="0" w:beforeAutospacing="0" w:lineRule="auto"/>
        <w:ind w:left="720" w:hanging="360"/>
      </w:pPr>
      <w:r w:rsidDel="00000000" w:rsidR="00000000" w:rsidRPr="00000000">
        <w:rPr>
          <w:rtl w:val="0"/>
        </w:rPr>
        <w:t xml:space="preserve">Performance testing will validate compliance with these targets.</w:t>
      </w:r>
    </w:p>
    <w:p w:rsidR="00000000" w:rsidDel="00000000" w:rsidP="00000000" w:rsidRDefault="00000000" w:rsidRPr="00000000" w14:paraId="000008CA">
      <w:pPr>
        <w:numPr>
          <w:ilvl w:val="0"/>
          <w:numId w:val="73"/>
        </w:numPr>
        <w:spacing w:after="0" w:afterAutospacing="0" w:before="0" w:beforeAutospacing="0" w:lineRule="auto"/>
        <w:ind w:left="720" w:hanging="360"/>
      </w:pPr>
      <w:r w:rsidDel="00000000" w:rsidR="00000000" w:rsidRPr="00000000">
        <w:rPr>
          <w:b w:val="1"/>
          <w:rtl w:val="0"/>
        </w:rPr>
        <w:t xml:space="preserve">Peak Load &amp; Burst Capability (RFP Sec 3.25.20.2):</w:t>
      </w:r>
      <w:r w:rsidDel="00000000" w:rsidR="00000000" w:rsidRPr="00000000">
        <w:rPr>
          <w:rtl w:val="0"/>
        </w:rPr>
        <w:t xml:space="preserve"> The system architecture is designed with elastic scalability (Ref Sec 3.25.23.1) to handle established concurrency requirements and also includes burst capability to accommodate unexpected surges in load beyond normal peak operations, ensuring continued responsiveness.</w:t>
      </w:r>
    </w:p>
    <w:p w:rsidR="00000000" w:rsidDel="00000000" w:rsidP="00000000" w:rsidRDefault="00000000" w:rsidRPr="00000000" w14:paraId="000008CB">
      <w:pPr>
        <w:numPr>
          <w:ilvl w:val="0"/>
          <w:numId w:val="73"/>
        </w:numPr>
        <w:spacing w:after="0" w:afterAutospacing="0" w:before="0" w:beforeAutospacing="0" w:lineRule="auto"/>
        <w:ind w:left="720" w:hanging="360"/>
      </w:pPr>
      <w:r w:rsidDel="00000000" w:rsidR="00000000" w:rsidRPr="00000000">
        <w:rPr>
          <w:b w:val="1"/>
          <w:rtl w:val="0"/>
        </w:rPr>
        <w:t xml:space="preserve">Reporting Performance (RFP Sec 3.25.20.3, 3.25.20.4):</w:t>
      </w:r>
    </w:p>
    <w:p w:rsidR="00000000" w:rsidDel="00000000" w:rsidP="00000000" w:rsidRDefault="00000000" w:rsidRPr="00000000" w14:paraId="000008CC">
      <w:pPr>
        <w:numPr>
          <w:ilvl w:val="1"/>
          <w:numId w:val="73"/>
        </w:numPr>
        <w:spacing w:after="0" w:afterAutospacing="0" w:before="0" w:beforeAutospacing="0" w:lineRule="auto"/>
        <w:ind w:left="1440" w:hanging="360"/>
      </w:pPr>
      <w:r w:rsidDel="00000000" w:rsidR="00000000" w:rsidRPr="00000000">
        <w:rPr>
          <w:rtl w:val="0"/>
        </w:rPr>
        <w:t xml:space="preserve">All standard on-demand reports are optimized to complete execution in less than 10 seconds.</w:t>
      </w:r>
    </w:p>
    <w:p w:rsidR="00000000" w:rsidDel="00000000" w:rsidP="00000000" w:rsidRDefault="00000000" w:rsidRPr="00000000" w14:paraId="000008CD">
      <w:pPr>
        <w:numPr>
          <w:ilvl w:val="1"/>
          <w:numId w:val="73"/>
        </w:numPr>
        <w:spacing w:after="0" w:afterAutospacing="0" w:before="0" w:beforeAutospacing="0" w:lineRule="auto"/>
        <w:ind w:left="1440" w:hanging="360"/>
      </w:pPr>
      <w:r w:rsidDel="00000000" w:rsidR="00000000" w:rsidRPr="00000000">
        <w:rPr>
          <w:rtl w:val="0"/>
        </w:rPr>
        <w:t xml:space="preserve">Any report identified (through testing or monitoring) as consistently taking 10 seconds or longer will be implemented or reconfigured as a scheduled report, running in the background with results delivered asynchronously to the user, preventing interface delays.</w:t>
      </w:r>
    </w:p>
    <w:p w:rsidR="00000000" w:rsidDel="00000000" w:rsidP="00000000" w:rsidRDefault="00000000" w:rsidRPr="00000000" w14:paraId="000008CE">
      <w:pPr>
        <w:numPr>
          <w:ilvl w:val="0"/>
          <w:numId w:val="73"/>
        </w:numPr>
        <w:spacing w:after="0" w:afterAutospacing="0" w:before="0" w:beforeAutospacing="0" w:lineRule="auto"/>
        <w:ind w:left="720" w:hanging="360"/>
      </w:pPr>
      <w:r w:rsidDel="00000000" w:rsidR="00000000" w:rsidRPr="00000000">
        <w:rPr>
          <w:b w:val="1"/>
          <w:rtl w:val="0"/>
        </w:rPr>
        <w:t xml:space="preserve">Benchmarking &amp; Performance Testing (RFP Sec 3.25.20.5, 3.25.20.6):</w:t>
      </w:r>
    </w:p>
    <w:p w:rsidR="00000000" w:rsidDel="00000000" w:rsidP="00000000" w:rsidRDefault="00000000" w:rsidRPr="00000000" w14:paraId="000008CF">
      <w:pPr>
        <w:numPr>
          <w:ilvl w:val="1"/>
          <w:numId w:val="73"/>
        </w:numPr>
        <w:spacing w:after="0" w:afterAutospacing="0" w:before="0" w:beforeAutospacing="0" w:lineRule="auto"/>
        <w:ind w:left="1440" w:hanging="360"/>
      </w:pPr>
      <w:r w:rsidDel="00000000" w:rsidR="00000000" w:rsidRPr="00000000">
        <w:rPr>
          <w:rtl w:val="0"/>
        </w:rPr>
        <w:t xml:space="preserve">We perform comprehensive end-to-end performance testing and benchmarking before initial deployment and at least annually (or with every major release) thereafter. This testing simulates peak load conditions (based on user counts from Q76 etc.) to demonstrate compliance with all performance standards (response times, throughput, resource utilization).</w:t>
      </w:r>
    </w:p>
    <w:p w:rsidR="00000000" w:rsidDel="00000000" w:rsidP="00000000" w:rsidRDefault="00000000" w:rsidRPr="00000000" w14:paraId="000008D0">
      <w:pPr>
        <w:numPr>
          <w:ilvl w:val="1"/>
          <w:numId w:val="73"/>
        </w:numPr>
        <w:spacing w:after="720" w:before="0" w:beforeAutospacing="0" w:lineRule="auto"/>
        <w:ind w:left="1440" w:hanging="360"/>
      </w:pPr>
      <w:r w:rsidDel="00000000" w:rsidR="00000000" w:rsidRPr="00000000">
        <w:rPr>
          <w:rtl w:val="0"/>
        </w:rPr>
        <w:t xml:space="preserve">Our performance testing methodology and execution comply with the requirements outlined in the Citywide Policy for Performance Testing of Public-Facing Applications (referenced as Appendix K in the RFP).</w:t>
      </w:r>
    </w:p>
    <w:p w:rsidR="00000000" w:rsidDel="00000000" w:rsidP="00000000" w:rsidRDefault="00000000" w:rsidRPr="00000000" w14:paraId="000008D1">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M.2 - Solution Design Functional and Non Functional Requirements.pdf</w:t>
      </w:r>
      <w:r w:rsidDel="00000000" w:rsidR="00000000" w:rsidRPr="00000000">
        <w:rPr>
          <w:i w:val="1"/>
          <w:color w:val="777777"/>
          <w:sz w:val="20"/>
          <w:szCs w:val="20"/>
          <w:rtl w:val="0"/>
        </w:rPr>
        <w:t xml:space="preserve"> (NFR Performance), </w:t>
      </w:r>
      <w:r w:rsidDel="00000000" w:rsidR="00000000" w:rsidRPr="00000000">
        <w:rPr>
          <w:rFonts w:ascii="Roboto Mono" w:cs="Roboto Mono" w:eastAsia="Roboto Mono" w:hAnsi="Roboto Mono"/>
          <w:i w:val="1"/>
          <w:color w:val="777777"/>
          <w:sz w:val="20"/>
          <w:szCs w:val="20"/>
          <w:shd w:fill="f0f0f0" w:val="clear"/>
          <w:rtl w:val="0"/>
        </w:rPr>
        <w:t xml:space="preserve">Appendix M.1 - System Architecture.pdf</w:t>
      </w:r>
      <w:r w:rsidDel="00000000" w:rsidR="00000000" w:rsidRPr="00000000">
        <w:rPr>
          <w:i w:val="1"/>
          <w:color w:val="777777"/>
          <w:sz w:val="20"/>
          <w:szCs w:val="20"/>
          <w:rtl w:val="0"/>
        </w:rPr>
        <w:t xml:space="preserve"> (Scalability Design, Performance Optimization Techniques), </w:t>
      </w:r>
      <w:r w:rsidDel="00000000" w:rsidR="00000000" w:rsidRPr="00000000">
        <w:rPr>
          <w:rFonts w:ascii="Roboto Mono" w:cs="Roboto Mono" w:eastAsia="Roboto Mono" w:hAnsi="Roboto Mono"/>
          <w:i w:val="1"/>
          <w:color w:val="777777"/>
          <w:sz w:val="20"/>
          <w:szCs w:val="20"/>
          <w:shd w:fill="f0f0f0" w:val="clear"/>
          <w:rtl w:val="0"/>
        </w:rPr>
        <w:t xml:space="preserve">Appendix R - Testing Strategy.pdf</w:t>
      </w:r>
      <w:r w:rsidDel="00000000" w:rsidR="00000000" w:rsidRPr="00000000">
        <w:rPr>
          <w:i w:val="1"/>
          <w:color w:val="777777"/>
          <w:sz w:val="20"/>
          <w:szCs w:val="20"/>
          <w:rtl w:val="0"/>
        </w:rPr>
        <w:t xml:space="preserve"> (Performance Testing Methodology, Benchmarking Plan), </w:t>
      </w:r>
      <w:r w:rsidDel="00000000" w:rsidR="00000000" w:rsidRPr="00000000">
        <w:rPr>
          <w:rFonts w:ascii="Roboto Mono" w:cs="Roboto Mono" w:eastAsia="Roboto Mono" w:hAnsi="Roboto Mono"/>
          <w:i w:val="1"/>
          <w:color w:val="777777"/>
          <w:sz w:val="20"/>
          <w:szCs w:val="20"/>
          <w:shd w:fill="f0f0f0" w:val="clear"/>
          <w:rtl w:val="0"/>
        </w:rPr>
        <w:t xml:space="preserve">Appendix Y.2 - FinOps Strategy.pdf</w:t>
      </w:r>
      <w:r w:rsidDel="00000000" w:rsidR="00000000" w:rsidRPr="00000000">
        <w:rPr>
          <w:i w:val="1"/>
          <w:color w:val="777777"/>
          <w:sz w:val="20"/>
          <w:szCs w:val="20"/>
          <w:rtl w:val="0"/>
        </w:rPr>
        <w:t xml:space="preserve"> (Elasticity/Bursting if Cloud), </w:t>
      </w:r>
      <w:r w:rsidDel="00000000" w:rsidR="00000000" w:rsidRPr="00000000">
        <w:rPr>
          <w:rFonts w:ascii="Roboto Mono" w:cs="Roboto Mono" w:eastAsia="Roboto Mono" w:hAnsi="Roboto Mono"/>
          <w:i w:val="1"/>
          <w:color w:val="777777"/>
          <w:sz w:val="20"/>
          <w:szCs w:val="20"/>
          <w:shd w:fill="f0f0f0" w:val="clear"/>
          <w:rtl w:val="0"/>
        </w:rPr>
        <w:t xml:space="preserve">Appendix P.3 - Audit Framework.pdf</w:t>
      </w:r>
      <w:r w:rsidDel="00000000" w:rsidR="00000000" w:rsidRPr="00000000">
        <w:rPr>
          <w:i w:val="1"/>
          <w:color w:val="777777"/>
          <w:sz w:val="20"/>
          <w:szCs w:val="20"/>
          <w:rtl w:val="0"/>
        </w:rPr>
        <w:t xml:space="preserve"> (Appendix K Compliance)</w:t>
      </w:r>
    </w:p>
    <w:p w:rsidR="00000000" w:rsidDel="00000000" w:rsidP="00000000" w:rsidRDefault="00000000" w:rsidRPr="00000000" w14:paraId="000008D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D3">
      <w:pPr>
        <w:pStyle w:val="Heading2"/>
        <w:keepNext w:val="0"/>
        <w:keepLines w:val="0"/>
        <w:pBdr>
          <w:bottom w:color="999999" w:space="2" w:sz="6" w:val="single"/>
        </w:pBdr>
        <w:spacing w:after="180" w:before="400" w:lineRule="auto"/>
        <w:rPr>
          <w:b w:val="1"/>
          <w:color w:val="003366"/>
          <w:sz w:val="34"/>
          <w:szCs w:val="34"/>
        </w:rPr>
      </w:pPr>
      <w:bookmarkStart w:colFirst="0" w:colLast="0" w:name="_8akafcbm2jpt" w:id="154"/>
      <w:bookmarkEnd w:id="154"/>
      <w:r w:rsidDel="00000000" w:rsidR="00000000" w:rsidRPr="00000000">
        <w:rPr>
          <w:b w:val="1"/>
          <w:color w:val="003366"/>
          <w:sz w:val="34"/>
          <w:szCs w:val="34"/>
          <w:rtl w:val="0"/>
        </w:rPr>
        <w:t xml:space="preserve">3.25.21 Reliability</w:t>
      </w:r>
    </w:p>
    <w:p w:rsidR="00000000" w:rsidDel="00000000" w:rsidP="00000000" w:rsidRDefault="00000000" w:rsidRPr="00000000" w14:paraId="000008D4">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We guarantee extreme reliability, particularly during peak usage periods, through robust design, rigorous testing, and proactive monitoring. Our solution is architected to meet specific targets for minimizing functional failures, aiming for near-zero disruption during Peak Business Season (max 15 min/year allowance) and very limited exceptions during Normal Business Days (max 216 min/year). We target fewer than 10 operational disruptions per year, with at least one week between failures.</w:t>
      </w:r>
    </w:p>
    <w:p w:rsidR="00000000" w:rsidDel="00000000" w:rsidP="00000000" w:rsidRDefault="00000000" w:rsidRPr="00000000" w14:paraId="000008D5">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8D6">
      <w:pPr>
        <w:spacing w:after="240" w:before="240" w:lineRule="auto"/>
        <w:rPr/>
      </w:pPr>
      <w:r w:rsidDel="00000000" w:rsidR="00000000" w:rsidRPr="00000000">
        <w:rPr>
          <w:rtl w:val="0"/>
        </w:rPr>
        <w:t xml:space="preserve">System reliability, defined as the probability of performing intended functions correctly under stated conditions (RFP Sec 3.25.21.1), is crucial for OPT's daily operations. Our approach focuses on preventing functional failures and ensuring peak efficiency:</w:t>
      </w:r>
    </w:p>
    <w:p w:rsidR="00000000" w:rsidDel="00000000" w:rsidP="00000000" w:rsidRDefault="00000000" w:rsidRPr="00000000" w14:paraId="000008D7">
      <w:pPr>
        <w:numPr>
          <w:ilvl w:val="0"/>
          <w:numId w:val="24"/>
        </w:numPr>
        <w:spacing w:after="0" w:afterAutospacing="0" w:before="120" w:lineRule="auto"/>
        <w:ind w:left="720" w:hanging="360"/>
      </w:pPr>
      <w:r w:rsidDel="00000000" w:rsidR="00000000" w:rsidRPr="00000000">
        <w:rPr>
          <w:b w:val="1"/>
          <w:rtl w:val="0"/>
        </w:rPr>
        <w:t xml:space="preserve">Peak Performance during Key Periods (RFP Sec 3.25.21.1):</w:t>
      </w:r>
      <w:r w:rsidDel="00000000" w:rsidR="00000000" w:rsidRPr="00000000">
        <w:rPr>
          <w:rtl w:val="0"/>
        </w:rPr>
        <w:t xml:space="preserve"> The solution, including all critical components and interfaces, is designed and tested to operate at peak efficiency (meeting performance NFRs) during the demanding Peak Business Season and Normal Business Day periods defined in the Availability NFRs (Sec 3.25.7).</w:t>
      </w:r>
    </w:p>
    <w:p w:rsidR="00000000" w:rsidDel="00000000" w:rsidP="00000000" w:rsidRDefault="00000000" w:rsidRPr="00000000" w14:paraId="000008D8">
      <w:pPr>
        <w:numPr>
          <w:ilvl w:val="0"/>
          <w:numId w:val="24"/>
        </w:numPr>
        <w:spacing w:after="0" w:afterAutospacing="0" w:before="0" w:beforeAutospacing="0" w:lineRule="auto"/>
        <w:ind w:left="720" w:hanging="360"/>
      </w:pPr>
      <w:r w:rsidDel="00000000" w:rsidR="00000000" w:rsidRPr="00000000">
        <w:rPr>
          <w:b w:val="1"/>
          <w:rtl w:val="0"/>
        </w:rPr>
        <w:t xml:space="preserve">Functional Failure Time Allowances (RFP Sec 3.25.21.a, 3.25.21.b, 3.25.21.c):</w:t>
      </w:r>
      <w:r w:rsidDel="00000000" w:rsidR="00000000" w:rsidRPr="00000000">
        <w:rPr>
          <w:rtl w:val="0"/>
        </w:rPr>
        <w:t xml:space="preserve"> We commit to minimizing time where the system fails to perform its intended functions correctly (distinct from system downtime/unavailability):</w:t>
      </w:r>
    </w:p>
    <w:p w:rsidR="00000000" w:rsidDel="00000000" w:rsidP="00000000" w:rsidRDefault="00000000" w:rsidRPr="00000000" w14:paraId="000008D9">
      <w:pPr>
        <w:numPr>
          <w:ilvl w:val="1"/>
          <w:numId w:val="24"/>
        </w:numPr>
        <w:spacing w:after="0" w:afterAutospacing="0" w:before="0" w:beforeAutospacing="0" w:lineRule="auto"/>
        <w:ind w:left="1440" w:hanging="360"/>
      </w:pPr>
      <w:r w:rsidDel="00000000" w:rsidR="00000000" w:rsidRPr="00000000">
        <w:rPr>
          <w:b w:val="1"/>
          <w:rtl w:val="0"/>
        </w:rPr>
        <w:t xml:space="preserve">Peak Business Season:</w:t>
      </w:r>
      <w:r w:rsidDel="00000000" w:rsidR="00000000" w:rsidRPr="00000000">
        <w:rPr>
          <w:rtl w:val="0"/>
        </w:rPr>
        <w:t xml:space="preserve"> Maximum 15 minutes of functional failure time allowed per calendar year.</w:t>
      </w:r>
    </w:p>
    <w:p w:rsidR="00000000" w:rsidDel="00000000" w:rsidP="00000000" w:rsidRDefault="00000000" w:rsidRPr="00000000" w14:paraId="000008DA">
      <w:pPr>
        <w:numPr>
          <w:ilvl w:val="1"/>
          <w:numId w:val="24"/>
        </w:numPr>
        <w:spacing w:after="0" w:afterAutospacing="0" w:before="0" w:beforeAutospacing="0" w:lineRule="auto"/>
        <w:ind w:left="1440" w:hanging="360"/>
      </w:pPr>
      <w:r w:rsidDel="00000000" w:rsidR="00000000" w:rsidRPr="00000000">
        <w:rPr>
          <w:b w:val="1"/>
          <w:rtl w:val="0"/>
        </w:rPr>
        <w:t xml:space="preserve">Normal Business Day Period:</w:t>
      </w:r>
      <w:r w:rsidDel="00000000" w:rsidR="00000000" w:rsidRPr="00000000">
        <w:rPr>
          <w:rtl w:val="0"/>
        </w:rPr>
        <w:t xml:space="preserve"> Maximum 216 minutes (3.6 hours) of functional failure time allowed per calendar year.</w:t>
      </w:r>
    </w:p>
    <w:p w:rsidR="00000000" w:rsidDel="00000000" w:rsidP="00000000" w:rsidRDefault="00000000" w:rsidRPr="00000000" w14:paraId="000008DB">
      <w:pPr>
        <w:numPr>
          <w:ilvl w:val="1"/>
          <w:numId w:val="24"/>
        </w:numPr>
        <w:spacing w:after="0" w:afterAutospacing="0" w:before="0" w:beforeAutospacing="0" w:lineRule="auto"/>
        <w:ind w:left="1440" w:hanging="360"/>
      </w:pPr>
      <w:r w:rsidDel="00000000" w:rsidR="00000000" w:rsidRPr="00000000">
        <w:rPr>
          <w:b w:val="1"/>
          <w:rtl w:val="0"/>
        </w:rPr>
        <w:t xml:space="preserve">Other Periods:</w:t>
      </w:r>
      <w:r w:rsidDel="00000000" w:rsidR="00000000" w:rsidRPr="00000000">
        <w:rPr>
          <w:rtl w:val="0"/>
        </w:rPr>
        <w:t xml:space="preserve"> Maximum 1656 minutes (27.6 hours) of functional failure time allowed per calendar year.</w:t>
      </w:r>
    </w:p>
    <w:p w:rsidR="00000000" w:rsidDel="00000000" w:rsidP="00000000" w:rsidRDefault="00000000" w:rsidRPr="00000000" w14:paraId="000008DC">
      <w:pPr>
        <w:numPr>
          <w:ilvl w:val="0"/>
          <w:numId w:val="24"/>
        </w:numPr>
        <w:spacing w:after="0" w:afterAutospacing="0" w:before="0" w:beforeAutospacing="0" w:lineRule="auto"/>
        <w:ind w:left="720" w:hanging="360"/>
      </w:pPr>
      <w:r w:rsidDel="00000000" w:rsidR="00000000" w:rsidRPr="00000000">
        <w:rPr>
          <w:rtl w:val="0"/>
        </w:rPr>
        <w:t xml:space="preserve">Achieving the Peak Season target requires exceptional software quality, thorough testing (including extensive regression and edge-case testing), and potentially rapid hotfix capabilities.</w:t>
      </w:r>
    </w:p>
    <w:p w:rsidR="00000000" w:rsidDel="00000000" w:rsidP="00000000" w:rsidRDefault="00000000" w:rsidRPr="00000000" w14:paraId="000008DD">
      <w:pPr>
        <w:numPr>
          <w:ilvl w:val="0"/>
          <w:numId w:val="24"/>
        </w:numPr>
        <w:spacing w:after="0" w:afterAutospacing="0" w:before="0" w:beforeAutospacing="0" w:lineRule="auto"/>
        <w:ind w:left="720" w:hanging="360"/>
      </w:pPr>
      <w:r w:rsidDel="00000000" w:rsidR="00000000" w:rsidRPr="00000000">
        <w:rPr>
          <w:b w:val="1"/>
          <w:rtl w:val="0"/>
        </w:rPr>
        <w:t xml:space="preserve">Failure Rate &amp; Frequency Target (RFP Sec 3.25.21.d, Q193):</w:t>
      </w:r>
      <w:r w:rsidDel="00000000" w:rsidR="00000000" w:rsidRPr="00000000">
        <w:rPr>
          <w:rtl w:val="0"/>
        </w:rPr>
        <w:t xml:space="preserve"> We target a solution failure rate of fewer than 10 "failures" (defined as events disrupting daily operations per Q193) per calendar year. Furthermore, the time between any two such failures should be no less than one week. Any exceptions to these targets require review and agreement with NYCPS.</w:t>
      </w:r>
    </w:p>
    <w:p w:rsidR="00000000" w:rsidDel="00000000" w:rsidP="00000000" w:rsidRDefault="00000000" w:rsidRPr="00000000" w14:paraId="000008DE">
      <w:pPr>
        <w:numPr>
          <w:ilvl w:val="0"/>
          <w:numId w:val="24"/>
        </w:numPr>
        <w:spacing w:after="0" w:afterAutospacing="0" w:before="0" w:beforeAutospacing="0" w:lineRule="auto"/>
        <w:ind w:left="720" w:hanging="360"/>
      </w:pPr>
      <w:r w:rsidDel="00000000" w:rsidR="00000000" w:rsidRPr="00000000">
        <w:rPr>
          <w:b w:val="1"/>
          <w:rtl w:val="0"/>
        </w:rPr>
        <w:t xml:space="preserve">Supporting Measures:</w:t>
      </w:r>
      <w:r w:rsidDel="00000000" w:rsidR="00000000" w:rsidRPr="00000000">
        <w:rPr>
          <w:rtl w:val="0"/>
        </w:rPr>
        <w:t xml:space="preserve"> These reliability targets are supported by:</w:t>
      </w:r>
    </w:p>
    <w:p w:rsidR="00000000" w:rsidDel="00000000" w:rsidP="00000000" w:rsidRDefault="00000000" w:rsidRPr="00000000" w14:paraId="000008DF">
      <w:pPr>
        <w:numPr>
          <w:ilvl w:val="1"/>
          <w:numId w:val="24"/>
        </w:numPr>
        <w:spacing w:after="0" w:afterAutospacing="0" w:before="0" w:beforeAutospacing="0" w:lineRule="auto"/>
        <w:ind w:left="1440" w:hanging="360"/>
      </w:pPr>
      <w:r w:rsidDel="00000000" w:rsidR="00000000" w:rsidRPr="00000000">
        <w:rPr>
          <w:rtl w:val="0"/>
        </w:rPr>
        <w:t xml:space="preserve">Robust architectural design (HA, redundancy, fault tolerance - Sec 3.25.4).</w:t>
      </w:r>
    </w:p>
    <w:p w:rsidR="00000000" w:rsidDel="00000000" w:rsidP="00000000" w:rsidRDefault="00000000" w:rsidRPr="00000000" w14:paraId="000008E0">
      <w:pPr>
        <w:numPr>
          <w:ilvl w:val="1"/>
          <w:numId w:val="24"/>
        </w:numPr>
        <w:spacing w:after="0" w:afterAutospacing="0" w:before="0" w:beforeAutospacing="0" w:lineRule="auto"/>
        <w:ind w:left="1440" w:hanging="360"/>
      </w:pPr>
      <w:r w:rsidDel="00000000" w:rsidR="00000000" w:rsidRPr="00000000">
        <w:rPr>
          <w:rtl w:val="0"/>
        </w:rPr>
        <w:t xml:space="preserve">Rigorous quality assurance processes within our SDLC (Ref: </w:t>
      </w:r>
      <w:r w:rsidDel="00000000" w:rsidR="00000000" w:rsidRPr="00000000">
        <w:rPr>
          <w:rFonts w:ascii="Roboto Mono" w:cs="Roboto Mono" w:eastAsia="Roboto Mono" w:hAnsi="Roboto Mono"/>
          <w:color w:val="188038"/>
          <w:shd w:fill="f0f0f0" w:val="clear"/>
          <w:rtl w:val="0"/>
        </w:rPr>
        <w:t xml:space="preserve">Appendix R - Testing Strategy.pdf</w:t>
      </w:r>
      <w:r w:rsidDel="00000000" w:rsidR="00000000" w:rsidRPr="00000000">
        <w:rPr>
          <w:rtl w:val="0"/>
        </w:rPr>
        <w:t xml:space="preserve">, </w:t>
      </w:r>
      <w:r w:rsidDel="00000000" w:rsidR="00000000" w:rsidRPr="00000000">
        <w:rPr>
          <w:rFonts w:ascii="Roboto Mono" w:cs="Roboto Mono" w:eastAsia="Roboto Mono" w:hAnsi="Roboto Mono"/>
          <w:color w:val="188038"/>
          <w:shd w:fill="f0f0f0" w:val="clear"/>
          <w:rtl w:val="0"/>
        </w:rPr>
        <w:t xml:space="preserve">Appendix N.1.2 - SDLC Technical Specifications.pdf</w:t>
      </w:r>
      <w:r w:rsidDel="00000000" w:rsidR="00000000" w:rsidRPr="00000000">
        <w:rPr>
          <w:rtl w:val="0"/>
        </w:rPr>
        <w:t xml:space="preserve">).</w:t>
      </w:r>
    </w:p>
    <w:p w:rsidR="00000000" w:rsidDel="00000000" w:rsidP="00000000" w:rsidRDefault="00000000" w:rsidRPr="00000000" w14:paraId="000008E1">
      <w:pPr>
        <w:numPr>
          <w:ilvl w:val="1"/>
          <w:numId w:val="24"/>
        </w:numPr>
        <w:spacing w:after="0" w:afterAutospacing="0" w:before="0" w:beforeAutospacing="0" w:lineRule="auto"/>
        <w:ind w:left="1440" w:hanging="360"/>
      </w:pPr>
      <w:r w:rsidDel="00000000" w:rsidR="00000000" w:rsidRPr="00000000">
        <w:rPr>
          <w:rtl w:val="0"/>
        </w:rPr>
        <w:t xml:space="preserve">Comprehensive monitoring and alerting to detect potential issues proactively (Ref: </w:t>
      </w:r>
      <w:r w:rsidDel="00000000" w:rsidR="00000000" w:rsidRPr="00000000">
        <w:rPr>
          <w:rFonts w:ascii="Roboto Mono" w:cs="Roboto Mono" w:eastAsia="Roboto Mono" w:hAnsi="Roboto Mono"/>
          <w:color w:val="188038"/>
          <w:shd w:fill="f0f0f0" w:val="clear"/>
          <w:rtl w:val="0"/>
        </w:rPr>
        <w:t xml:space="preserve">Appendix Q.2 - Observability and Monitoring Strategy.pdf</w:t>
      </w:r>
      <w:r w:rsidDel="00000000" w:rsidR="00000000" w:rsidRPr="00000000">
        <w:rPr>
          <w:rtl w:val="0"/>
        </w:rPr>
        <w:t xml:space="preserve">).</w:t>
      </w:r>
    </w:p>
    <w:p w:rsidR="00000000" w:rsidDel="00000000" w:rsidP="00000000" w:rsidRDefault="00000000" w:rsidRPr="00000000" w14:paraId="000008E2">
      <w:pPr>
        <w:numPr>
          <w:ilvl w:val="1"/>
          <w:numId w:val="24"/>
        </w:numPr>
        <w:spacing w:after="720" w:before="0" w:beforeAutospacing="0" w:lineRule="auto"/>
        <w:ind w:left="1440" w:hanging="360"/>
      </w:pPr>
      <w:r w:rsidDel="00000000" w:rsidR="00000000" w:rsidRPr="00000000">
        <w:rPr>
          <w:rtl w:val="0"/>
        </w:rPr>
        <w:t xml:space="preserve">Mature incident management and root cause analysis processes (Ref Sec 3.4.5, 3.24).</w:t>
      </w:r>
    </w:p>
    <w:p w:rsidR="00000000" w:rsidDel="00000000" w:rsidP="00000000" w:rsidRDefault="00000000" w:rsidRPr="00000000" w14:paraId="000008E3">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M.2 - Solution Design Functional and Non Functional Requirements.pdf</w:t>
      </w:r>
      <w:r w:rsidDel="00000000" w:rsidR="00000000" w:rsidRPr="00000000">
        <w:rPr>
          <w:i w:val="1"/>
          <w:color w:val="777777"/>
          <w:sz w:val="20"/>
          <w:szCs w:val="20"/>
          <w:rtl w:val="0"/>
        </w:rPr>
        <w:t xml:space="preserve"> (NFR Reliability), </w:t>
      </w:r>
      <w:r w:rsidDel="00000000" w:rsidR="00000000" w:rsidRPr="00000000">
        <w:rPr>
          <w:rFonts w:ascii="Roboto Mono" w:cs="Roboto Mono" w:eastAsia="Roboto Mono" w:hAnsi="Roboto Mono"/>
          <w:i w:val="1"/>
          <w:color w:val="777777"/>
          <w:sz w:val="20"/>
          <w:szCs w:val="20"/>
          <w:shd w:fill="f0f0f0" w:val="clear"/>
          <w:rtl w:val="0"/>
        </w:rPr>
        <w:t xml:space="preserve">Appendix M.1 - System Architecture.pdf</w:t>
      </w:r>
      <w:r w:rsidDel="00000000" w:rsidR="00000000" w:rsidRPr="00000000">
        <w:rPr>
          <w:i w:val="1"/>
          <w:color w:val="777777"/>
          <w:sz w:val="20"/>
          <w:szCs w:val="20"/>
          <w:rtl w:val="0"/>
        </w:rPr>
        <w:t xml:space="preserve"> (HA/Fault Tolerance Design), </w:t>
      </w:r>
      <w:r w:rsidDel="00000000" w:rsidR="00000000" w:rsidRPr="00000000">
        <w:rPr>
          <w:rFonts w:ascii="Roboto Mono" w:cs="Roboto Mono" w:eastAsia="Roboto Mono" w:hAnsi="Roboto Mono"/>
          <w:i w:val="1"/>
          <w:color w:val="777777"/>
          <w:sz w:val="20"/>
          <w:szCs w:val="20"/>
          <w:shd w:fill="f0f0f0" w:val="clear"/>
          <w:rtl w:val="0"/>
        </w:rPr>
        <w:t xml:space="preserve">Appendix R - Testing Strategy.pdf</w:t>
      </w:r>
      <w:r w:rsidDel="00000000" w:rsidR="00000000" w:rsidRPr="00000000">
        <w:rPr>
          <w:i w:val="1"/>
          <w:color w:val="777777"/>
          <w:sz w:val="20"/>
          <w:szCs w:val="20"/>
          <w:rtl w:val="0"/>
        </w:rPr>
        <w:t xml:space="preserve"> (Regression, Stability Testing), </w:t>
      </w:r>
      <w:r w:rsidDel="00000000" w:rsidR="00000000" w:rsidRPr="00000000">
        <w:rPr>
          <w:rFonts w:ascii="Roboto Mono" w:cs="Roboto Mono" w:eastAsia="Roboto Mono" w:hAnsi="Roboto Mono"/>
          <w:i w:val="1"/>
          <w:color w:val="777777"/>
          <w:sz w:val="20"/>
          <w:szCs w:val="20"/>
          <w:shd w:fill="f0f0f0" w:val="clear"/>
          <w:rtl w:val="0"/>
        </w:rPr>
        <w:t xml:space="preserve">Appendix Q.1 - Business Continuity Plan And Operational Excellence.pdf</w:t>
      </w:r>
      <w:r w:rsidDel="00000000" w:rsidR="00000000" w:rsidRPr="00000000">
        <w:rPr>
          <w:i w:val="1"/>
          <w:color w:val="777777"/>
          <w:sz w:val="20"/>
          <w:szCs w:val="20"/>
          <w:rtl w:val="0"/>
        </w:rPr>
        <w:t xml:space="preserve"> (Operational Procedures), </w:t>
      </w:r>
      <w:r w:rsidDel="00000000" w:rsidR="00000000" w:rsidRPr="00000000">
        <w:rPr>
          <w:rFonts w:ascii="Roboto Mono" w:cs="Roboto Mono" w:eastAsia="Roboto Mono" w:hAnsi="Roboto Mono"/>
          <w:i w:val="1"/>
          <w:color w:val="777777"/>
          <w:sz w:val="20"/>
          <w:szCs w:val="20"/>
          <w:shd w:fill="f0f0f0" w:val="clear"/>
          <w:rtl w:val="0"/>
        </w:rPr>
        <w:t xml:space="preserve">Appendix Q.2 - Observability and Monitoring Strategy.pdf</w:t>
      </w:r>
      <w:r w:rsidDel="00000000" w:rsidR="00000000" w:rsidRPr="00000000">
        <w:rPr>
          <w:i w:val="1"/>
          <w:color w:val="777777"/>
          <w:sz w:val="20"/>
          <w:szCs w:val="20"/>
          <w:rtl w:val="0"/>
        </w:rPr>
        <w:t xml:space="preserve"> (Failure Detection/Reporting)</w:t>
      </w:r>
    </w:p>
    <w:p w:rsidR="00000000" w:rsidDel="00000000" w:rsidP="00000000" w:rsidRDefault="00000000" w:rsidRPr="00000000" w14:paraId="000008E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E5">
      <w:pPr>
        <w:pStyle w:val="Heading2"/>
        <w:keepNext w:val="0"/>
        <w:keepLines w:val="0"/>
        <w:pBdr>
          <w:bottom w:color="999999" w:space="2" w:sz="6" w:val="single"/>
        </w:pBdr>
        <w:spacing w:after="180" w:before="400" w:lineRule="auto"/>
        <w:rPr>
          <w:b w:val="1"/>
          <w:color w:val="003366"/>
          <w:sz w:val="34"/>
          <w:szCs w:val="34"/>
        </w:rPr>
      </w:pPr>
      <w:bookmarkStart w:colFirst="0" w:colLast="0" w:name="_mj5vzfhyyh5s" w:id="155"/>
      <w:bookmarkEnd w:id="155"/>
      <w:r w:rsidDel="00000000" w:rsidR="00000000" w:rsidRPr="00000000">
        <w:rPr>
          <w:b w:val="1"/>
          <w:color w:val="003366"/>
          <w:sz w:val="34"/>
          <w:szCs w:val="34"/>
          <w:rtl w:val="0"/>
        </w:rPr>
        <w:t xml:space="preserve">3.25.22 Reusability</w:t>
      </w:r>
    </w:p>
    <w:p w:rsidR="00000000" w:rsidDel="00000000" w:rsidP="00000000" w:rsidRDefault="00000000" w:rsidRPr="00000000" w14:paraId="000008E6">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Our solution emphasizes reusability through modular component design and well-documented code repositories. We evaluate existing NYCPS systems for potential reuse where appropriate and ensure that components developed for this project (e.g., GPS data handling, routing algorithms, notification services) are architected and documented to facilitate potential replication or adaptation in future NYCPS projects.</w:t>
      </w:r>
    </w:p>
    <w:p w:rsidR="00000000" w:rsidDel="00000000" w:rsidP="00000000" w:rsidRDefault="00000000" w:rsidRPr="00000000" w14:paraId="000008E7">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8E8">
      <w:pPr>
        <w:numPr>
          <w:ilvl w:val="0"/>
          <w:numId w:val="65"/>
        </w:numPr>
        <w:spacing w:after="0" w:afterAutospacing="0" w:before="120" w:lineRule="auto"/>
        <w:ind w:left="720" w:hanging="360"/>
      </w:pPr>
      <w:r w:rsidDel="00000000" w:rsidR="00000000" w:rsidRPr="00000000">
        <w:rPr>
          <w:b w:val="1"/>
          <w:rtl w:val="0"/>
        </w:rPr>
        <w:t xml:space="preserve">Modular Design (RFP Sec 3.25.22.1):</w:t>
      </w:r>
      <w:r w:rsidDel="00000000" w:rsidR="00000000" w:rsidRPr="00000000">
        <w:rPr>
          <w:rtl w:val="0"/>
        </w:rPr>
        <w:t xml:space="preserve"> Our architecture employs modular design principles (e.g., microservices, distinct libraries - Ref: </w:t>
      </w:r>
      <w:r w:rsidDel="00000000" w:rsidR="00000000" w:rsidRPr="00000000">
        <w:rPr>
          <w:rFonts w:ascii="Roboto Mono" w:cs="Roboto Mono" w:eastAsia="Roboto Mono" w:hAnsi="Roboto Mono"/>
          <w:color w:val="188038"/>
          <w:shd w:fill="f0f0f0" w:val="clear"/>
          <w:rtl w:val="0"/>
        </w:rPr>
        <w:t xml:space="preserve">Appendix M.1 - System Architecture.pdf</w:t>
      </w:r>
      <w:r w:rsidDel="00000000" w:rsidR="00000000" w:rsidRPr="00000000">
        <w:rPr>
          <w:rtl w:val="0"/>
        </w:rPr>
        <w:t xml:space="preserve">). Core functionalities like GPS data processing, routing calculations, user authentication, notification dispatch, etc., are encapsulated in well-defined components with clear interfaces (APIs). This inherent modularity makes these components potentially reusable in other contexts or future systems.</w:t>
      </w:r>
    </w:p>
    <w:p w:rsidR="00000000" w:rsidDel="00000000" w:rsidP="00000000" w:rsidRDefault="00000000" w:rsidRPr="00000000" w14:paraId="000008E9">
      <w:pPr>
        <w:numPr>
          <w:ilvl w:val="0"/>
          <w:numId w:val="65"/>
        </w:numPr>
        <w:spacing w:after="0" w:afterAutospacing="0" w:before="0" w:beforeAutospacing="0" w:lineRule="auto"/>
        <w:ind w:left="720" w:hanging="360"/>
      </w:pPr>
      <w:r w:rsidDel="00000000" w:rsidR="00000000" w:rsidRPr="00000000">
        <w:rPr>
          <w:b w:val="1"/>
          <w:rtl w:val="0"/>
        </w:rPr>
        <w:t xml:space="preserve">Code Repository &amp; Documentation (RFP Sec 3.25.22.1):</w:t>
      </w:r>
      <w:r w:rsidDel="00000000" w:rsidR="00000000" w:rsidRPr="00000000">
        <w:rPr>
          <w:rtl w:val="0"/>
        </w:rPr>
        <w:t xml:space="preserve"> The source code repository for the solution will be thoroughly annotated and documented. Key algorithms, components, and data structures are explained clearly, facilitating understanding and potential reuse by NYCPS technical teams in future projects related to transportation or other domains utilizing similar data (e.g., location tracking, scheduling). (Ref: </w:t>
      </w:r>
      <w:r w:rsidDel="00000000" w:rsidR="00000000" w:rsidRPr="00000000">
        <w:rPr>
          <w:rFonts w:ascii="Roboto Mono" w:cs="Roboto Mono" w:eastAsia="Roboto Mono" w:hAnsi="Roboto Mono"/>
          <w:color w:val="188038"/>
          <w:shd w:fill="f0f0f0" w:val="clear"/>
          <w:rtl w:val="0"/>
        </w:rPr>
        <w:t xml:space="preserve">Appendix N.2.2 - DevOps Technical Implementation.pdf</w:t>
      </w:r>
      <w:r w:rsidDel="00000000" w:rsidR="00000000" w:rsidRPr="00000000">
        <w:rPr>
          <w:rtl w:val="0"/>
        </w:rPr>
        <w:t xml:space="preserve">, </w:t>
      </w:r>
      <w:r w:rsidDel="00000000" w:rsidR="00000000" w:rsidRPr="00000000">
        <w:rPr>
          <w:rFonts w:ascii="Roboto Mono" w:cs="Roboto Mono" w:eastAsia="Roboto Mono" w:hAnsi="Roboto Mono"/>
          <w:color w:val="188038"/>
          <w:shd w:fill="f0f0f0" w:val="clear"/>
          <w:rtl w:val="0"/>
        </w:rPr>
        <w:t xml:space="preserve">Appendix N.3 - Engineering Approach.pdf</w:t>
      </w:r>
      <w:r w:rsidDel="00000000" w:rsidR="00000000" w:rsidRPr="00000000">
        <w:rPr>
          <w:rtl w:val="0"/>
        </w:rPr>
        <w:t xml:space="preserve">).</w:t>
      </w:r>
    </w:p>
    <w:p w:rsidR="00000000" w:rsidDel="00000000" w:rsidP="00000000" w:rsidRDefault="00000000" w:rsidRPr="00000000" w14:paraId="000008EA">
      <w:pPr>
        <w:numPr>
          <w:ilvl w:val="0"/>
          <w:numId w:val="65"/>
        </w:numPr>
        <w:spacing w:after="360" w:before="0" w:beforeAutospacing="0" w:lineRule="auto"/>
        <w:ind w:left="720" w:hanging="360"/>
      </w:pPr>
      <w:r w:rsidDel="00000000" w:rsidR="00000000" w:rsidRPr="00000000">
        <w:rPr>
          <w:b w:val="1"/>
          <w:rtl w:val="0"/>
        </w:rPr>
        <w:t xml:space="preserve">Evaluation of Existing Systems (RFP Sec 3.25.22.1, Q234):</w:t>
      </w:r>
      <w:r w:rsidDel="00000000" w:rsidR="00000000" w:rsidRPr="00000000">
        <w:rPr>
          <w:rtl w:val="0"/>
        </w:rPr>
        <w:t xml:space="preserve"> As part of our design process, and with access provided post-award (Q234), we evaluate the architecture and interoperability of relevant existing NYCPS OPT systems to identify any components, services, or data models that could potentially be reused or leveraged within our solution, promoting efficiency and consistency where feasible.</w:t>
      </w:r>
    </w:p>
    <w:p w:rsidR="00000000" w:rsidDel="00000000" w:rsidP="00000000" w:rsidRDefault="00000000" w:rsidRPr="00000000" w14:paraId="000008EB">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M.1 - System Architecture.pdf</w:t>
      </w:r>
      <w:r w:rsidDel="00000000" w:rsidR="00000000" w:rsidRPr="00000000">
        <w:rPr>
          <w:i w:val="1"/>
          <w:color w:val="777777"/>
          <w:sz w:val="20"/>
          <w:szCs w:val="20"/>
          <w:rtl w:val="0"/>
        </w:rPr>
        <w:t xml:space="preserve"> (Modularity, Component Design), </w:t>
      </w:r>
      <w:r w:rsidDel="00000000" w:rsidR="00000000" w:rsidRPr="00000000">
        <w:rPr>
          <w:rFonts w:ascii="Roboto Mono" w:cs="Roboto Mono" w:eastAsia="Roboto Mono" w:hAnsi="Roboto Mono"/>
          <w:i w:val="1"/>
          <w:color w:val="777777"/>
          <w:sz w:val="20"/>
          <w:szCs w:val="20"/>
          <w:shd w:fill="f0f0f0" w:val="clear"/>
          <w:rtl w:val="0"/>
        </w:rPr>
        <w:t xml:space="preserve">Appendix N.3 - Engineering Approach.pdf</w:t>
      </w:r>
      <w:r w:rsidDel="00000000" w:rsidR="00000000" w:rsidRPr="00000000">
        <w:rPr>
          <w:i w:val="1"/>
          <w:color w:val="777777"/>
          <w:sz w:val="20"/>
          <w:szCs w:val="20"/>
          <w:rtl w:val="0"/>
        </w:rPr>
        <w:t xml:space="preserve"> (Documentation Standards), </w:t>
      </w:r>
      <w:r w:rsidDel="00000000" w:rsidR="00000000" w:rsidRPr="00000000">
        <w:rPr>
          <w:rFonts w:ascii="Roboto Mono" w:cs="Roboto Mono" w:eastAsia="Roboto Mono" w:hAnsi="Roboto Mono"/>
          <w:i w:val="1"/>
          <w:color w:val="777777"/>
          <w:sz w:val="20"/>
          <w:szCs w:val="20"/>
          <w:shd w:fill="f0f0f0" w:val="clear"/>
          <w:rtl w:val="0"/>
        </w:rPr>
        <w:t xml:space="preserve">Appendix N.2.2 - DevOps Technical Implementation.pdf</w:t>
      </w:r>
      <w:r w:rsidDel="00000000" w:rsidR="00000000" w:rsidRPr="00000000">
        <w:rPr>
          <w:i w:val="1"/>
          <w:color w:val="777777"/>
          <w:sz w:val="20"/>
          <w:szCs w:val="20"/>
          <w:rtl w:val="0"/>
        </w:rPr>
        <w:t xml:space="preserve"> (Code Repository Management), </w:t>
      </w:r>
      <w:r w:rsidDel="00000000" w:rsidR="00000000" w:rsidRPr="00000000">
        <w:rPr>
          <w:rFonts w:ascii="Roboto Mono" w:cs="Roboto Mono" w:eastAsia="Roboto Mono" w:hAnsi="Roboto Mono"/>
          <w:i w:val="1"/>
          <w:color w:val="777777"/>
          <w:sz w:val="20"/>
          <w:szCs w:val="20"/>
          <w:shd w:fill="f0f0f0" w:val="clear"/>
          <w:rtl w:val="0"/>
        </w:rPr>
        <w:t xml:space="preserve">Appendix M.2 - Solution Design Functional and Non Functional Requirements.pdf</w:t>
      </w:r>
      <w:r w:rsidDel="00000000" w:rsidR="00000000" w:rsidRPr="00000000">
        <w:rPr>
          <w:i w:val="1"/>
          <w:color w:val="777777"/>
          <w:sz w:val="20"/>
          <w:szCs w:val="20"/>
          <w:rtl w:val="0"/>
        </w:rPr>
        <w:t xml:space="preserve"> (NFR Reusability)</w:t>
      </w:r>
    </w:p>
    <w:p w:rsidR="00000000" w:rsidDel="00000000" w:rsidP="00000000" w:rsidRDefault="00000000" w:rsidRPr="00000000" w14:paraId="000008E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ED">
      <w:pPr>
        <w:pStyle w:val="Heading2"/>
        <w:keepNext w:val="0"/>
        <w:keepLines w:val="0"/>
        <w:pBdr>
          <w:bottom w:color="999999" w:space="2" w:sz="6" w:val="single"/>
        </w:pBdr>
        <w:spacing w:after="180" w:before="400" w:lineRule="auto"/>
        <w:rPr>
          <w:b w:val="1"/>
          <w:color w:val="003366"/>
          <w:sz w:val="34"/>
          <w:szCs w:val="34"/>
        </w:rPr>
      </w:pPr>
      <w:bookmarkStart w:colFirst="0" w:colLast="0" w:name="_eoojtenxf2ee" w:id="156"/>
      <w:bookmarkEnd w:id="156"/>
      <w:r w:rsidDel="00000000" w:rsidR="00000000" w:rsidRPr="00000000">
        <w:rPr>
          <w:b w:val="1"/>
          <w:color w:val="003366"/>
          <w:sz w:val="34"/>
          <w:szCs w:val="34"/>
          <w:rtl w:val="0"/>
        </w:rPr>
        <w:t xml:space="preserve">3.25.23 Scalability</w:t>
      </w:r>
    </w:p>
    <w:p w:rsidR="00000000" w:rsidDel="00000000" w:rsidP="00000000" w:rsidRDefault="00000000" w:rsidRPr="00000000" w14:paraId="000008EE">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Our solution is architected for dynamic scalability to handle the significant load variations inherent in OPT's operations. We utilize cloud-native design patterns enabling both horizontal and vertical scaling of components based on real-time demand, ensuring performance during peak periods (like morning/afternoon rushes, start/end of school year) while optimizing resource usage during off-peak times. All major scalability design decisions will be reviewed and approved by NYCPS technical teams.</w:t>
      </w:r>
    </w:p>
    <w:p w:rsidR="00000000" w:rsidDel="00000000" w:rsidP="00000000" w:rsidRDefault="00000000" w:rsidRPr="00000000" w14:paraId="000008EF">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8F0">
      <w:pPr>
        <w:numPr>
          <w:ilvl w:val="0"/>
          <w:numId w:val="25"/>
        </w:numPr>
        <w:spacing w:after="0" w:afterAutospacing="0" w:before="120" w:lineRule="auto"/>
        <w:ind w:left="720" w:hanging="360"/>
      </w:pPr>
      <w:r w:rsidDel="00000000" w:rsidR="00000000" w:rsidRPr="00000000">
        <w:rPr>
          <w:b w:val="1"/>
          <w:rtl w:val="0"/>
        </w:rPr>
        <w:t xml:space="preserve">Dynamic Scaling Approach (RFP Sec 3.25.23.1):</w:t>
      </w:r>
      <w:r w:rsidDel="00000000" w:rsidR="00000000" w:rsidRPr="00000000">
        <w:rPr>
          <w:rtl w:val="0"/>
        </w:rPr>
        <w:t xml:space="preserve"> The system is designed to automatically scale resources up or down based on near real-time load metrics (e.g., concurrent users, API requests, data ingestion volume, processing queue lengths). This ensures sufficient capacity during peak operational periods (morning/afternoon transportation windows, start-of-year routing crunch) while minimizing costs during quieter times.</w:t>
      </w:r>
    </w:p>
    <w:p w:rsidR="00000000" w:rsidDel="00000000" w:rsidP="00000000" w:rsidRDefault="00000000" w:rsidRPr="00000000" w14:paraId="000008F1">
      <w:pPr>
        <w:numPr>
          <w:ilvl w:val="0"/>
          <w:numId w:val="25"/>
        </w:numPr>
        <w:spacing w:after="0" w:afterAutospacing="0" w:before="0" w:beforeAutospacing="0" w:lineRule="auto"/>
        <w:ind w:left="720" w:hanging="360"/>
      </w:pPr>
      <w:r w:rsidDel="00000000" w:rsidR="00000000" w:rsidRPr="00000000">
        <w:rPr>
          <w:b w:val="1"/>
          <w:rtl w:val="0"/>
        </w:rPr>
        <w:t xml:space="preserve">Horizontal &amp; Vertical Scaling (RFP Sec 3.25.23.1):</w:t>
      </w:r>
      <w:r w:rsidDel="00000000" w:rsidR="00000000" w:rsidRPr="00000000">
        <w:rPr>
          <w:rtl w:val="0"/>
        </w:rPr>
        <w:t xml:space="preserve"> Our architecture supports both scaling methods:</w:t>
      </w:r>
    </w:p>
    <w:p w:rsidR="00000000" w:rsidDel="00000000" w:rsidP="00000000" w:rsidRDefault="00000000" w:rsidRPr="00000000" w14:paraId="000008F2">
      <w:pPr>
        <w:numPr>
          <w:ilvl w:val="1"/>
          <w:numId w:val="25"/>
        </w:numPr>
        <w:spacing w:after="0" w:afterAutospacing="0" w:before="0" w:beforeAutospacing="0" w:lineRule="auto"/>
        <w:ind w:left="1440" w:hanging="360"/>
      </w:pPr>
      <w:r w:rsidDel="00000000" w:rsidR="00000000" w:rsidRPr="00000000">
        <w:rPr>
          <w:b w:val="1"/>
          <w:rtl w:val="0"/>
        </w:rPr>
        <w:t xml:space="preserve">Horizontal Scaling:</w:t>
      </w:r>
      <w:r w:rsidDel="00000000" w:rsidR="00000000" w:rsidRPr="00000000">
        <w:rPr>
          <w:rtl w:val="0"/>
        </w:rPr>
        <w:t xml:space="preserve"> Adding more instances of application components (e.g., web servers, microservices, database read replicas) to distribute load. This is achieved using [mention tech, e.g., container orchestration with auto-scaling groups, load balancers].</w:t>
      </w:r>
    </w:p>
    <w:p w:rsidR="00000000" w:rsidDel="00000000" w:rsidP="00000000" w:rsidRDefault="00000000" w:rsidRPr="00000000" w14:paraId="000008F3">
      <w:pPr>
        <w:numPr>
          <w:ilvl w:val="1"/>
          <w:numId w:val="25"/>
        </w:numPr>
        <w:spacing w:after="0" w:afterAutospacing="0" w:before="0" w:beforeAutospacing="0" w:lineRule="auto"/>
        <w:ind w:left="1440" w:hanging="360"/>
      </w:pPr>
      <w:r w:rsidDel="00000000" w:rsidR="00000000" w:rsidRPr="00000000">
        <w:rPr>
          <w:b w:val="1"/>
          <w:rtl w:val="0"/>
        </w:rPr>
        <w:t xml:space="preserve">Vertical Scaling:</w:t>
      </w:r>
      <w:r w:rsidDel="00000000" w:rsidR="00000000" w:rsidRPr="00000000">
        <w:rPr>
          <w:rtl w:val="0"/>
        </w:rPr>
        <w:t xml:space="preserve"> Increasing the resources (CPU, memory) allocated to individual instances, used where appropriate for specific workloads (e.g., large database instances).</w:t>
      </w:r>
    </w:p>
    <w:p w:rsidR="00000000" w:rsidDel="00000000" w:rsidP="00000000" w:rsidRDefault="00000000" w:rsidRPr="00000000" w14:paraId="000008F4">
      <w:pPr>
        <w:numPr>
          <w:ilvl w:val="0"/>
          <w:numId w:val="25"/>
        </w:numPr>
        <w:spacing w:after="0" w:afterAutospacing="0" w:before="0" w:beforeAutospacing="0" w:lineRule="auto"/>
        <w:ind w:left="720" w:hanging="360"/>
      </w:pPr>
      <w:r w:rsidDel="00000000" w:rsidR="00000000" w:rsidRPr="00000000">
        <w:rPr>
          <w:rtl w:val="0"/>
        </w:rPr>
        <w:t xml:space="preserve">This hybrid approach provides flexibility to handle different types of load efficiently.</w:t>
      </w:r>
    </w:p>
    <w:p w:rsidR="00000000" w:rsidDel="00000000" w:rsidP="00000000" w:rsidRDefault="00000000" w:rsidRPr="00000000" w14:paraId="000008F5">
      <w:pPr>
        <w:numPr>
          <w:ilvl w:val="0"/>
          <w:numId w:val="25"/>
        </w:numPr>
        <w:spacing w:after="0" w:afterAutospacing="0" w:before="0" w:beforeAutospacing="0" w:lineRule="auto"/>
        <w:ind w:left="720" w:hanging="360"/>
      </w:pPr>
      <w:r w:rsidDel="00000000" w:rsidR="00000000" w:rsidRPr="00000000">
        <w:rPr>
          <w:b w:val="1"/>
          <w:rtl w:val="0"/>
        </w:rPr>
        <w:t xml:space="preserve">Peak Load &amp; Burst Capability (RFP Sec 3.25.20.2):</w:t>
      </w:r>
      <w:r w:rsidDel="00000000" w:rsidR="00000000" w:rsidRPr="00000000">
        <w:rPr>
          <w:rtl w:val="0"/>
        </w:rPr>
        <w:t xml:space="preserve"> The scaling strategy explicitly includes the ability to handle sudden bursts in load that may exceed normal peak predictions, ensuring continued system responsiveness.</w:t>
      </w:r>
    </w:p>
    <w:p w:rsidR="00000000" w:rsidDel="00000000" w:rsidP="00000000" w:rsidRDefault="00000000" w:rsidRPr="00000000" w14:paraId="000008F6">
      <w:pPr>
        <w:numPr>
          <w:ilvl w:val="0"/>
          <w:numId w:val="25"/>
        </w:numPr>
        <w:spacing w:after="0" w:afterAutospacing="0" w:before="0" w:beforeAutospacing="0" w:lineRule="auto"/>
        <w:ind w:left="720" w:hanging="360"/>
      </w:pPr>
      <w:r w:rsidDel="00000000" w:rsidR="00000000" w:rsidRPr="00000000">
        <w:rPr>
          <w:b w:val="1"/>
          <w:rtl w:val="0"/>
        </w:rPr>
        <w:t xml:space="preserve">Technology Enablement:</w:t>
      </w:r>
      <w:r w:rsidDel="00000000" w:rsidR="00000000" w:rsidRPr="00000000">
        <w:rPr>
          <w:rtl w:val="0"/>
        </w:rPr>
        <w:t xml:space="preserve"> Scalability is enabled by our choice of [mention specific technologies, e.g., cloud platform auto-scaling features (AWS/Azure/GCP), stateless application design, message queues for decoupling, scalable database technologies].</w:t>
      </w:r>
    </w:p>
    <w:p w:rsidR="00000000" w:rsidDel="00000000" w:rsidP="00000000" w:rsidRDefault="00000000" w:rsidRPr="00000000" w14:paraId="000008F7">
      <w:pPr>
        <w:numPr>
          <w:ilvl w:val="0"/>
          <w:numId w:val="25"/>
        </w:numPr>
        <w:spacing w:after="360" w:before="0" w:beforeAutospacing="0" w:lineRule="auto"/>
        <w:ind w:left="720" w:hanging="360"/>
      </w:pPr>
      <w:r w:rsidDel="00000000" w:rsidR="00000000" w:rsidRPr="00000000">
        <w:rPr>
          <w:b w:val="1"/>
          <w:rtl w:val="0"/>
        </w:rPr>
        <w:t xml:space="preserve">NYCPS Approval (RFP Sec 3.25.23.1):</w:t>
      </w:r>
      <w:r w:rsidDel="00000000" w:rsidR="00000000" w:rsidRPr="00000000">
        <w:rPr>
          <w:rtl w:val="0"/>
        </w:rPr>
        <w:t xml:space="preserve"> All significant architectural and design decisions related to scalability will be documented and submitted for review and approval by the authorized NYCPS technical team prior to implementation.</w:t>
      </w:r>
    </w:p>
    <w:p w:rsidR="00000000" w:rsidDel="00000000" w:rsidP="00000000" w:rsidRDefault="00000000" w:rsidRPr="00000000" w14:paraId="000008F8">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M.1 - System Architecture.pdf</w:t>
      </w:r>
      <w:r w:rsidDel="00000000" w:rsidR="00000000" w:rsidRPr="00000000">
        <w:rPr>
          <w:i w:val="1"/>
          <w:color w:val="777777"/>
          <w:sz w:val="20"/>
          <w:szCs w:val="20"/>
          <w:rtl w:val="0"/>
        </w:rPr>
        <w:t xml:space="preserve"> (Scalability Design, Cloud Services, Containerization), </w:t>
      </w:r>
      <w:r w:rsidDel="00000000" w:rsidR="00000000" w:rsidRPr="00000000">
        <w:rPr>
          <w:rFonts w:ascii="Roboto Mono" w:cs="Roboto Mono" w:eastAsia="Roboto Mono" w:hAnsi="Roboto Mono"/>
          <w:i w:val="1"/>
          <w:color w:val="777777"/>
          <w:sz w:val="20"/>
          <w:szCs w:val="20"/>
          <w:shd w:fill="f0f0f0" w:val="clear"/>
          <w:rtl w:val="0"/>
        </w:rPr>
        <w:t xml:space="preserve">Appendix M.2 - Solution Design Functional and Non Functional Requirements.pdf</w:t>
      </w:r>
      <w:r w:rsidDel="00000000" w:rsidR="00000000" w:rsidRPr="00000000">
        <w:rPr>
          <w:i w:val="1"/>
          <w:color w:val="777777"/>
          <w:sz w:val="20"/>
          <w:szCs w:val="20"/>
          <w:rtl w:val="0"/>
        </w:rPr>
        <w:t xml:space="preserve"> (NFR Scalability/Performance), </w:t>
      </w:r>
      <w:r w:rsidDel="00000000" w:rsidR="00000000" w:rsidRPr="00000000">
        <w:rPr>
          <w:rFonts w:ascii="Roboto Mono" w:cs="Roboto Mono" w:eastAsia="Roboto Mono" w:hAnsi="Roboto Mono"/>
          <w:i w:val="1"/>
          <w:color w:val="777777"/>
          <w:sz w:val="20"/>
          <w:szCs w:val="20"/>
          <w:shd w:fill="f0f0f0" w:val="clear"/>
          <w:rtl w:val="0"/>
        </w:rPr>
        <w:t xml:space="preserve">Appendix Y.2 - FinOps Strategy.pdf</w:t>
      </w:r>
      <w:r w:rsidDel="00000000" w:rsidR="00000000" w:rsidRPr="00000000">
        <w:rPr>
          <w:i w:val="1"/>
          <w:color w:val="777777"/>
          <w:sz w:val="20"/>
          <w:szCs w:val="20"/>
          <w:rtl w:val="0"/>
        </w:rPr>
        <w:t xml:space="preserve"> (Auto-scaling, Resource Optimization)</w:t>
      </w:r>
    </w:p>
    <w:p w:rsidR="00000000" w:rsidDel="00000000" w:rsidP="00000000" w:rsidRDefault="00000000" w:rsidRPr="00000000" w14:paraId="000008F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FA">
      <w:pPr>
        <w:pStyle w:val="Heading2"/>
        <w:keepNext w:val="0"/>
        <w:keepLines w:val="0"/>
        <w:pBdr>
          <w:bottom w:color="999999" w:space="2" w:sz="6" w:val="single"/>
        </w:pBdr>
        <w:spacing w:after="180" w:before="400" w:lineRule="auto"/>
        <w:rPr>
          <w:b w:val="1"/>
          <w:color w:val="003366"/>
          <w:sz w:val="34"/>
          <w:szCs w:val="34"/>
        </w:rPr>
      </w:pPr>
      <w:bookmarkStart w:colFirst="0" w:colLast="0" w:name="_2fqt4ff8gmyf" w:id="157"/>
      <w:bookmarkEnd w:id="157"/>
      <w:r w:rsidDel="00000000" w:rsidR="00000000" w:rsidRPr="00000000">
        <w:rPr>
          <w:b w:val="1"/>
          <w:color w:val="003366"/>
          <w:sz w:val="34"/>
          <w:szCs w:val="34"/>
          <w:rtl w:val="0"/>
        </w:rPr>
        <w:t xml:space="preserve">3.25.24 Security (NFR Aspects)</w:t>
      </w:r>
    </w:p>
    <w:p w:rsidR="00000000" w:rsidDel="00000000" w:rsidP="00000000" w:rsidRDefault="00000000" w:rsidRPr="00000000" w14:paraId="000008FB">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We implement rigorous security processes throughout the solution lifecycle, including comprehensive testing before deployment and proactive vulnerability management. We adhere to NYCPS standards for secure patching, testing updates thoroughly in non-production environments and coordinating deployment windows with OPT. We facilitate and support security testing conducted by NYCPS or its designated third parties.</w:t>
      </w:r>
    </w:p>
    <w:p w:rsidR="00000000" w:rsidDel="00000000" w:rsidP="00000000" w:rsidRDefault="00000000" w:rsidRPr="00000000" w14:paraId="000008FC">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8FD">
      <w:pPr>
        <w:spacing w:after="240" w:before="240" w:lineRule="auto"/>
        <w:rPr/>
      </w:pPr>
      <w:r w:rsidDel="00000000" w:rsidR="00000000" w:rsidRPr="00000000">
        <w:rPr>
          <w:rtl w:val="0"/>
        </w:rPr>
        <w:t xml:space="preserve">Maintaining a strong security posture is an ongoing process integrated into our operations and development practices:</w:t>
      </w:r>
    </w:p>
    <w:p w:rsidR="00000000" w:rsidDel="00000000" w:rsidP="00000000" w:rsidRDefault="00000000" w:rsidRPr="00000000" w14:paraId="000008FE">
      <w:pPr>
        <w:numPr>
          <w:ilvl w:val="0"/>
          <w:numId w:val="92"/>
        </w:numPr>
        <w:spacing w:after="0" w:afterAutospacing="0" w:before="120" w:lineRule="auto"/>
        <w:ind w:left="720" w:hanging="360"/>
      </w:pPr>
      <w:r w:rsidDel="00000000" w:rsidR="00000000" w:rsidRPr="00000000">
        <w:rPr>
          <w:b w:val="1"/>
          <w:rtl w:val="0"/>
        </w:rPr>
        <w:t xml:space="preserve">Security Patching &amp; Updates (RFP Sec 3.25.24.1):</w:t>
      </w:r>
    </w:p>
    <w:p w:rsidR="00000000" w:rsidDel="00000000" w:rsidP="00000000" w:rsidRDefault="00000000" w:rsidRPr="00000000" w14:paraId="000008FF">
      <w:pPr>
        <w:numPr>
          <w:ilvl w:val="1"/>
          <w:numId w:val="92"/>
        </w:numPr>
        <w:spacing w:after="0" w:afterAutospacing="0" w:before="0" w:beforeAutospacing="0" w:lineRule="auto"/>
        <w:ind w:left="1440" w:hanging="360"/>
      </w:pPr>
      <w:r w:rsidDel="00000000" w:rsidR="00000000" w:rsidRPr="00000000">
        <w:rPr>
          <w:rtl w:val="0"/>
        </w:rPr>
        <w:t xml:space="preserve">We maintain responsibility for the security of the solution, proactively performing necessary software and framework assessments and applying security updates promptly (as soon as necessary for critical issues, and at least every six months for routine patching).</w:t>
      </w:r>
    </w:p>
    <w:p w:rsidR="00000000" w:rsidDel="00000000" w:rsidP="00000000" w:rsidRDefault="00000000" w:rsidRPr="00000000" w14:paraId="00000900">
      <w:pPr>
        <w:numPr>
          <w:ilvl w:val="1"/>
          <w:numId w:val="92"/>
        </w:numPr>
        <w:spacing w:after="0" w:afterAutospacing="0" w:before="0" w:beforeAutospacing="0" w:lineRule="auto"/>
        <w:ind w:left="1440" w:hanging="360"/>
      </w:pPr>
      <w:r w:rsidDel="00000000" w:rsidR="00000000" w:rsidRPr="00000000">
        <w:rPr>
          <w:rtl w:val="0"/>
        </w:rPr>
        <w:t xml:space="preserve">All security updates, especially unplanned ones, are rigorously tested and validated in a non-production environment (replica of production) to prevent operational downtime before being deployed to production.</w:t>
      </w:r>
    </w:p>
    <w:p w:rsidR="00000000" w:rsidDel="00000000" w:rsidP="00000000" w:rsidRDefault="00000000" w:rsidRPr="00000000" w14:paraId="00000901">
      <w:pPr>
        <w:numPr>
          <w:ilvl w:val="1"/>
          <w:numId w:val="92"/>
        </w:numPr>
        <w:spacing w:after="0" w:afterAutospacing="0" w:before="0" w:beforeAutospacing="0" w:lineRule="auto"/>
        <w:ind w:left="1440" w:hanging="360"/>
      </w:pPr>
      <w:r w:rsidDel="00000000" w:rsidR="00000000" w:rsidRPr="00000000">
        <w:rPr>
          <w:rtl w:val="0"/>
        </w:rPr>
        <w:t xml:space="preserve">Production deployment of security updates occurs only after communication with and approval by authorized NYCPS personnel, typically during scheduled maintenance windows (Ref Sec 3.25.19.1).</w:t>
      </w:r>
    </w:p>
    <w:p w:rsidR="00000000" w:rsidDel="00000000" w:rsidP="00000000" w:rsidRDefault="00000000" w:rsidRPr="00000000" w14:paraId="00000902">
      <w:pPr>
        <w:numPr>
          <w:ilvl w:val="0"/>
          <w:numId w:val="92"/>
        </w:numPr>
        <w:spacing w:after="0" w:afterAutospacing="0" w:before="0" w:beforeAutospacing="0" w:lineRule="auto"/>
        <w:ind w:left="720" w:hanging="360"/>
      </w:pPr>
      <w:r w:rsidDel="00000000" w:rsidR="00000000" w:rsidRPr="00000000">
        <w:rPr>
          <w:b w:val="1"/>
          <w:rtl w:val="0"/>
        </w:rPr>
        <w:t xml:space="preserve">Security Testing Procedures (RFP Sec 3.25.24.2, 3.25.32.3):</w:t>
      </w:r>
    </w:p>
    <w:p w:rsidR="00000000" w:rsidDel="00000000" w:rsidP="00000000" w:rsidRDefault="00000000" w:rsidRPr="00000000" w14:paraId="00000903">
      <w:pPr>
        <w:numPr>
          <w:ilvl w:val="1"/>
          <w:numId w:val="92"/>
        </w:numPr>
        <w:spacing w:after="0" w:afterAutospacing="0" w:before="0" w:beforeAutospacing="0" w:lineRule="auto"/>
        <w:ind w:left="1440" w:hanging="360"/>
      </w:pPr>
      <w:r w:rsidDel="00000000" w:rsidR="00000000" w:rsidRPr="00000000">
        <w:rPr>
          <w:rtl w:val="0"/>
        </w:rPr>
        <w:t xml:space="preserve">Our internal security testing methodology, detailed in [Reference Appendix H], includes SAST, DAST, IAST, and penetration testing aligned with industry standards (e.g., OWASP Top 10) and NYCPS security policies.</w:t>
      </w:r>
    </w:p>
    <w:p w:rsidR="00000000" w:rsidDel="00000000" w:rsidP="00000000" w:rsidRDefault="00000000" w:rsidRPr="00000000" w14:paraId="00000904">
      <w:pPr>
        <w:numPr>
          <w:ilvl w:val="1"/>
          <w:numId w:val="92"/>
        </w:numPr>
        <w:spacing w:after="0" w:afterAutospacing="0" w:before="0" w:beforeAutospacing="0" w:lineRule="auto"/>
        <w:ind w:left="1440" w:hanging="360"/>
      </w:pPr>
      <w:r w:rsidDel="00000000" w:rsidR="00000000" w:rsidRPr="00000000">
        <w:rPr>
          <w:rtl w:val="0"/>
        </w:rPr>
        <w:t xml:space="preserve">Every software release undergoes security testing before deployment to production to protect PII and system integrity.</w:t>
      </w:r>
    </w:p>
    <w:p w:rsidR="00000000" w:rsidDel="00000000" w:rsidP="00000000" w:rsidRDefault="00000000" w:rsidRPr="00000000" w14:paraId="00000905">
      <w:pPr>
        <w:numPr>
          <w:ilvl w:val="1"/>
          <w:numId w:val="92"/>
        </w:numPr>
        <w:spacing w:after="0" w:afterAutospacing="0" w:before="0" w:beforeAutospacing="0" w:lineRule="auto"/>
        <w:ind w:left="1440" w:hanging="360"/>
      </w:pPr>
      <w:r w:rsidDel="00000000" w:rsidR="00000000" w:rsidRPr="00000000">
        <w:rPr>
          <w:rtl w:val="0"/>
        </w:rPr>
        <w:t xml:space="preserve">We fully cooperate with security testing conducted by OTI, NYC3, DIIT, or their authorized external vendors, providing necessary testing environments and system knowledge transfer with appropriate advance notice (&lt;=15 days). Coordination details TBD post-award (Q235).</w:t>
      </w:r>
    </w:p>
    <w:p w:rsidR="00000000" w:rsidDel="00000000" w:rsidP="00000000" w:rsidRDefault="00000000" w:rsidRPr="00000000" w14:paraId="00000906">
      <w:pPr>
        <w:numPr>
          <w:ilvl w:val="0"/>
          <w:numId w:val="92"/>
        </w:numPr>
        <w:spacing w:after="360" w:before="0" w:beforeAutospacing="0" w:lineRule="auto"/>
        <w:ind w:left="720" w:hanging="360"/>
      </w:pPr>
      <w:r w:rsidDel="00000000" w:rsidR="00000000" w:rsidRPr="00000000">
        <w:rPr>
          <w:b w:val="1"/>
          <w:rtl w:val="0"/>
        </w:rPr>
        <w:t xml:space="preserve">Security Documentation (RFP Sec 3.25.14.2, 3.25.32.4):</w:t>
      </w:r>
      <w:r w:rsidDel="00000000" w:rsidR="00000000" w:rsidRPr="00000000">
        <w:rPr>
          <w:rtl w:val="0"/>
        </w:rPr>
        <w:t xml:space="preserve"> We provide comprehensive documentation of our security architecture and practices (if vendor-hosted) and submit summaries of recent internal security audit/penetration test results as required by the proposal [Confirm submission in proposal Appendix].</w:t>
      </w:r>
    </w:p>
    <w:p w:rsidR="00000000" w:rsidDel="00000000" w:rsidP="00000000" w:rsidRDefault="00000000" w:rsidRPr="00000000" w14:paraId="00000907">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P.1 - Security Strategy.pdf</w:t>
      </w:r>
      <w:r w:rsidDel="00000000" w:rsidR="00000000" w:rsidRPr="00000000">
        <w:rPr>
          <w:i w:val="1"/>
          <w:color w:val="777777"/>
          <w:sz w:val="20"/>
          <w:szCs w:val="20"/>
          <w:rtl w:val="0"/>
        </w:rPr>
        <w:t xml:space="preserve"> (Patching, Testing, Compliance), </w:t>
      </w:r>
      <w:r w:rsidDel="00000000" w:rsidR="00000000" w:rsidRPr="00000000">
        <w:rPr>
          <w:rFonts w:ascii="Roboto Mono" w:cs="Roboto Mono" w:eastAsia="Roboto Mono" w:hAnsi="Roboto Mono"/>
          <w:i w:val="1"/>
          <w:color w:val="777777"/>
          <w:sz w:val="20"/>
          <w:szCs w:val="20"/>
          <w:shd w:fill="f0f0f0" w:val="clear"/>
          <w:rtl w:val="0"/>
        </w:rPr>
        <w:t xml:space="preserve">Appendix R - Testing Strategy.pdf</w:t>
      </w:r>
      <w:r w:rsidDel="00000000" w:rsidR="00000000" w:rsidRPr="00000000">
        <w:rPr>
          <w:i w:val="1"/>
          <w:color w:val="777777"/>
          <w:sz w:val="20"/>
          <w:szCs w:val="20"/>
          <w:rtl w:val="0"/>
        </w:rPr>
        <w:t xml:space="preserve"> (Security Testing Details), </w:t>
      </w:r>
      <w:r w:rsidDel="00000000" w:rsidR="00000000" w:rsidRPr="00000000">
        <w:rPr>
          <w:rFonts w:ascii="Roboto Mono" w:cs="Roboto Mono" w:eastAsia="Roboto Mono" w:hAnsi="Roboto Mono"/>
          <w:i w:val="1"/>
          <w:color w:val="777777"/>
          <w:sz w:val="20"/>
          <w:szCs w:val="20"/>
          <w:shd w:fill="f0f0f0" w:val="clear"/>
          <w:rtl w:val="0"/>
        </w:rPr>
        <w:t xml:space="preserve">Appendix N.2.1 - DevOps Strategic Framework.pdf</w:t>
      </w:r>
      <w:r w:rsidDel="00000000" w:rsidR="00000000" w:rsidRPr="00000000">
        <w:rPr>
          <w:i w:val="1"/>
          <w:color w:val="777777"/>
          <w:sz w:val="20"/>
          <w:szCs w:val="20"/>
          <w:rtl w:val="0"/>
        </w:rPr>
        <w:t xml:space="preserve"> (Release/Patching Process), </w:t>
      </w:r>
      <w:r w:rsidDel="00000000" w:rsidR="00000000" w:rsidRPr="00000000">
        <w:rPr>
          <w:rFonts w:ascii="Roboto Mono" w:cs="Roboto Mono" w:eastAsia="Roboto Mono" w:hAnsi="Roboto Mono"/>
          <w:i w:val="1"/>
          <w:color w:val="777777"/>
          <w:sz w:val="20"/>
          <w:szCs w:val="20"/>
          <w:shd w:fill="f0f0f0" w:val="clear"/>
          <w:rtl w:val="0"/>
        </w:rPr>
        <w:t xml:space="preserve">Appendix P.3 - Audit Framework.pdf</w:t>
      </w:r>
      <w:r w:rsidDel="00000000" w:rsidR="00000000" w:rsidRPr="00000000">
        <w:rPr>
          <w:i w:val="1"/>
          <w:color w:val="777777"/>
          <w:sz w:val="20"/>
          <w:szCs w:val="20"/>
          <w:rtl w:val="0"/>
        </w:rPr>
        <w:t xml:space="preserve"> (Policy Adherence, Audit Support), </w:t>
      </w:r>
      <w:r w:rsidDel="00000000" w:rsidR="00000000" w:rsidRPr="00000000">
        <w:rPr>
          <w:rFonts w:ascii="Roboto Mono" w:cs="Roboto Mono" w:eastAsia="Roboto Mono" w:hAnsi="Roboto Mono"/>
          <w:i w:val="1"/>
          <w:color w:val="777777"/>
          <w:sz w:val="20"/>
          <w:szCs w:val="20"/>
          <w:shd w:fill="f0f0f0" w:val="clear"/>
          <w:rtl w:val="0"/>
        </w:rPr>
        <w:t xml:space="preserve">Appendix O.1.1 - Project Execution Roadmap.pdf</w:t>
      </w:r>
      <w:r w:rsidDel="00000000" w:rsidR="00000000" w:rsidRPr="00000000">
        <w:rPr>
          <w:i w:val="1"/>
          <w:color w:val="777777"/>
          <w:sz w:val="20"/>
          <w:szCs w:val="20"/>
          <w:rtl w:val="0"/>
        </w:rPr>
        <w:t xml:space="preserve"> (Release Process)</w:t>
      </w:r>
    </w:p>
    <w:p w:rsidR="00000000" w:rsidDel="00000000" w:rsidP="00000000" w:rsidRDefault="00000000" w:rsidRPr="00000000" w14:paraId="0000090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09">
      <w:pPr>
        <w:pStyle w:val="Heading2"/>
        <w:keepNext w:val="0"/>
        <w:keepLines w:val="0"/>
        <w:pBdr>
          <w:bottom w:color="999999" w:space="2" w:sz="6" w:val="single"/>
        </w:pBdr>
        <w:spacing w:after="180" w:before="400" w:lineRule="auto"/>
        <w:rPr>
          <w:b w:val="1"/>
          <w:color w:val="003366"/>
          <w:sz w:val="34"/>
          <w:szCs w:val="34"/>
        </w:rPr>
      </w:pPr>
      <w:bookmarkStart w:colFirst="0" w:colLast="0" w:name="_nfeiudufa0ei" w:id="158"/>
      <w:bookmarkEnd w:id="158"/>
      <w:r w:rsidDel="00000000" w:rsidR="00000000" w:rsidRPr="00000000">
        <w:rPr>
          <w:b w:val="1"/>
          <w:color w:val="003366"/>
          <w:sz w:val="34"/>
          <w:szCs w:val="34"/>
          <w:rtl w:val="0"/>
        </w:rPr>
        <w:t xml:space="preserve">3.25.25 Server/Storage</w:t>
      </w:r>
    </w:p>
    <w:p w:rsidR="00000000" w:rsidDel="00000000" w:rsidP="00000000" w:rsidRDefault="00000000" w:rsidRPr="00000000" w14:paraId="0000090A">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Our proposed solution utilizes [Specify hosting model: e.g., a secure, scalable cloud-based infrastructure / a hybrid model / an on-premises deployment]. We provide detailed specifications and estimates for storage, server resources, network bandwidth, and archival needs aligned with the solution's performance, availability, and data retention requirements.</w:t>
      </w:r>
    </w:p>
    <w:p w:rsidR="00000000" w:rsidDel="00000000" w:rsidP="00000000" w:rsidRDefault="00000000" w:rsidRPr="00000000" w14:paraId="0000090B">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90C">
      <w:pPr>
        <w:spacing w:after="240" w:before="240" w:lineRule="auto"/>
        <w:rPr/>
      </w:pPr>
      <w:r w:rsidDel="00000000" w:rsidR="00000000" w:rsidRPr="00000000">
        <w:rPr>
          <w:rtl w:val="0"/>
        </w:rPr>
        <w:t xml:space="preserve">The infrastructure supporting the Transportation Management System is designed to meet all performance, scalability, availability, and security NFRs.</w:t>
      </w:r>
    </w:p>
    <w:p w:rsidR="00000000" w:rsidDel="00000000" w:rsidP="00000000" w:rsidRDefault="00000000" w:rsidRPr="00000000" w14:paraId="0000090D">
      <w:pPr>
        <w:numPr>
          <w:ilvl w:val="0"/>
          <w:numId w:val="106"/>
        </w:numPr>
        <w:spacing w:after="0" w:afterAutospacing="0" w:before="120" w:lineRule="auto"/>
        <w:ind w:left="720" w:hanging="360"/>
      </w:pPr>
      <w:r w:rsidDel="00000000" w:rsidR="00000000" w:rsidRPr="00000000">
        <w:rPr>
          <w:b w:val="1"/>
          <w:rtl w:val="0"/>
        </w:rPr>
        <w:t xml:space="preserve">Hosting Model:</w:t>
      </w:r>
      <w:r w:rsidDel="00000000" w:rsidR="00000000" w:rsidRPr="00000000">
        <w:rPr>
          <w:rtl w:val="0"/>
        </w:rPr>
        <w:t xml:space="preserve"> We propose utilizing [Specify hosting model: e.g., a leading cloud provider (AWS/Azure/GCP) leveraging Platform-as-a-Service (PaaS) and Infrastructure-as-a-Service (IaaS) components hosted within the continental US (RFP Sec 3.26.4) / a hybrid approach with certain components on-premises at NYCPS/DIIT facilities / an entirely on-premises solution within NYCPS/DIIT data centers].</w:t>
      </w:r>
    </w:p>
    <w:p w:rsidR="00000000" w:rsidDel="00000000" w:rsidP="00000000" w:rsidRDefault="00000000" w:rsidRPr="00000000" w14:paraId="0000090E">
      <w:pPr>
        <w:numPr>
          <w:ilvl w:val="0"/>
          <w:numId w:val="106"/>
        </w:numPr>
        <w:spacing w:after="0" w:afterAutospacing="0" w:before="0" w:beforeAutospacing="0" w:lineRule="auto"/>
        <w:ind w:left="720" w:hanging="360"/>
      </w:pPr>
      <w:r w:rsidDel="00000000" w:rsidR="00000000" w:rsidRPr="00000000">
        <w:rPr>
          <w:b w:val="1"/>
          <w:rtl w:val="0"/>
        </w:rPr>
        <w:t xml:space="preserve">Resource Estimation (RFP Sec 3.25.25.1):</w:t>
      </w:r>
      <w:r w:rsidDel="00000000" w:rsidR="00000000" w:rsidRPr="00000000">
        <w:rPr>
          <w:rtl w:val="0"/>
        </w:rPr>
        <w:t xml:space="preserve"> Based on our proposed architecture and OPT's scale (users, vehicles, data volume), we provide the following estimates [Provide these if Hybrid/On-Prem, or state N/A if fully Vendor Cloud]:</w:t>
      </w:r>
    </w:p>
    <w:p w:rsidR="00000000" w:rsidDel="00000000" w:rsidP="00000000" w:rsidRDefault="00000000" w:rsidRPr="00000000" w14:paraId="0000090F">
      <w:pPr>
        <w:numPr>
          <w:ilvl w:val="1"/>
          <w:numId w:val="106"/>
        </w:numPr>
        <w:spacing w:after="0" w:afterAutospacing="0" w:before="0" w:beforeAutospacing="0" w:lineRule="auto"/>
        <w:ind w:left="1440" w:hanging="360"/>
      </w:pPr>
      <w:r w:rsidDel="00000000" w:rsidR="00000000" w:rsidRPr="00000000">
        <w:rPr>
          <w:b w:val="1"/>
          <w:rtl w:val="0"/>
        </w:rPr>
        <w:t xml:space="preserve">Estimated Storage:</w:t>
      </w:r>
      <w:r w:rsidDel="00000000" w:rsidR="00000000" w:rsidRPr="00000000">
        <w:rPr>
          <w:rtl w:val="0"/>
        </w:rPr>
        <w:t xml:space="preserve"> [Estimate initial storage requirement in TB/PB, considering active data (12 months - RFP Sec 3.25.7.7) and potential log/audit data].</w:t>
      </w:r>
    </w:p>
    <w:p w:rsidR="00000000" w:rsidDel="00000000" w:rsidP="00000000" w:rsidRDefault="00000000" w:rsidRPr="00000000" w14:paraId="00000910">
      <w:pPr>
        <w:numPr>
          <w:ilvl w:val="1"/>
          <w:numId w:val="106"/>
        </w:numPr>
        <w:spacing w:after="0" w:afterAutospacing="0" w:before="0" w:beforeAutospacing="0" w:lineRule="auto"/>
        <w:ind w:left="1440" w:hanging="360"/>
      </w:pPr>
      <w:r w:rsidDel="00000000" w:rsidR="00000000" w:rsidRPr="00000000">
        <w:rPr>
          <w:b w:val="1"/>
          <w:rtl w:val="0"/>
        </w:rPr>
        <w:t xml:space="preserve">Storage Growth (2 years):</w:t>
      </w:r>
      <w:r w:rsidDel="00000000" w:rsidR="00000000" w:rsidRPr="00000000">
        <w:rPr>
          <w:rtl w:val="0"/>
        </w:rPr>
        <w:t xml:space="preserve"> [Estimate storage growth based on projected data generation rates].</w:t>
      </w:r>
    </w:p>
    <w:p w:rsidR="00000000" w:rsidDel="00000000" w:rsidP="00000000" w:rsidRDefault="00000000" w:rsidRPr="00000000" w14:paraId="00000911">
      <w:pPr>
        <w:numPr>
          <w:ilvl w:val="1"/>
          <w:numId w:val="106"/>
        </w:numPr>
        <w:spacing w:after="0" w:afterAutospacing="0" w:before="0" w:beforeAutospacing="0" w:lineRule="auto"/>
        <w:ind w:left="1440" w:hanging="360"/>
      </w:pPr>
      <w:r w:rsidDel="00000000" w:rsidR="00000000" w:rsidRPr="00000000">
        <w:rPr>
          <w:b w:val="1"/>
          <w:rtl w:val="0"/>
        </w:rPr>
        <w:t xml:space="preserve">Server Specifications:</w:t>
      </w:r>
      <w:r w:rsidDel="00000000" w:rsidR="00000000" w:rsidRPr="00000000">
        <w:rPr>
          <w:rtl w:val="0"/>
        </w:rPr>
        <w:t xml:space="preserve"> [Provide typical server specs (vCPU, RAM) for application, database, and support components required for on-prem/hybrid deployment].</w:t>
      </w:r>
    </w:p>
    <w:p w:rsidR="00000000" w:rsidDel="00000000" w:rsidP="00000000" w:rsidRDefault="00000000" w:rsidRPr="00000000" w14:paraId="00000912">
      <w:pPr>
        <w:numPr>
          <w:ilvl w:val="1"/>
          <w:numId w:val="106"/>
        </w:numPr>
        <w:spacing w:after="0" w:afterAutospacing="0" w:before="0" w:beforeAutospacing="0" w:lineRule="auto"/>
        <w:ind w:left="1440" w:hanging="360"/>
      </w:pPr>
      <w:r w:rsidDel="00000000" w:rsidR="00000000" w:rsidRPr="00000000">
        <w:rPr>
          <w:b w:val="1"/>
          <w:rtl w:val="0"/>
        </w:rPr>
        <w:t xml:space="preserve">Network/Bandwidth Requirements:</w:t>
      </w:r>
      <w:r w:rsidDel="00000000" w:rsidR="00000000" w:rsidRPr="00000000">
        <w:rPr>
          <w:rtl w:val="0"/>
        </w:rPr>
        <w:t xml:space="preserve"> [Estimate bandwidth needed between components, data centers, and end-users, particularly for real-time data flow].</w:t>
      </w:r>
    </w:p>
    <w:p w:rsidR="00000000" w:rsidDel="00000000" w:rsidP="00000000" w:rsidRDefault="00000000" w:rsidRPr="00000000" w14:paraId="00000913">
      <w:pPr>
        <w:numPr>
          <w:ilvl w:val="1"/>
          <w:numId w:val="106"/>
        </w:numPr>
        <w:spacing w:after="0" w:afterAutospacing="0" w:before="0" w:beforeAutospacing="0" w:lineRule="auto"/>
        <w:ind w:left="1440" w:hanging="360"/>
      </w:pPr>
      <w:r w:rsidDel="00000000" w:rsidR="00000000" w:rsidRPr="00000000">
        <w:rPr>
          <w:b w:val="1"/>
          <w:rtl w:val="0"/>
        </w:rPr>
        <w:t xml:space="preserve">Archival Requirements:</w:t>
      </w:r>
      <w:r w:rsidDel="00000000" w:rsidR="00000000" w:rsidRPr="00000000">
        <w:rPr>
          <w:rtl w:val="0"/>
        </w:rPr>
        <w:t xml:space="preserve"> [Detail archival storage needs for meeting the 7-year retention policy (RFP Sec 3.2.17), including technology and estimated size].</w:t>
      </w:r>
    </w:p>
    <w:p w:rsidR="00000000" w:rsidDel="00000000" w:rsidP="00000000" w:rsidRDefault="00000000" w:rsidRPr="00000000" w14:paraId="00000914">
      <w:pPr>
        <w:numPr>
          <w:ilvl w:val="0"/>
          <w:numId w:val="106"/>
        </w:numPr>
        <w:spacing w:after="360" w:before="0" w:beforeAutospacing="0" w:lineRule="auto"/>
        <w:ind w:left="720" w:hanging="360"/>
      </w:pPr>
      <w:r w:rsidDel="00000000" w:rsidR="00000000" w:rsidRPr="00000000">
        <w:rPr>
          <w:i w:val="1"/>
          <w:rtl w:val="0"/>
        </w:rPr>
        <w:t xml:space="preserve">(If fully vendor-hosted cloud, state: As a fully managed cloud solution, specific server/storage details are abstracted, but the underlying infrastructure is provisioned and dynamically scaled to meet all performance and availability requirements. Resource consumption is managed via our FinOps strategy.)</w:t>
      </w:r>
    </w:p>
    <w:p w:rsidR="00000000" w:rsidDel="00000000" w:rsidP="00000000" w:rsidRDefault="00000000" w:rsidRPr="00000000" w14:paraId="00000915">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M.1 - System Architecture.pdf</w:t>
      </w:r>
      <w:r w:rsidDel="00000000" w:rsidR="00000000" w:rsidRPr="00000000">
        <w:rPr>
          <w:i w:val="1"/>
          <w:color w:val="777777"/>
          <w:sz w:val="20"/>
          <w:szCs w:val="20"/>
          <w:rtl w:val="0"/>
        </w:rPr>
        <w:t xml:space="preserve"> (Hosting Model, Infrastructure Design), </w:t>
      </w:r>
      <w:r w:rsidDel="00000000" w:rsidR="00000000" w:rsidRPr="00000000">
        <w:rPr>
          <w:rFonts w:ascii="Roboto Mono" w:cs="Roboto Mono" w:eastAsia="Roboto Mono" w:hAnsi="Roboto Mono"/>
          <w:i w:val="1"/>
          <w:color w:val="777777"/>
          <w:sz w:val="20"/>
          <w:szCs w:val="20"/>
          <w:shd w:fill="f0f0f0" w:val="clear"/>
          <w:rtl w:val="0"/>
        </w:rPr>
        <w:t xml:space="preserve">Appendix M.2 - Solution Design Functional and Non Functional Requirements.pdf</w:t>
      </w:r>
      <w:r w:rsidDel="00000000" w:rsidR="00000000" w:rsidRPr="00000000">
        <w:rPr>
          <w:i w:val="1"/>
          <w:color w:val="777777"/>
          <w:sz w:val="20"/>
          <w:szCs w:val="20"/>
          <w:rtl w:val="0"/>
        </w:rPr>
        <w:t xml:space="preserve"> (NFRs driving resource needs), </w:t>
      </w:r>
      <w:r w:rsidDel="00000000" w:rsidR="00000000" w:rsidRPr="00000000">
        <w:rPr>
          <w:rFonts w:ascii="Roboto Mono" w:cs="Roboto Mono" w:eastAsia="Roboto Mono" w:hAnsi="Roboto Mono"/>
          <w:i w:val="1"/>
          <w:color w:val="777777"/>
          <w:sz w:val="20"/>
          <w:szCs w:val="20"/>
          <w:shd w:fill="f0f0f0" w:val="clear"/>
          <w:rtl w:val="0"/>
        </w:rPr>
        <w:t xml:space="preserve">Appendix Y.2 - FinOps Strategy.pdf</w:t>
      </w:r>
      <w:r w:rsidDel="00000000" w:rsidR="00000000" w:rsidRPr="00000000">
        <w:rPr>
          <w:i w:val="1"/>
          <w:color w:val="777777"/>
          <w:sz w:val="20"/>
          <w:szCs w:val="20"/>
          <w:rtl w:val="0"/>
        </w:rPr>
        <w:t xml:space="preserve"> (If Cloud - Resource Management), </w:t>
      </w:r>
      <w:r w:rsidDel="00000000" w:rsidR="00000000" w:rsidRPr="00000000">
        <w:rPr>
          <w:rFonts w:ascii="Roboto Mono" w:cs="Roboto Mono" w:eastAsia="Roboto Mono" w:hAnsi="Roboto Mono"/>
          <w:i w:val="1"/>
          <w:color w:val="777777"/>
          <w:sz w:val="20"/>
          <w:szCs w:val="20"/>
          <w:shd w:fill="f0f0f0" w:val="clear"/>
          <w:rtl w:val="0"/>
        </w:rPr>
        <w:t xml:space="preserve">Appendix S.1 - Data Governance and compliance controls.pdf</w:t>
      </w:r>
      <w:r w:rsidDel="00000000" w:rsidR="00000000" w:rsidRPr="00000000">
        <w:rPr>
          <w:i w:val="1"/>
          <w:color w:val="777777"/>
          <w:sz w:val="20"/>
          <w:szCs w:val="20"/>
          <w:rtl w:val="0"/>
        </w:rPr>
        <w:t xml:space="preserve"> (Data Retention/Archival needs)</w:t>
      </w:r>
    </w:p>
    <w:p w:rsidR="00000000" w:rsidDel="00000000" w:rsidP="00000000" w:rsidRDefault="00000000" w:rsidRPr="00000000" w14:paraId="0000091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17">
      <w:pPr>
        <w:pStyle w:val="Heading2"/>
        <w:keepNext w:val="0"/>
        <w:keepLines w:val="0"/>
        <w:pBdr>
          <w:bottom w:color="999999" w:space="2" w:sz="6" w:val="single"/>
        </w:pBdr>
        <w:spacing w:after="180" w:before="400" w:lineRule="auto"/>
        <w:rPr>
          <w:b w:val="1"/>
          <w:color w:val="003366"/>
          <w:sz w:val="34"/>
          <w:szCs w:val="34"/>
        </w:rPr>
      </w:pPr>
      <w:bookmarkStart w:colFirst="0" w:colLast="0" w:name="_1xyj2x5ilxt" w:id="159"/>
      <w:bookmarkEnd w:id="159"/>
      <w:r w:rsidDel="00000000" w:rsidR="00000000" w:rsidRPr="00000000">
        <w:rPr>
          <w:b w:val="1"/>
          <w:color w:val="003366"/>
          <w:sz w:val="34"/>
          <w:szCs w:val="34"/>
          <w:rtl w:val="0"/>
        </w:rPr>
        <w:t xml:space="preserve">3.25.26 Service Level Agreement (General NFRs)</w:t>
      </w:r>
    </w:p>
    <w:p w:rsidR="00000000" w:rsidDel="00000000" w:rsidP="00000000" w:rsidRDefault="00000000" w:rsidRPr="00000000" w14:paraId="00000918">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We provide comprehensive SLAs and SOPs covering incident management and data handling, submitted as part of this proposal. We guarantee timely data availability for NYCPS operations, meeting near real-time (&lt;10 sec) transmission requirements with robust monitoring and notification protocols. Timestamps are consistently handled in the NYCPS local time zone, and data transmission reliability is ensured through backup mechanisms and regular testing.</w:t>
      </w:r>
    </w:p>
    <w:p w:rsidR="00000000" w:rsidDel="00000000" w:rsidP="00000000" w:rsidRDefault="00000000" w:rsidRPr="00000000" w14:paraId="00000919">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91A">
      <w:pPr>
        <w:numPr>
          <w:ilvl w:val="0"/>
          <w:numId w:val="20"/>
        </w:numPr>
        <w:spacing w:after="0" w:afterAutospacing="0" w:before="120" w:lineRule="auto"/>
        <w:ind w:left="720" w:hanging="360"/>
      </w:pPr>
      <w:r w:rsidDel="00000000" w:rsidR="00000000" w:rsidRPr="00000000">
        <w:rPr>
          <w:b w:val="1"/>
          <w:rtl w:val="0"/>
        </w:rPr>
        <w:t xml:space="preserve">SLA/SOP Documentation (RFP Sec 3.25.26.1, 3.24.3):</w:t>
      </w:r>
      <w:r w:rsidDel="00000000" w:rsidR="00000000" w:rsidRPr="00000000">
        <w:rPr>
          <w:rtl w:val="0"/>
        </w:rPr>
        <w:t xml:space="preserve"> Comprehensive SLA and SOP documents detailing our incident management process for customer service/engagement are included with this proposal [Reference Appendix F]. These documents define performance metrics (response/resolution times, escalation), workflows, roles (including Tier 1/2/3 vendor support structure), and communication procedures, aligning with NYCPS standards (Q236) and best practices.</w:t>
      </w:r>
    </w:p>
    <w:p w:rsidR="00000000" w:rsidDel="00000000" w:rsidP="00000000" w:rsidRDefault="00000000" w:rsidRPr="00000000" w14:paraId="0000091B">
      <w:pPr>
        <w:numPr>
          <w:ilvl w:val="0"/>
          <w:numId w:val="20"/>
        </w:numPr>
        <w:spacing w:after="0" w:afterAutospacing="0" w:before="0" w:beforeAutospacing="0" w:lineRule="auto"/>
        <w:ind w:left="720" w:hanging="360"/>
      </w:pPr>
      <w:r w:rsidDel="00000000" w:rsidR="00000000" w:rsidRPr="00000000">
        <w:rPr>
          <w:b w:val="1"/>
          <w:rtl w:val="0"/>
        </w:rPr>
        <w:t xml:space="preserve">Data Availability for NYCPS Operations (RFP Sec 3.25.26.2):</w:t>
      </w:r>
      <w:r w:rsidDel="00000000" w:rsidR="00000000" w:rsidRPr="00000000">
        <w:rPr>
          <w:rtl w:val="0"/>
        </w:rPr>
        <w:t xml:space="preserve"> We ensure that all necessary data consumed and generated by the solution is available daily for NYCPS operational use within relevant NYCPS Administrative Systems, without undue lag. Integration methods facilitate this availability (Ref Sec 3.25.10/11).</w:t>
      </w:r>
    </w:p>
    <w:p w:rsidR="00000000" w:rsidDel="00000000" w:rsidP="00000000" w:rsidRDefault="00000000" w:rsidRPr="00000000" w14:paraId="0000091C">
      <w:pPr>
        <w:numPr>
          <w:ilvl w:val="0"/>
          <w:numId w:val="20"/>
        </w:numPr>
        <w:spacing w:after="0" w:afterAutospacing="0" w:before="0" w:beforeAutospacing="0" w:lineRule="auto"/>
        <w:ind w:left="720" w:hanging="360"/>
      </w:pPr>
      <w:r w:rsidDel="00000000" w:rsidR="00000000" w:rsidRPr="00000000">
        <w:rPr>
          <w:b w:val="1"/>
          <w:rtl w:val="0"/>
        </w:rPr>
        <w:t xml:space="preserve">Data Transmission Timeliness &amp; Reliability (RFP Sec 3.25.26.3, 3.25.26.4, 3.25.26.6):</w:t>
      </w:r>
    </w:p>
    <w:p w:rsidR="00000000" w:rsidDel="00000000" w:rsidP="00000000" w:rsidRDefault="00000000" w:rsidRPr="00000000" w14:paraId="0000091D">
      <w:pPr>
        <w:numPr>
          <w:ilvl w:val="1"/>
          <w:numId w:val="20"/>
        </w:numPr>
        <w:spacing w:after="0" w:afterAutospacing="0" w:before="0" w:beforeAutospacing="0" w:lineRule="auto"/>
        <w:ind w:left="1440" w:hanging="360"/>
      </w:pPr>
      <w:r w:rsidDel="00000000" w:rsidR="00000000" w:rsidRPr="00000000">
        <w:rPr>
          <w:rtl w:val="0"/>
        </w:rPr>
        <w:t xml:space="preserve">We guarantee that data transmitted to NYCPS systems flows in near real-time, defined as within 10 seconds of generation or update (RFP Sec 3.25.26.3).</w:t>
      </w:r>
    </w:p>
    <w:p w:rsidR="00000000" w:rsidDel="00000000" w:rsidP="00000000" w:rsidRDefault="00000000" w:rsidRPr="00000000" w14:paraId="0000091E">
      <w:pPr>
        <w:numPr>
          <w:ilvl w:val="1"/>
          <w:numId w:val="20"/>
        </w:numPr>
        <w:spacing w:after="0" w:afterAutospacing="0" w:before="0" w:beforeAutospacing="0" w:lineRule="auto"/>
        <w:ind w:left="1440" w:hanging="360"/>
      </w:pPr>
      <w:r w:rsidDel="00000000" w:rsidR="00000000" w:rsidRPr="00000000">
        <w:rPr>
          <w:rtl w:val="0"/>
        </w:rPr>
        <w:t xml:space="preserve">We implement robust transmission protocols with automated monitoring to ensure data integrity and availability, providing immediate notification to NYCPS stakeholders upon detection of any disruption or delay (RFP Sec 3.25.26.4).</w:t>
      </w:r>
    </w:p>
    <w:p w:rsidR="00000000" w:rsidDel="00000000" w:rsidP="00000000" w:rsidRDefault="00000000" w:rsidRPr="00000000" w14:paraId="0000091F">
      <w:pPr>
        <w:numPr>
          <w:ilvl w:val="1"/>
          <w:numId w:val="20"/>
        </w:numPr>
        <w:spacing w:after="0" w:afterAutospacing="0" w:before="0" w:beforeAutospacing="0" w:lineRule="auto"/>
        <w:ind w:left="1440" w:hanging="360"/>
      </w:pPr>
      <w:r w:rsidDel="00000000" w:rsidR="00000000" w:rsidRPr="00000000">
        <w:rPr>
          <w:rtl w:val="0"/>
        </w:rPr>
        <w:t xml:space="preserve">Backup mechanisms are in place for data transmission pathways to ensure continuity during failures. We conduct regular testing of these systems and provide reliability reports to NYCPS (RFP Sec 3.25.26.6).</w:t>
      </w:r>
    </w:p>
    <w:p w:rsidR="00000000" w:rsidDel="00000000" w:rsidP="00000000" w:rsidRDefault="00000000" w:rsidRPr="00000000" w14:paraId="00000920">
      <w:pPr>
        <w:numPr>
          <w:ilvl w:val="0"/>
          <w:numId w:val="20"/>
        </w:numPr>
        <w:spacing w:after="360" w:before="0" w:beforeAutospacing="0" w:lineRule="auto"/>
        <w:ind w:left="720" w:hanging="360"/>
      </w:pPr>
      <w:r w:rsidDel="00000000" w:rsidR="00000000" w:rsidRPr="00000000">
        <w:rPr>
          <w:b w:val="1"/>
          <w:rtl w:val="0"/>
        </w:rPr>
        <w:t xml:space="preserve">Time Zone Handling (RFP Sec 3.25.26.5):</w:t>
      </w:r>
      <w:r w:rsidDel="00000000" w:rsidR="00000000" w:rsidRPr="00000000">
        <w:rPr>
          <w:rtl w:val="0"/>
        </w:rPr>
        <w:t xml:space="preserve"> All timestamps and time-sensitive data provided to NYCPS systems or displayed in user interfaces are consistently converted to and displayed in the local time zone for NYCPS (typically Eastern Time - ET), using reliable, standardized methods with periodic validation for accuracy.</w:t>
      </w:r>
    </w:p>
    <w:p w:rsidR="00000000" w:rsidDel="00000000" w:rsidP="00000000" w:rsidRDefault="00000000" w:rsidRPr="00000000" w14:paraId="00000921">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U.1 - Vendor and Third Party Management.pdf</w:t>
      </w:r>
      <w:r w:rsidDel="00000000" w:rsidR="00000000" w:rsidRPr="00000000">
        <w:rPr>
          <w:i w:val="1"/>
          <w:color w:val="777777"/>
          <w:sz w:val="20"/>
          <w:szCs w:val="20"/>
          <w:rtl w:val="0"/>
        </w:rPr>
        <w:t xml:space="preserve"> (Link to submitted SLA/SOPs), </w:t>
      </w:r>
      <w:r w:rsidDel="00000000" w:rsidR="00000000" w:rsidRPr="00000000">
        <w:rPr>
          <w:rFonts w:ascii="Roboto Mono" w:cs="Roboto Mono" w:eastAsia="Roboto Mono" w:hAnsi="Roboto Mono"/>
          <w:i w:val="1"/>
          <w:color w:val="777777"/>
          <w:sz w:val="20"/>
          <w:szCs w:val="20"/>
          <w:shd w:fill="f0f0f0" w:val="clear"/>
          <w:rtl w:val="0"/>
        </w:rPr>
        <w:t xml:space="preserve">Appendix M.2 - Solution Design Functional and Non Functional Requirements.pdf</w:t>
      </w:r>
      <w:r w:rsidDel="00000000" w:rsidR="00000000" w:rsidRPr="00000000">
        <w:rPr>
          <w:i w:val="1"/>
          <w:color w:val="777777"/>
          <w:sz w:val="20"/>
          <w:szCs w:val="20"/>
          <w:rtl w:val="0"/>
        </w:rPr>
        <w:t xml:space="preserve"> (NFRs: Availability, Performance), </w:t>
      </w:r>
      <w:r w:rsidDel="00000000" w:rsidR="00000000" w:rsidRPr="00000000">
        <w:rPr>
          <w:rFonts w:ascii="Roboto Mono" w:cs="Roboto Mono" w:eastAsia="Roboto Mono" w:hAnsi="Roboto Mono"/>
          <w:i w:val="1"/>
          <w:color w:val="777777"/>
          <w:sz w:val="20"/>
          <w:szCs w:val="20"/>
          <w:shd w:fill="f0f0f0" w:val="clear"/>
          <w:rtl w:val="0"/>
        </w:rPr>
        <w:t xml:space="preserve">Appendix M.1 - System Architecture.pdf</w:t>
      </w:r>
      <w:r w:rsidDel="00000000" w:rsidR="00000000" w:rsidRPr="00000000">
        <w:rPr>
          <w:i w:val="1"/>
          <w:color w:val="777777"/>
          <w:sz w:val="20"/>
          <w:szCs w:val="20"/>
          <w:rtl w:val="0"/>
        </w:rPr>
        <w:t xml:space="preserve"> (Integration, Data Handling, Monitoring), </w:t>
      </w:r>
      <w:r w:rsidDel="00000000" w:rsidR="00000000" w:rsidRPr="00000000">
        <w:rPr>
          <w:rFonts w:ascii="Roboto Mono" w:cs="Roboto Mono" w:eastAsia="Roboto Mono" w:hAnsi="Roboto Mono"/>
          <w:i w:val="1"/>
          <w:color w:val="777777"/>
          <w:sz w:val="20"/>
          <w:szCs w:val="20"/>
          <w:shd w:fill="f0f0f0" w:val="clear"/>
          <w:rtl w:val="0"/>
        </w:rPr>
        <w:t xml:space="preserve">Appendix Q.1 - Business Continuity Plan And Operational Excellence.pdf</w:t>
      </w:r>
      <w:r w:rsidDel="00000000" w:rsidR="00000000" w:rsidRPr="00000000">
        <w:rPr>
          <w:i w:val="1"/>
          <w:color w:val="777777"/>
          <w:sz w:val="20"/>
          <w:szCs w:val="20"/>
          <w:rtl w:val="0"/>
        </w:rPr>
        <w:t xml:space="preserve"> (Transmission Backup/Testing), </w:t>
      </w:r>
      <w:r w:rsidDel="00000000" w:rsidR="00000000" w:rsidRPr="00000000">
        <w:rPr>
          <w:rFonts w:ascii="Roboto Mono" w:cs="Roboto Mono" w:eastAsia="Roboto Mono" w:hAnsi="Roboto Mono"/>
          <w:i w:val="1"/>
          <w:color w:val="777777"/>
          <w:sz w:val="20"/>
          <w:szCs w:val="20"/>
          <w:shd w:fill="f0f0f0" w:val="clear"/>
          <w:rtl w:val="0"/>
        </w:rPr>
        <w:t xml:space="preserve">Appendix Q.2 - Observability and Monitoring Strategy.pdf</w:t>
      </w:r>
      <w:r w:rsidDel="00000000" w:rsidR="00000000" w:rsidRPr="00000000">
        <w:rPr>
          <w:i w:val="1"/>
          <w:color w:val="777777"/>
          <w:sz w:val="20"/>
          <w:szCs w:val="20"/>
          <w:rtl w:val="0"/>
        </w:rPr>
        <w:t xml:space="preserve"> (Monitoring/Notification)</w:t>
      </w:r>
    </w:p>
    <w:p w:rsidR="00000000" w:rsidDel="00000000" w:rsidP="00000000" w:rsidRDefault="00000000" w:rsidRPr="00000000" w14:paraId="0000092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23">
      <w:pPr>
        <w:pStyle w:val="Heading2"/>
        <w:keepNext w:val="0"/>
        <w:keepLines w:val="0"/>
        <w:pBdr>
          <w:bottom w:color="999999" w:space="2" w:sz="6" w:val="single"/>
        </w:pBdr>
        <w:spacing w:after="180" w:before="400" w:lineRule="auto"/>
        <w:rPr>
          <w:b w:val="1"/>
          <w:color w:val="003366"/>
          <w:sz w:val="34"/>
          <w:szCs w:val="34"/>
        </w:rPr>
      </w:pPr>
      <w:bookmarkStart w:colFirst="0" w:colLast="0" w:name="_p5xtagt3f7s5" w:id="160"/>
      <w:bookmarkEnd w:id="160"/>
      <w:r w:rsidDel="00000000" w:rsidR="00000000" w:rsidRPr="00000000">
        <w:rPr>
          <w:b w:val="1"/>
          <w:color w:val="003366"/>
          <w:sz w:val="34"/>
          <w:szCs w:val="34"/>
          <w:rtl w:val="0"/>
        </w:rPr>
        <w:t xml:space="preserve">3.25.27 Serviceability</w:t>
      </w:r>
    </w:p>
    <w:p w:rsidR="00000000" w:rsidDel="00000000" w:rsidP="00000000" w:rsidRDefault="00000000" w:rsidRPr="00000000" w14:paraId="00000924">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We guarantee long-term serviceability through a comprehensive maintenance contract, ensuring dedicated technical support personnel are available to monitor and manage the solution throughout its lifecycle. We provide clear resource planning for support over the required 7-year period, anticipating the system's eventual end-of-life transition.</w:t>
      </w:r>
    </w:p>
    <w:p w:rsidR="00000000" w:rsidDel="00000000" w:rsidP="00000000" w:rsidRDefault="00000000" w:rsidRPr="00000000" w14:paraId="00000925">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926">
      <w:pPr>
        <w:numPr>
          <w:ilvl w:val="0"/>
          <w:numId w:val="138"/>
        </w:numPr>
        <w:spacing w:after="0" w:afterAutospacing="0" w:before="120" w:lineRule="auto"/>
        <w:ind w:left="720" w:hanging="360"/>
      </w:pPr>
      <w:r w:rsidDel="00000000" w:rsidR="00000000" w:rsidRPr="00000000">
        <w:rPr>
          <w:b w:val="1"/>
          <w:rtl w:val="0"/>
        </w:rPr>
        <w:t xml:space="preserve">Maintenance Contract &amp; Support Availability (RFP Sec 3.25.27.1):</w:t>
      </w:r>
      <w:r w:rsidDel="00000000" w:rsidR="00000000" w:rsidRPr="00000000">
        <w:rPr>
          <w:rtl w:val="0"/>
        </w:rPr>
        <w:t xml:space="preserve"> Our proposal includes a comprehensive maintenance and support contract covering the entire solution lifecycle (initial 3-year term plus potential extensions, totaling 7 years). This contract guarantees the availability of qualified technical support personnel responsible for proactively monitoring system health, managing operations, responding to incidents, and performing routine maintenance according to the agreed-upon SLAs and SOPs.</w:t>
      </w:r>
    </w:p>
    <w:p w:rsidR="00000000" w:rsidDel="00000000" w:rsidP="00000000" w:rsidRDefault="00000000" w:rsidRPr="00000000" w14:paraId="00000927">
      <w:pPr>
        <w:numPr>
          <w:ilvl w:val="0"/>
          <w:numId w:val="138"/>
        </w:numPr>
        <w:spacing w:after="360" w:before="0" w:beforeAutospacing="0" w:lineRule="auto"/>
        <w:ind w:left="720" w:hanging="360"/>
      </w:pPr>
      <w:r w:rsidDel="00000000" w:rsidR="00000000" w:rsidRPr="00000000">
        <w:rPr>
          <w:b w:val="1"/>
          <w:rtl w:val="0"/>
        </w:rPr>
        <w:t xml:space="preserve">Long-Term Resource Planning (RFP Sec 3.25.27.1):</w:t>
      </w:r>
      <w:r w:rsidDel="00000000" w:rsidR="00000000" w:rsidRPr="00000000">
        <w:rPr>
          <w:rtl w:val="0"/>
        </w:rPr>
        <w:t xml:space="preserve"> We provide, as part of our planning documentation [Reference where this is, e.g., in Vendor Mgmt Plan or specific Appendix], an estimate of the annual resource levels (personnel, infrastructure) required to adequately support the solution for the full 7-year anticipated lifecycle, including considerations for managing the eventual end-of-life transition.</w:t>
      </w:r>
    </w:p>
    <w:p w:rsidR="00000000" w:rsidDel="00000000" w:rsidP="00000000" w:rsidRDefault="00000000" w:rsidRPr="00000000" w14:paraId="00000928">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U.1 - Vendor and Third Party Management.pdf</w:t>
      </w:r>
      <w:r w:rsidDel="00000000" w:rsidR="00000000" w:rsidRPr="00000000">
        <w:rPr>
          <w:i w:val="1"/>
          <w:color w:val="777777"/>
          <w:sz w:val="20"/>
          <w:szCs w:val="20"/>
          <w:rtl w:val="0"/>
        </w:rPr>
        <w:t xml:space="preserve"> (Support Contract Details, Resource Planning), </w:t>
      </w:r>
      <w:r w:rsidDel="00000000" w:rsidR="00000000" w:rsidRPr="00000000">
        <w:rPr>
          <w:rFonts w:ascii="Roboto Mono" w:cs="Roboto Mono" w:eastAsia="Roboto Mono" w:hAnsi="Roboto Mono"/>
          <w:i w:val="1"/>
          <w:color w:val="777777"/>
          <w:sz w:val="20"/>
          <w:szCs w:val="20"/>
          <w:shd w:fill="f0f0f0" w:val="clear"/>
          <w:rtl w:val="0"/>
        </w:rPr>
        <w:t xml:space="preserve">Appendix Q.1 - Business Continuity Plan And Operational Excellence.pdf</w:t>
      </w:r>
      <w:r w:rsidDel="00000000" w:rsidR="00000000" w:rsidRPr="00000000">
        <w:rPr>
          <w:i w:val="1"/>
          <w:color w:val="777777"/>
          <w:sz w:val="20"/>
          <w:szCs w:val="20"/>
          <w:rtl w:val="0"/>
        </w:rPr>
        <w:t xml:space="preserve"> (Operational Management), </w:t>
      </w:r>
      <w:r w:rsidDel="00000000" w:rsidR="00000000" w:rsidRPr="00000000">
        <w:rPr>
          <w:rFonts w:ascii="Roboto Mono" w:cs="Roboto Mono" w:eastAsia="Roboto Mono" w:hAnsi="Roboto Mono"/>
          <w:i w:val="1"/>
          <w:color w:val="777777"/>
          <w:sz w:val="20"/>
          <w:szCs w:val="20"/>
          <w:shd w:fill="f0f0f0" w:val="clear"/>
          <w:rtl w:val="0"/>
        </w:rPr>
        <w:t xml:space="preserve">Appendix X.1 - Team Structure and Processes.pdf</w:t>
      </w:r>
      <w:r w:rsidDel="00000000" w:rsidR="00000000" w:rsidRPr="00000000">
        <w:rPr>
          <w:i w:val="1"/>
          <w:color w:val="777777"/>
          <w:sz w:val="20"/>
          <w:szCs w:val="20"/>
          <w:rtl w:val="0"/>
        </w:rPr>
        <w:t xml:space="preserve"> (Support Team Roles)</w:t>
      </w:r>
    </w:p>
    <w:p w:rsidR="00000000" w:rsidDel="00000000" w:rsidP="00000000" w:rsidRDefault="00000000" w:rsidRPr="00000000" w14:paraId="0000092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2A">
      <w:pPr>
        <w:pStyle w:val="Heading2"/>
        <w:keepNext w:val="0"/>
        <w:keepLines w:val="0"/>
        <w:pBdr>
          <w:bottom w:color="999999" w:space="2" w:sz="6" w:val="single"/>
        </w:pBdr>
        <w:spacing w:after="180" w:before="400" w:lineRule="auto"/>
        <w:rPr>
          <w:b w:val="1"/>
          <w:color w:val="003366"/>
          <w:sz w:val="34"/>
          <w:szCs w:val="34"/>
        </w:rPr>
      </w:pPr>
      <w:bookmarkStart w:colFirst="0" w:colLast="0" w:name="_v843n5s6n3gn" w:id="161"/>
      <w:bookmarkEnd w:id="161"/>
      <w:r w:rsidDel="00000000" w:rsidR="00000000" w:rsidRPr="00000000">
        <w:rPr>
          <w:b w:val="1"/>
          <w:color w:val="003366"/>
          <w:sz w:val="34"/>
          <w:szCs w:val="34"/>
          <w:rtl w:val="0"/>
        </w:rPr>
        <w:t xml:space="preserve">3.25.28 Solution Lifecycle Management</w:t>
      </w:r>
    </w:p>
    <w:p w:rsidR="00000000" w:rsidDel="00000000" w:rsidP="00000000" w:rsidRDefault="00000000" w:rsidRPr="00000000" w14:paraId="0000092B">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We employ a structured Solution Lifecycle Management process, governed by agreed-upon SOPs with NYCPS. All equipment and software upgrades are carefully planned, tested in non-production replica environments, scheduled during off-peak hours with advance notice and NYCPS approval, and implemented efficiently to minimize disruption. We commit to timely implementation of necessary platform upgrades and ensuring NYCPS-specific fixes are incorporated into major releases.</w:t>
      </w:r>
    </w:p>
    <w:p w:rsidR="00000000" w:rsidDel="00000000" w:rsidP="00000000" w:rsidRDefault="00000000" w:rsidRPr="00000000" w14:paraId="0000092C">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92D">
      <w:pPr>
        <w:spacing w:after="240" w:before="240" w:lineRule="auto"/>
        <w:rPr/>
      </w:pPr>
      <w:r w:rsidDel="00000000" w:rsidR="00000000" w:rsidRPr="00000000">
        <w:rPr>
          <w:rtl w:val="0"/>
        </w:rPr>
        <w:t xml:space="preserve">We manage the evolution of the solution throughout its lifecycle using defined processes:</w:t>
      </w:r>
    </w:p>
    <w:p w:rsidR="00000000" w:rsidDel="00000000" w:rsidP="00000000" w:rsidRDefault="00000000" w:rsidRPr="00000000" w14:paraId="0000092E">
      <w:pPr>
        <w:numPr>
          <w:ilvl w:val="0"/>
          <w:numId w:val="187"/>
        </w:numPr>
        <w:spacing w:after="0" w:afterAutospacing="0" w:before="120" w:lineRule="auto"/>
        <w:ind w:left="720" w:hanging="360"/>
      </w:pPr>
      <w:r w:rsidDel="00000000" w:rsidR="00000000" w:rsidRPr="00000000">
        <w:rPr>
          <w:b w:val="1"/>
          <w:rtl w:val="0"/>
        </w:rPr>
        <w:t xml:space="preserve">Standard Operating Procedures (SOPs) (RFP Sec 3.25.28.1):</w:t>
      </w:r>
      <w:r w:rsidDel="00000000" w:rsidR="00000000" w:rsidRPr="00000000">
        <w:rPr>
          <w:rtl w:val="0"/>
        </w:rPr>
        <w:t xml:space="preserve"> We will establish and adhere to Standard Operating Procedures, mutually agreed upon with NYCPS, governing the planning, testing, communication, approval, and implementation of all significant equipment and software upgrades.</w:t>
      </w:r>
    </w:p>
    <w:p w:rsidR="00000000" w:rsidDel="00000000" w:rsidP="00000000" w:rsidRDefault="00000000" w:rsidRPr="00000000" w14:paraId="0000092F">
      <w:pPr>
        <w:numPr>
          <w:ilvl w:val="0"/>
          <w:numId w:val="187"/>
        </w:numPr>
        <w:spacing w:after="0" w:afterAutospacing="0" w:before="0" w:beforeAutospacing="0" w:lineRule="auto"/>
        <w:ind w:left="720" w:hanging="360"/>
      </w:pPr>
      <w:r w:rsidDel="00000000" w:rsidR="00000000" w:rsidRPr="00000000">
        <w:rPr>
          <w:b w:val="1"/>
          <w:rtl w:val="0"/>
        </w:rPr>
        <w:t xml:space="preserve">Upgrade Planning &amp; Scheduling (RFP Sec 3.25.28.2, 3.25.28.4):</w:t>
      </w:r>
      <w:r w:rsidDel="00000000" w:rsidR="00000000" w:rsidRPr="00000000">
        <w:rPr>
          <w:rtl w:val="0"/>
        </w:rPr>
        <w:t xml:space="preserve"> All upgrades are carefully planned, considering dependencies and potential impacts. Implementation is scheduled well in advance, typically during pre-defined maintenance windows (Ref Sec 3.25.19.1), to minimize disruption to users. A detailed timetable for major upgrades requires written approval from NYCPS before execution.</w:t>
      </w:r>
    </w:p>
    <w:p w:rsidR="00000000" w:rsidDel="00000000" w:rsidP="00000000" w:rsidRDefault="00000000" w:rsidRPr="00000000" w14:paraId="00000930">
      <w:pPr>
        <w:numPr>
          <w:ilvl w:val="0"/>
          <w:numId w:val="187"/>
        </w:numPr>
        <w:spacing w:after="0" w:afterAutospacing="0" w:before="0" w:beforeAutospacing="0" w:lineRule="auto"/>
        <w:ind w:left="720" w:hanging="360"/>
      </w:pPr>
      <w:r w:rsidDel="00000000" w:rsidR="00000000" w:rsidRPr="00000000">
        <w:rPr>
          <w:b w:val="1"/>
          <w:rtl w:val="0"/>
        </w:rPr>
        <w:t xml:space="preserve">Communication (RFP Sec 3.25.28.2):</w:t>
      </w:r>
      <w:r w:rsidDel="00000000" w:rsidR="00000000" w:rsidRPr="00000000">
        <w:rPr>
          <w:rtl w:val="0"/>
        </w:rPr>
        <w:t xml:space="preserve"> Notice of planned upgrades, including scope, schedule, and potential impact, is sent to all relevant parties (OPT stakeholders, user representatives) well in advance, according to the communication plan (Ref: </w:t>
      </w:r>
      <w:r w:rsidDel="00000000" w:rsidR="00000000" w:rsidRPr="00000000">
        <w:rPr>
          <w:rFonts w:ascii="Roboto Mono" w:cs="Roboto Mono" w:eastAsia="Roboto Mono" w:hAnsi="Roboto Mono"/>
          <w:color w:val="188038"/>
          <w:shd w:fill="f0f0f0" w:val="clear"/>
          <w:rtl w:val="0"/>
        </w:rPr>
        <w:t xml:space="preserve">Appendix X.2 - Communications and Status Reporting Strategy.pdf</w:t>
      </w:r>
      <w:r w:rsidDel="00000000" w:rsidR="00000000" w:rsidRPr="00000000">
        <w:rPr>
          <w:rtl w:val="0"/>
        </w:rPr>
        <w:t xml:space="preserve">).</w:t>
      </w:r>
    </w:p>
    <w:p w:rsidR="00000000" w:rsidDel="00000000" w:rsidP="00000000" w:rsidRDefault="00000000" w:rsidRPr="00000000" w14:paraId="00000931">
      <w:pPr>
        <w:numPr>
          <w:ilvl w:val="0"/>
          <w:numId w:val="187"/>
        </w:numPr>
        <w:spacing w:after="0" w:afterAutospacing="0" w:before="0" w:beforeAutospacing="0" w:lineRule="auto"/>
        <w:ind w:left="720" w:hanging="360"/>
      </w:pPr>
      <w:r w:rsidDel="00000000" w:rsidR="00000000" w:rsidRPr="00000000">
        <w:rPr>
          <w:b w:val="1"/>
          <w:rtl w:val="0"/>
        </w:rPr>
        <w:t xml:space="preserve">Testing &amp; Deployment (RFP Sec 3.25.28.3):</w:t>
      </w:r>
      <w:r w:rsidDel="00000000" w:rsidR="00000000" w:rsidRPr="00000000">
        <w:rPr>
          <w:rtl w:val="0"/>
        </w:rPr>
        <w:t xml:space="preserve"> All upgrades (application, OS, DB, system software) undergo thorough testing in a dedicated, vendor-managed non-production environment that replicates the production setup. This validation ensures stability and prevents operational downtime before deployment to production. Deployment processes are optimized for efficiency and minimal service interruption (Ref: </w:t>
      </w:r>
      <w:r w:rsidDel="00000000" w:rsidR="00000000" w:rsidRPr="00000000">
        <w:rPr>
          <w:rFonts w:ascii="Roboto Mono" w:cs="Roboto Mono" w:eastAsia="Roboto Mono" w:hAnsi="Roboto Mono"/>
          <w:color w:val="188038"/>
          <w:shd w:fill="f0f0f0" w:val="clear"/>
          <w:rtl w:val="0"/>
        </w:rPr>
        <w:t xml:space="preserve">Appendix R - Testing Strategy.pdf</w:t>
      </w:r>
      <w:r w:rsidDel="00000000" w:rsidR="00000000" w:rsidRPr="00000000">
        <w:rPr>
          <w:rtl w:val="0"/>
        </w:rPr>
        <w:t xml:space="preserve">, </w:t>
      </w:r>
      <w:r w:rsidDel="00000000" w:rsidR="00000000" w:rsidRPr="00000000">
        <w:rPr>
          <w:rFonts w:ascii="Roboto Mono" w:cs="Roboto Mono" w:eastAsia="Roboto Mono" w:hAnsi="Roboto Mono"/>
          <w:color w:val="188038"/>
          <w:shd w:fill="f0f0f0" w:val="clear"/>
          <w:rtl w:val="0"/>
        </w:rPr>
        <w:t xml:space="preserve">Appendix N.2.2 - DevOps Technical Implementation.pdf</w:t>
      </w:r>
      <w:r w:rsidDel="00000000" w:rsidR="00000000" w:rsidRPr="00000000">
        <w:rPr>
          <w:rtl w:val="0"/>
        </w:rPr>
        <w:t xml:space="preserve">).</w:t>
      </w:r>
    </w:p>
    <w:p w:rsidR="00000000" w:rsidDel="00000000" w:rsidP="00000000" w:rsidRDefault="00000000" w:rsidRPr="00000000" w14:paraId="00000932">
      <w:pPr>
        <w:numPr>
          <w:ilvl w:val="0"/>
          <w:numId w:val="187"/>
        </w:numPr>
        <w:spacing w:after="0" w:afterAutospacing="0" w:before="0" w:beforeAutospacing="0" w:lineRule="auto"/>
        <w:ind w:left="720" w:hanging="360"/>
      </w:pPr>
      <w:r w:rsidDel="00000000" w:rsidR="00000000" w:rsidRPr="00000000">
        <w:rPr>
          <w:b w:val="1"/>
          <w:rtl w:val="0"/>
        </w:rPr>
        <w:t xml:space="preserve">Platform Upgrades (RFP Sec 3.25.28.5):</w:t>
      </w:r>
      <w:r w:rsidDel="00000000" w:rsidR="00000000" w:rsidRPr="00000000">
        <w:rPr>
          <w:rtl w:val="0"/>
        </w:rPr>
        <w:t xml:space="preserve"> We commit to implementing all generally available, proven (tested and stable) operating system, database, and underlying system software upgrades in a timely manner to maintain security and supportability. If we deem it inappropriate to implement a new release within a standard timeframe (e.g., due to compatibility concerns), we will promptly notify NYCPS in writing with an acceptable justification and revised plan.</w:t>
      </w:r>
    </w:p>
    <w:p w:rsidR="00000000" w:rsidDel="00000000" w:rsidP="00000000" w:rsidRDefault="00000000" w:rsidRPr="00000000" w14:paraId="00000933">
      <w:pPr>
        <w:numPr>
          <w:ilvl w:val="0"/>
          <w:numId w:val="187"/>
        </w:numPr>
        <w:spacing w:after="360" w:before="0" w:beforeAutospacing="0" w:lineRule="auto"/>
        <w:ind w:left="720" w:hanging="360"/>
      </w:pPr>
      <w:r w:rsidDel="00000000" w:rsidR="00000000" w:rsidRPr="00000000">
        <w:rPr>
          <w:b w:val="1"/>
          <w:rtl w:val="0"/>
        </w:rPr>
        <w:t xml:space="preserve">Customization Persistence (RFP Sec 3.25.28.6):</w:t>
      </w:r>
      <w:r w:rsidDel="00000000" w:rsidR="00000000" w:rsidRPr="00000000">
        <w:rPr>
          <w:rtl w:val="0"/>
        </w:rPr>
        <w:t xml:space="preserve"> Any bug fixes or enhancements specifically implemented for NYCPS will be incorporated into the main codebase and maintained as part of subsequent major releases of the solution, ensuring custom functionality is not lost during upgrades. (Ref: </w:t>
      </w:r>
      <w:r w:rsidDel="00000000" w:rsidR="00000000" w:rsidRPr="00000000">
        <w:rPr>
          <w:rFonts w:ascii="Roboto Mono" w:cs="Roboto Mono" w:eastAsia="Roboto Mono" w:hAnsi="Roboto Mono"/>
          <w:color w:val="188038"/>
          <w:shd w:fill="f0f0f0" w:val="clear"/>
          <w:rtl w:val="0"/>
        </w:rPr>
        <w:t xml:space="preserve">Appendix N.3 - Engineering Approach.pdf</w:t>
      </w:r>
      <w:r w:rsidDel="00000000" w:rsidR="00000000" w:rsidRPr="00000000">
        <w:rPr>
          <w:rtl w:val="0"/>
        </w:rPr>
        <w:t xml:space="preserve"> Branching/Merging Strategy).</w:t>
      </w:r>
    </w:p>
    <w:p w:rsidR="00000000" w:rsidDel="00000000" w:rsidP="00000000" w:rsidRDefault="00000000" w:rsidRPr="00000000" w14:paraId="00000934">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N.2.1 - DevOps Strategic Framework.pdf</w:t>
      </w:r>
      <w:r w:rsidDel="00000000" w:rsidR="00000000" w:rsidRPr="00000000">
        <w:rPr>
          <w:i w:val="1"/>
          <w:color w:val="777777"/>
          <w:sz w:val="20"/>
          <w:szCs w:val="20"/>
          <w:rtl w:val="0"/>
        </w:rPr>
        <w:t xml:space="preserve"> (Release/Upgrade Process), </w:t>
      </w:r>
      <w:r w:rsidDel="00000000" w:rsidR="00000000" w:rsidRPr="00000000">
        <w:rPr>
          <w:rFonts w:ascii="Roboto Mono" w:cs="Roboto Mono" w:eastAsia="Roboto Mono" w:hAnsi="Roboto Mono"/>
          <w:i w:val="1"/>
          <w:color w:val="777777"/>
          <w:sz w:val="20"/>
          <w:szCs w:val="20"/>
          <w:shd w:fill="f0f0f0" w:val="clear"/>
          <w:rtl w:val="0"/>
        </w:rPr>
        <w:t xml:space="preserve">Appendix N.2.2 - DevOps Technical Implementation.pdf</w:t>
      </w:r>
      <w:r w:rsidDel="00000000" w:rsidR="00000000" w:rsidRPr="00000000">
        <w:rPr>
          <w:i w:val="1"/>
          <w:color w:val="777777"/>
          <w:sz w:val="20"/>
          <w:szCs w:val="20"/>
          <w:rtl w:val="0"/>
        </w:rPr>
        <w:t xml:space="preserve"> (CI/CD, Environment Management), </w:t>
      </w:r>
      <w:r w:rsidDel="00000000" w:rsidR="00000000" w:rsidRPr="00000000">
        <w:rPr>
          <w:rFonts w:ascii="Roboto Mono" w:cs="Roboto Mono" w:eastAsia="Roboto Mono" w:hAnsi="Roboto Mono"/>
          <w:i w:val="1"/>
          <w:color w:val="777777"/>
          <w:sz w:val="20"/>
          <w:szCs w:val="20"/>
          <w:shd w:fill="f0f0f0" w:val="clear"/>
          <w:rtl w:val="0"/>
        </w:rPr>
        <w:t xml:space="preserve">Appendix O.1.1 - Project Execution Roadmap.pdf</w:t>
      </w:r>
      <w:r w:rsidDel="00000000" w:rsidR="00000000" w:rsidRPr="00000000">
        <w:rPr>
          <w:i w:val="1"/>
          <w:color w:val="777777"/>
          <w:sz w:val="20"/>
          <w:szCs w:val="20"/>
          <w:rtl w:val="0"/>
        </w:rPr>
        <w:t xml:space="preserve"> (Lifecycle Planning, SOPs), </w:t>
      </w:r>
      <w:r w:rsidDel="00000000" w:rsidR="00000000" w:rsidRPr="00000000">
        <w:rPr>
          <w:rFonts w:ascii="Roboto Mono" w:cs="Roboto Mono" w:eastAsia="Roboto Mono" w:hAnsi="Roboto Mono"/>
          <w:i w:val="1"/>
          <w:color w:val="777777"/>
          <w:sz w:val="20"/>
          <w:szCs w:val="20"/>
          <w:shd w:fill="f0f0f0" w:val="clear"/>
          <w:rtl w:val="0"/>
        </w:rPr>
        <w:t xml:space="preserve">Appendix R - Testing Strategy.pdf</w:t>
      </w:r>
      <w:r w:rsidDel="00000000" w:rsidR="00000000" w:rsidRPr="00000000">
        <w:rPr>
          <w:i w:val="1"/>
          <w:color w:val="777777"/>
          <w:sz w:val="20"/>
          <w:szCs w:val="20"/>
          <w:rtl w:val="0"/>
        </w:rPr>
        <w:t xml:space="preserve"> (Upgrade Testing), </w:t>
      </w:r>
      <w:r w:rsidDel="00000000" w:rsidR="00000000" w:rsidRPr="00000000">
        <w:rPr>
          <w:rFonts w:ascii="Roboto Mono" w:cs="Roboto Mono" w:eastAsia="Roboto Mono" w:hAnsi="Roboto Mono"/>
          <w:i w:val="1"/>
          <w:color w:val="777777"/>
          <w:sz w:val="20"/>
          <w:szCs w:val="20"/>
          <w:shd w:fill="f0f0f0" w:val="clear"/>
          <w:rtl w:val="0"/>
        </w:rPr>
        <w:t xml:space="preserve">Appendix X.2 - Communications and Status Reporting Strategy.pdf</w:t>
      </w:r>
      <w:r w:rsidDel="00000000" w:rsidR="00000000" w:rsidRPr="00000000">
        <w:rPr>
          <w:i w:val="1"/>
          <w:color w:val="777777"/>
          <w:sz w:val="20"/>
          <w:szCs w:val="20"/>
          <w:rtl w:val="0"/>
        </w:rPr>
        <w:t xml:space="preserve"> (Upgrade Comms), </w:t>
      </w:r>
      <w:r w:rsidDel="00000000" w:rsidR="00000000" w:rsidRPr="00000000">
        <w:rPr>
          <w:rFonts w:ascii="Roboto Mono" w:cs="Roboto Mono" w:eastAsia="Roboto Mono" w:hAnsi="Roboto Mono"/>
          <w:i w:val="1"/>
          <w:color w:val="777777"/>
          <w:sz w:val="20"/>
          <w:szCs w:val="20"/>
          <w:shd w:fill="f0f0f0" w:val="clear"/>
          <w:rtl w:val="0"/>
        </w:rPr>
        <w:t xml:space="preserve">Appendix Q.1 - Business Continuity Plan And Operational Excellence.pdf</w:t>
      </w:r>
      <w:r w:rsidDel="00000000" w:rsidR="00000000" w:rsidRPr="00000000">
        <w:rPr>
          <w:i w:val="1"/>
          <w:color w:val="777777"/>
          <w:sz w:val="20"/>
          <w:szCs w:val="20"/>
          <w:rtl w:val="0"/>
        </w:rPr>
        <w:t xml:space="preserve"> (Maintenance Procedures), </w:t>
      </w:r>
      <w:r w:rsidDel="00000000" w:rsidR="00000000" w:rsidRPr="00000000">
        <w:rPr>
          <w:rFonts w:ascii="Roboto Mono" w:cs="Roboto Mono" w:eastAsia="Roboto Mono" w:hAnsi="Roboto Mono"/>
          <w:i w:val="1"/>
          <w:color w:val="777777"/>
          <w:sz w:val="20"/>
          <w:szCs w:val="20"/>
          <w:shd w:fill="f0f0f0" w:val="clear"/>
          <w:rtl w:val="0"/>
        </w:rPr>
        <w:t xml:space="preserve">Appendix N.3 - Engineering Approach.pdf</w:t>
      </w:r>
      <w:r w:rsidDel="00000000" w:rsidR="00000000" w:rsidRPr="00000000">
        <w:rPr>
          <w:i w:val="1"/>
          <w:color w:val="777777"/>
          <w:sz w:val="20"/>
          <w:szCs w:val="20"/>
          <w:rtl w:val="0"/>
        </w:rPr>
        <w:t xml:space="preserve"> (Branching/Release Mgmt)</w:t>
      </w:r>
    </w:p>
    <w:p w:rsidR="00000000" w:rsidDel="00000000" w:rsidP="00000000" w:rsidRDefault="00000000" w:rsidRPr="00000000" w14:paraId="0000093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36">
      <w:pPr>
        <w:pStyle w:val="Heading2"/>
        <w:keepNext w:val="0"/>
        <w:keepLines w:val="0"/>
        <w:pBdr>
          <w:bottom w:color="999999" w:space="2" w:sz="6" w:val="single"/>
        </w:pBdr>
        <w:spacing w:after="180" w:before="400" w:lineRule="auto"/>
        <w:rPr>
          <w:b w:val="1"/>
          <w:color w:val="003366"/>
          <w:sz w:val="34"/>
          <w:szCs w:val="34"/>
        </w:rPr>
      </w:pPr>
      <w:bookmarkStart w:colFirst="0" w:colLast="0" w:name="_93unz6e0qp5m" w:id="162"/>
      <w:bookmarkEnd w:id="162"/>
      <w:r w:rsidDel="00000000" w:rsidR="00000000" w:rsidRPr="00000000">
        <w:rPr>
          <w:b w:val="1"/>
          <w:color w:val="003366"/>
          <w:sz w:val="34"/>
          <w:szCs w:val="34"/>
          <w:rtl w:val="0"/>
        </w:rPr>
        <w:t xml:space="preserve">3.25.29 Stability</w:t>
      </w:r>
    </w:p>
    <w:p w:rsidR="00000000" w:rsidDel="00000000" w:rsidP="00000000" w:rsidRDefault="00000000" w:rsidRPr="00000000" w14:paraId="00000937">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Our design, development, and testing practices prioritize long-term system stability. We aim to deliver a solution that maintains reliable performance and predictable behavior even as modifications and enhancements are introduced over time, supported by rigorous regression testing and proactive monitoring.</w:t>
      </w:r>
    </w:p>
    <w:p w:rsidR="00000000" w:rsidDel="00000000" w:rsidP="00000000" w:rsidRDefault="00000000" w:rsidRPr="00000000" w14:paraId="00000938">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939">
      <w:pPr>
        <w:numPr>
          <w:ilvl w:val="0"/>
          <w:numId w:val="18"/>
        </w:numPr>
        <w:spacing w:after="0" w:afterAutospacing="0" w:before="120" w:lineRule="auto"/>
        <w:ind w:left="720" w:hanging="360"/>
      </w:pPr>
      <w:r w:rsidDel="00000000" w:rsidR="00000000" w:rsidRPr="00000000">
        <w:rPr>
          <w:b w:val="1"/>
          <w:rtl w:val="0"/>
        </w:rPr>
        <w:t xml:space="preserve">Design for Stability (RFP Sec 3.25.29.1):</w:t>
      </w:r>
      <w:r w:rsidDel="00000000" w:rsidR="00000000" w:rsidRPr="00000000">
        <w:rPr>
          <w:rtl w:val="0"/>
        </w:rPr>
        <w:t xml:space="preserve"> The solution is architected and developed with stability as a key consideration. This involves using stable technologies, adhering to sound design principles (e.g., modularity, loose coupling - Ref Sec 3.25.16), and implementing robust error handling and recovery mechanisms to ensure the system runs reliably over extended periods, even with ongoing changes.</w:t>
      </w:r>
    </w:p>
    <w:p w:rsidR="00000000" w:rsidDel="00000000" w:rsidP="00000000" w:rsidRDefault="00000000" w:rsidRPr="00000000" w14:paraId="0000093A">
      <w:pPr>
        <w:numPr>
          <w:ilvl w:val="0"/>
          <w:numId w:val="18"/>
        </w:numPr>
        <w:spacing w:after="0" w:afterAutospacing="0" w:before="0" w:beforeAutospacing="0" w:lineRule="auto"/>
        <w:ind w:left="720" w:hanging="360"/>
      </w:pPr>
      <w:r w:rsidDel="00000000" w:rsidR="00000000" w:rsidRPr="00000000">
        <w:rPr>
          <w:b w:val="1"/>
          <w:rtl w:val="0"/>
        </w:rPr>
        <w:t xml:space="preserve">Regression Testing:</w:t>
      </w:r>
      <w:r w:rsidDel="00000000" w:rsidR="00000000" w:rsidRPr="00000000">
        <w:rPr>
          <w:rtl w:val="0"/>
        </w:rPr>
        <w:t xml:space="preserve"> Our comprehensive testing strategy (Ref: </w:t>
      </w:r>
      <w:r w:rsidDel="00000000" w:rsidR="00000000" w:rsidRPr="00000000">
        <w:rPr>
          <w:rFonts w:ascii="Roboto Mono" w:cs="Roboto Mono" w:eastAsia="Roboto Mono" w:hAnsi="Roboto Mono"/>
          <w:color w:val="188038"/>
          <w:shd w:fill="f0f0f0" w:val="clear"/>
          <w:rtl w:val="0"/>
        </w:rPr>
        <w:t xml:space="preserve">Appendix R - Testing Strategy.pdf</w:t>
      </w:r>
      <w:r w:rsidDel="00000000" w:rsidR="00000000" w:rsidRPr="00000000">
        <w:rPr>
          <w:rtl w:val="0"/>
        </w:rPr>
        <w:t xml:space="preserve">) includes extensive automated and manual regression testing with every release. This ensures that new features or bug fixes do not introduce instability or negatively impact existing functionality.</w:t>
      </w:r>
    </w:p>
    <w:p w:rsidR="00000000" w:rsidDel="00000000" w:rsidP="00000000" w:rsidRDefault="00000000" w:rsidRPr="00000000" w14:paraId="0000093B">
      <w:pPr>
        <w:numPr>
          <w:ilvl w:val="0"/>
          <w:numId w:val="18"/>
        </w:numPr>
        <w:spacing w:after="0" w:afterAutospacing="0" w:before="0" w:beforeAutospacing="0" w:lineRule="auto"/>
        <w:ind w:left="720" w:hanging="360"/>
      </w:pPr>
      <w:r w:rsidDel="00000000" w:rsidR="00000000" w:rsidRPr="00000000">
        <w:rPr>
          <w:b w:val="1"/>
          <w:rtl w:val="0"/>
        </w:rPr>
        <w:t xml:space="preserve">Monitoring:</w:t>
      </w:r>
      <w:r w:rsidDel="00000000" w:rsidR="00000000" w:rsidRPr="00000000">
        <w:rPr>
          <w:rtl w:val="0"/>
        </w:rPr>
        <w:t xml:space="preserve"> Continuous monitoring of system health, performance metrics, and error rates (Ref: </w:t>
      </w:r>
      <w:r w:rsidDel="00000000" w:rsidR="00000000" w:rsidRPr="00000000">
        <w:rPr>
          <w:rFonts w:ascii="Roboto Mono" w:cs="Roboto Mono" w:eastAsia="Roboto Mono" w:hAnsi="Roboto Mono"/>
          <w:color w:val="188038"/>
          <w:shd w:fill="f0f0f0" w:val="clear"/>
          <w:rtl w:val="0"/>
        </w:rPr>
        <w:t xml:space="preserve">Appendix Q.2 - Observability and Monitoring Strategy.pdf</w:t>
      </w:r>
      <w:r w:rsidDel="00000000" w:rsidR="00000000" w:rsidRPr="00000000">
        <w:rPr>
          <w:rtl w:val="0"/>
        </w:rPr>
        <w:t xml:space="preserve">) allows us to proactively identify and address potential stability issues before they significantly impact users.</w:t>
      </w:r>
    </w:p>
    <w:p w:rsidR="00000000" w:rsidDel="00000000" w:rsidP="00000000" w:rsidRDefault="00000000" w:rsidRPr="00000000" w14:paraId="0000093C">
      <w:pPr>
        <w:numPr>
          <w:ilvl w:val="0"/>
          <w:numId w:val="18"/>
        </w:numPr>
        <w:spacing w:after="360" w:before="0" w:beforeAutospacing="0" w:lineRule="auto"/>
        <w:ind w:left="720" w:hanging="360"/>
      </w:pPr>
      <w:r w:rsidDel="00000000" w:rsidR="00000000" w:rsidRPr="00000000">
        <w:rPr>
          <w:b w:val="1"/>
          <w:rtl w:val="0"/>
        </w:rPr>
        <w:t xml:space="preserve">Change Management:</w:t>
      </w:r>
      <w:r w:rsidDel="00000000" w:rsidR="00000000" w:rsidRPr="00000000">
        <w:rPr>
          <w:rtl w:val="0"/>
        </w:rPr>
        <w:t xml:space="preserve"> A controlled change management process (Ref: </w:t>
      </w:r>
      <w:r w:rsidDel="00000000" w:rsidR="00000000" w:rsidRPr="00000000">
        <w:rPr>
          <w:rFonts w:ascii="Roboto Mono" w:cs="Roboto Mono" w:eastAsia="Roboto Mono" w:hAnsi="Roboto Mono"/>
          <w:color w:val="188038"/>
          <w:shd w:fill="f0f0f0" w:val="clear"/>
          <w:rtl w:val="0"/>
        </w:rPr>
        <w:t xml:space="preserve">Appendix O.2.2 - Project and Change - Risk Management Methodology.pdf</w:t>
      </w:r>
      <w:r w:rsidDel="00000000" w:rsidR="00000000" w:rsidRPr="00000000">
        <w:rPr>
          <w:rtl w:val="0"/>
        </w:rPr>
        <w:t xml:space="preserve">) ensures that modifications are reviewed, tested, and deployed methodically, minimizing the risk of introducing instability.</w:t>
      </w:r>
    </w:p>
    <w:p w:rsidR="00000000" w:rsidDel="00000000" w:rsidP="00000000" w:rsidRDefault="00000000" w:rsidRPr="00000000" w14:paraId="0000093D">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M.2 - Solution Design Functional and Non Functional Requirements.pdf</w:t>
      </w:r>
      <w:r w:rsidDel="00000000" w:rsidR="00000000" w:rsidRPr="00000000">
        <w:rPr>
          <w:i w:val="1"/>
          <w:color w:val="777777"/>
          <w:sz w:val="20"/>
          <w:szCs w:val="20"/>
          <w:rtl w:val="0"/>
        </w:rPr>
        <w:t xml:space="preserve"> (NFR Stability/Reliability), </w:t>
      </w:r>
      <w:r w:rsidDel="00000000" w:rsidR="00000000" w:rsidRPr="00000000">
        <w:rPr>
          <w:rFonts w:ascii="Roboto Mono" w:cs="Roboto Mono" w:eastAsia="Roboto Mono" w:hAnsi="Roboto Mono"/>
          <w:i w:val="1"/>
          <w:color w:val="777777"/>
          <w:sz w:val="20"/>
          <w:szCs w:val="20"/>
          <w:shd w:fill="f0f0f0" w:val="clear"/>
          <w:rtl w:val="0"/>
        </w:rPr>
        <w:t xml:space="preserve">Appendix M.1 - System Architecture.pdf</w:t>
      </w:r>
      <w:r w:rsidDel="00000000" w:rsidR="00000000" w:rsidRPr="00000000">
        <w:rPr>
          <w:i w:val="1"/>
          <w:color w:val="777777"/>
          <w:sz w:val="20"/>
          <w:szCs w:val="20"/>
          <w:rtl w:val="0"/>
        </w:rPr>
        <w:t xml:space="preserve"> (Design Principles), </w:t>
      </w:r>
      <w:r w:rsidDel="00000000" w:rsidR="00000000" w:rsidRPr="00000000">
        <w:rPr>
          <w:rFonts w:ascii="Roboto Mono" w:cs="Roboto Mono" w:eastAsia="Roboto Mono" w:hAnsi="Roboto Mono"/>
          <w:i w:val="1"/>
          <w:color w:val="777777"/>
          <w:sz w:val="20"/>
          <w:szCs w:val="20"/>
          <w:shd w:fill="f0f0f0" w:val="clear"/>
          <w:rtl w:val="0"/>
        </w:rPr>
        <w:t xml:space="preserve">Appendix N.3 - Engineering Approach.pdf</w:t>
      </w:r>
      <w:r w:rsidDel="00000000" w:rsidR="00000000" w:rsidRPr="00000000">
        <w:rPr>
          <w:i w:val="1"/>
          <w:color w:val="777777"/>
          <w:sz w:val="20"/>
          <w:szCs w:val="20"/>
          <w:rtl w:val="0"/>
        </w:rPr>
        <w:t xml:space="preserve"> (Coding Standards), </w:t>
      </w:r>
      <w:r w:rsidDel="00000000" w:rsidR="00000000" w:rsidRPr="00000000">
        <w:rPr>
          <w:rFonts w:ascii="Roboto Mono" w:cs="Roboto Mono" w:eastAsia="Roboto Mono" w:hAnsi="Roboto Mono"/>
          <w:i w:val="1"/>
          <w:color w:val="777777"/>
          <w:sz w:val="20"/>
          <w:szCs w:val="20"/>
          <w:shd w:fill="f0f0f0" w:val="clear"/>
          <w:rtl w:val="0"/>
        </w:rPr>
        <w:t xml:space="preserve">Appendix R - Testing Strategy.pdf</w:t>
      </w:r>
      <w:r w:rsidDel="00000000" w:rsidR="00000000" w:rsidRPr="00000000">
        <w:rPr>
          <w:i w:val="1"/>
          <w:color w:val="777777"/>
          <w:sz w:val="20"/>
          <w:szCs w:val="20"/>
          <w:rtl w:val="0"/>
        </w:rPr>
        <w:t xml:space="preserve"> (Regression Testing), </w:t>
      </w:r>
      <w:r w:rsidDel="00000000" w:rsidR="00000000" w:rsidRPr="00000000">
        <w:rPr>
          <w:rFonts w:ascii="Roboto Mono" w:cs="Roboto Mono" w:eastAsia="Roboto Mono" w:hAnsi="Roboto Mono"/>
          <w:i w:val="1"/>
          <w:color w:val="777777"/>
          <w:sz w:val="20"/>
          <w:szCs w:val="20"/>
          <w:shd w:fill="f0f0f0" w:val="clear"/>
          <w:rtl w:val="0"/>
        </w:rPr>
        <w:t xml:space="preserve">Appendix Q.2 - Observability and Monitoring Strategy.pdf</w:t>
      </w:r>
      <w:r w:rsidDel="00000000" w:rsidR="00000000" w:rsidRPr="00000000">
        <w:rPr>
          <w:i w:val="1"/>
          <w:color w:val="777777"/>
          <w:sz w:val="20"/>
          <w:szCs w:val="20"/>
          <w:rtl w:val="0"/>
        </w:rPr>
        <w:t xml:space="preserve"> (Monitoring), </w:t>
      </w:r>
      <w:r w:rsidDel="00000000" w:rsidR="00000000" w:rsidRPr="00000000">
        <w:rPr>
          <w:rFonts w:ascii="Roboto Mono" w:cs="Roboto Mono" w:eastAsia="Roboto Mono" w:hAnsi="Roboto Mono"/>
          <w:i w:val="1"/>
          <w:color w:val="777777"/>
          <w:sz w:val="20"/>
          <w:szCs w:val="20"/>
          <w:shd w:fill="f0f0f0" w:val="clear"/>
          <w:rtl w:val="0"/>
        </w:rPr>
        <w:t xml:space="preserve">Appendix O.2.2 - Project and Change - Risk Management Methodology.pdf</w:t>
      </w:r>
      <w:r w:rsidDel="00000000" w:rsidR="00000000" w:rsidRPr="00000000">
        <w:rPr>
          <w:i w:val="1"/>
          <w:color w:val="777777"/>
          <w:sz w:val="20"/>
          <w:szCs w:val="20"/>
          <w:rtl w:val="0"/>
        </w:rPr>
        <w:t xml:space="preserve"> (Change Management)</w:t>
      </w:r>
    </w:p>
    <w:p w:rsidR="00000000" w:rsidDel="00000000" w:rsidP="00000000" w:rsidRDefault="00000000" w:rsidRPr="00000000" w14:paraId="0000093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3F">
      <w:pPr>
        <w:pStyle w:val="Heading2"/>
        <w:keepNext w:val="0"/>
        <w:keepLines w:val="0"/>
        <w:pBdr>
          <w:bottom w:color="999999" w:space="2" w:sz="6" w:val="single"/>
        </w:pBdr>
        <w:spacing w:after="180" w:before="400" w:lineRule="auto"/>
        <w:rPr>
          <w:b w:val="1"/>
          <w:color w:val="003366"/>
          <w:sz w:val="34"/>
          <w:szCs w:val="34"/>
        </w:rPr>
      </w:pPr>
      <w:bookmarkStart w:colFirst="0" w:colLast="0" w:name="_7rshdusybrei" w:id="163"/>
      <w:bookmarkEnd w:id="163"/>
      <w:r w:rsidDel="00000000" w:rsidR="00000000" w:rsidRPr="00000000">
        <w:rPr>
          <w:b w:val="1"/>
          <w:color w:val="003366"/>
          <w:sz w:val="34"/>
          <w:szCs w:val="34"/>
          <w:rtl w:val="0"/>
        </w:rPr>
        <w:t xml:space="preserve">3.25.30 Supportability</w:t>
      </w:r>
    </w:p>
    <w:p w:rsidR="00000000" w:rsidDel="00000000" w:rsidP="00000000" w:rsidRDefault="00000000" w:rsidRPr="00000000" w14:paraId="00000940">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We ensure solution supportability through adherence to secure coding standards, comprehensive documentation, and proactive error alerting mechanisms designed to facilitate efficient diagnosis and resolution by both vendor and NYCPS support teams.</w:t>
      </w:r>
    </w:p>
    <w:p w:rsidR="00000000" w:rsidDel="00000000" w:rsidP="00000000" w:rsidRDefault="00000000" w:rsidRPr="00000000" w14:paraId="00000941">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942">
      <w:pPr>
        <w:numPr>
          <w:ilvl w:val="0"/>
          <w:numId w:val="118"/>
        </w:numPr>
        <w:spacing w:after="0" w:afterAutospacing="0" w:before="120" w:lineRule="auto"/>
        <w:ind w:left="720" w:hanging="360"/>
      </w:pPr>
      <w:r w:rsidDel="00000000" w:rsidR="00000000" w:rsidRPr="00000000">
        <w:rPr>
          <w:b w:val="1"/>
          <w:rtl w:val="0"/>
        </w:rPr>
        <w:t xml:space="preserve">Secure &amp; Standardized Code (RFP Sec 3.25.30.1, 3.25.18.2):</w:t>
      </w:r>
      <w:r w:rsidDel="00000000" w:rsidR="00000000" w:rsidRPr="00000000">
        <w:rPr>
          <w:rtl w:val="0"/>
        </w:rPr>
        <w:t xml:space="preserve"> The solution's codebase adheres strictly to the NYCPS Secure Coding Standard (v1.5 and updates). Following established standards makes the code easier to understand, maintain, and debug by different developers over time, enhancing supportability.</w:t>
      </w:r>
    </w:p>
    <w:p w:rsidR="00000000" w:rsidDel="00000000" w:rsidP="00000000" w:rsidRDefault="00000000" w:rsidRPr="00000000" w14:paraId="00000943">
      <w:pPr>
        <w:numPr>
          <w:ilvl w:val="0"/>
          <w:numId w:val="118"/>
        </w:numPr>
        <w:spacing w:after="0" w:afterAutospacing="0" w:before="0" w:beforeAutospacing="0" w:lineRule="auto"/>
        <w:ind w:left="720" w:hanging="360"/>
      </w:pPr>
      <w:r w:rsidDel="00000000" w:rsidR="00000000" w:rsidRPr="00000000">
        <w:rPr>
          <w:b w:val="1"/>
          <w:rtl w:val="0"/>
        </w:rPr>
        <w:t xml:space="preserve">Proactive Error Alerting (RFP Sec 3.25.30.2):</w:t>
      </w:r>
      <w:r w:rsidDel="00000000" w:rsidR="00000000" w:rsidRPr="00000000">
        <w:rPr>
          <w:rtl w:val="0"/>
        </w:rPr>
        <w:t xml:space="preserve"> The system is designed with comprehensive error handling and logging. Critical errors automatically generate alerts directed to the appropriate support teams (vendor and/or NYCPS, depending on the issue and support model phase). These alerts contain sufficient diagnostic information to enable prompt investigation and follow-up, minimizing troubleshooting time.</w:t>
      </w:r>
    </w:p>
    <w:p w:rsidR="00000000" w:rsidDel="00000000" w:rsidP="00000000" w:rsidRDefault="00000000" w:rsidRPr="00000000" w14:paraId="00000944">
      <w:pPr>
        <w:numPr>
          <w:ilvl w:val="0"/>
          <w:numId w:val="118"/>
        </w:numPr>
        <w:spacing w:after="0" w:afterAutospacing="0" w:before="0" w:beforeAutospacing="0" w:lineRule="auto"/>
        <w:ind w:left="720" w:hanging="360"/>
      </w:pPr>
      <w:r w:rsidDel="00000000" w:rsidR="00000000" w:rsidRPr="00000000">
        <w:rPr>
          <w:b w:val="1"/>
          <w:rtl w:val="0"/>
        </w:rPr>
        <w:t xml:space="preserve">Documentation &amp; Knowledge Transfer:</w:t>
      </w:r>
      <w:r w:rsidDel="00000000" w:rsidR="00000000" w:rsidRPr="00000000">
        <w:rPr>
          <w:rtl w:val="0"/>
        </w:rPr>
        <w:t xml:space="preserve"> Detailed technical documentation (Sec 3.25.14) and a structured knowledge transfer plan (Sec 3.25.19.2) are key components of ensuring the system is supportable long-term, particularly by NYCPS internal teams.</w:t>
      </w:r>
    </w:p>
    <w:p w:rsidR="00000000" w:rsidDel="00000000" w:rsidP="00000000" w:rsidRDefault="00000000" w:rsidRPr="00000000" w14:paraId="00000945">
      <w:pPr>
        <w:numPr>
          <w:ilvl w:val="0"/>
          <w:numId w:val="118"/>
        </w:numPr>
        <w:spacing w:after="360" w:before="0" w:beforeAutospacing="0" w:lineRule="auto"/>
        <w:ind w:left="720" w:hanging="360"/>
      </w:pPr>
      <w:r w:rsidDel="00000000" w:rsidR="00000000" w:rsidRPr="00000000">
        <w:rPr>
          <w:b w:val="1"/>
          <w:rtl w:val="0"/>
        </w:rPr>
        <w:t xml:space="preserve">Monitoring &amp; Observability:</w:t>
      </w:r>
      <w:r w:rsidDel="00000000" w:rsidR="00000000" w:rsidRPr="00000000">
        <w:rPr>
          <w:rtl w:val="0"/>
        </w:rPr>
        <w:t xml:space="preserve"> Robust monitoring and observability tools (Ref: </w:t>
      </w:r>
      <w:r w:rsidDel="00000000" w:rsidR="00000000" w:rsidRPr="00000000">
        <w:rPr>
          <w:rFonts w:ascii="Roboto Mono" w:cs="Roboto Mono" w:eastAsia="Roboto Mono" w:hAnsi="Roboto Mono"/>
          <w:color w:val="188038"/>
          <w:shd w:fill="f0f0f0" w:val="clear"/>
          <w:rtl w:val="0"/>
        </w:rPr>
        <w:t xml:space="preserve">Appendix Q.2 - Observability and Monitoring Strategy.pdf</w:t>
      </w:r>
      <w:r w:rsidDel="00000000" w:rsidR="00000000" w:rsidRPr="00000000">
        <w:rPr>
          <w:rtl w:val="0"/>
        </w:rPr>
        <w:t xml:space="preserve">) provide insights into system behavior, aiding rapid diagnosis of issues by support teams.</w:t>
      </w:r>
    </w:p>
    <w:p w:rsidR="00000000" w:rsidDel="00000000" w:rsidP="00000000" w:rsidRDefault="00000000" w:rsidRPr="00000000" w14:paraId="00000946">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N.3 - Engineering Approach.pdf</w:t>
      </w:r>
      <w:r w:rsidDel="00000000" w:rsidR="00000000" w:rsidRPr="00000000">
        <w:rPr>
          <w:i w:val="1"/>
          <w:color w:val="777777"/>
          <w:sz w:val="20"/>
          <w:szCs w:val="20"/>
          <w:rtl w:val="0"/>
        </w:rPr>
        <w:t xml:space="preserve"> (Coding Standards), </w:t>
      </w:r>
      <w:r w:rsidDel="00000000" w:rsidR="00000000" w:rsidRPr="00000000">
        <w:rPr>
          <w:rFonts w:ascii="Roboto Mono" w:cs="Roboto Mono" w:eastAsia="Roboto Mono" w:hAnsi="Roboto Mono"/>
          <w:i w:val="1"/>
          <w:color w:val="777777"/>
          <w:sz w:val="20"/>
          <w:szCs w:val="20"/>
          <w:shd w:fill="f0f0f0" w:val="clear"/>
          <w:rtl w:val="0"/>
        </w:rPr>
        <w:t xml:space="preserve">Appendix P.1 - Security Strategy.pdf</w:t>
      </w:r>
      <w:r w:rsidDel="00000000" w:rsidR="00000000" w:rsidRPr="00000000">
        <w:rPr>
          <w:i w:val="1"/>
          <w:color w:val="777777"/>
          <w:sz w:val="20"/>
          <w:szCs w:val="20"/>
          <w:rtl w:val="0"/>
        </w:rPr>
        <w:t xml:space="preserve"> (Compliance with Standards), </w:t>
      </w:r>
      <w:r w:rsidDel="00000000" w:rsidR="00000000" w:rsidRPr="00000000">
        <w:rPr>
          <w:rFonts w:ascii="Roboto Mono" w:cs="Roboto Mono" w:eastAsia="Roboto Mono" w:hAnsi="Roboto Mono"/>
          <w:i w:val="1"/>
          <w:color w:val="777777"/>
          <w:sz w:val="20"/>
          <w:szCs w:val="20"/>
          <w:shd w:fill="f0f0f0" w:val="clear"/>
          <w:rtl w:val="0"/>
        </w:rPr>
        <w:t xml:space="preserve">Appendix M.1 - System Architecture.pdf</w:t>
      </w:r>
      <w:r w:rsidDel="00000000" w:rsidR="00000000" w:rsidRPr="00000000">
        <w:rPr>
          <w:i w:val="1"/>
          <w:color w:val="777777"/>
          <w:sz w:val="20"/>
          <w:szCs w:val="20"/>
          <w:rtl w:val="0"/>
        </w:rPr>
        <w:t xml:space="preserve"> (Error Handling, Logging), </w:t>
      </w:r>
      <w:r w:rsidDel="00000000" w:rsidR="00000000" w:rsidRPr="00000000">
        <w:rPr>
          <w:rFonts w:ascii="Roboto Mono" w:cs="Roboto Mono" w:eastAsia="Roboto Mono" w:hAnsi="Roboto Mono"/>
          <w:i w:val="1"/>
          <w:color w:val="777777"/>
          <w:sz w:val="20"/>
          <w:szCs w:val="20"/>
          <w:shd w:fill="f0f0f0" w:val="clear"/>
          <w:rtl w:val="0"/>
        </w:rPr>
        <w:t xml:space="preserve">Appendix Q.2 - Observability and Monitoring Strategy.pdf</w:t>
      </w:r>
      <w:r w:rsidDel="00000000" w:rsidR="00000000" w:rsidRPr="00000000">
        <w:rPr>
          <w:i w:val="1"/>
          <w:color w:val="777777"/>
          <w:sz w:val="20"/>
          <w:szCs w:val="20"/>
          <w:rtl w:val="0"/>
        </w:rPr>
        <w:t xml:space="preserve"> (Alerting, Monitoring), </w:t>
      </w:r>
      <w:r w:rsidDel="00000000" w:rsidR="00000000" w:rsidRPr="00000000">
        <w:rPr>
          <w:rFonts w:ascii="Roboto Mono" w:cs="Roboto Mono" w:eastAsia="Roboto Mono" w:hAnsi="Roboto Mono"/>
          <w:i w:val="1"/>
          <w:color w:val="777777"/>
          <w:sz w:val="20"/>
          <w:szCs w:val="20"/>
          <w:shd w:fill="f0f0f0" w:val="clear"/>
          <w:rtl w:val="0"/>
        </w:rPr>
        <w:t xml:space="preserve">Appendix M.2 - Solution Design Functional and Non Functional Requirements.pdf</w:t>
      </w:r>
      <w:r w:rsidDel="00000000" w:rsidR="00000000" w:rsidRPr="00000000">
        <w:rPr>
          <w:i w:val="1"/>
          <w:color w:val="777777"/>
          <w:sz w:val="20"/>
          <w:szCs w:val="20"/>
          <w:rtl w:val="0"/>
        </w:rPr>
        <w:t xml:space="preserve"> (NFR Supportability)</w:t>
      </w:r>
    </w:p>
    <w:p w:rsidR="00000000" w:rsidDel="00000000" w:rsidP="00000000" w:rsidRDefault="00000000" w:rsidRPr="00000000" w14:paraId="0000094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48">
      <w:pPr>
        <w:pStyle w:val="Heading2"/>
        <w:keepNext w:val="0"/>
        <w:keepLines w:val="0"/>
        <w:pBdr>
          <w:bottom w:color="999999" w:space="2" w:sz="6" w:val="single"/>
        </w:pBdr>
        <w:spacing w:after="180" w:before="400" w:lineRule="auto"/>
        <w:rPr>
          <w:b w:val="1"/>
          <w:color w:val="003366"/>
          <w:sz w:val="34"/>
          <w:szCs w:val="34"/>
        </w:rPr>
      </w:pPr>
      <w:bookmarkStart w:colFirst="0" w:colLast="0" w:name="_r1vfpbfua05f" w:id="164"/>
      <w:bookmarkEnd w:id="164"/>
      <w:r w:rsidDel="00000000" w:rsidR="00000000" w:rsidRPr="00000000">
        <w:rPr>
          <w:b w:val="1"/>
          <w:color w:val="003366"/>
          <w:sz w:val="34"/>
          <w:szCs w:val="34"/>
          <w:rtl w:val="0"/>
        </w:rPr>
        <w:t xml:space="preserve">3.25.31 Technical Support</w:t>
      </w:r>
    </w:p>
    <w:p w:rsidR="00000000" w:rsidDel="00000000" w:rsidP="00000000" w:rsidRDefault="00000000" w:rsidRPr="00000000" w14:paraId="00000949">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We provide multi-tiered technical support as defined in our SLAs/SOPs, including direct access to Original Equipment Manufacturer (OEM) / core vendor technical expertise for NYCPS engineering staff to assist in resolving complex issues and requests, ensuring deep technical backing for the solution.</w:t>
      </w:r>
    </w:p>
    <w:p w:rsidR="00000000" w:rsidDel="00000000" w:rsidP="00000000" w:rsidRDefault="00000000" w:rsidRPr="00000000" w14:paraId="0000094A">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94B">
      <w:pPr>
        <w:numPr>
          <w:ilvl w:val="0"/>
          <w:numId w:val="62"/>
        </w:numPr>
        <w:spacing w:after="0" w:afterAutospacing="0" w:before="120" w:lineRule="auto"/>
        <w:ind w:left="720" w:hanging="360"/>
      </w:pPr>
      <w:r w:rsidDel="00000000" w:rsidR="00000000" w:rsidRPr="00000000">
        <w:rPr>
          <w:b w:val="1"/>
          <w:rtl w:val="0"/>
        </w:rPr>
        <w:t xml:space="preserve">Tiered Support Structure (RFP Sec 3.25.26.1):</w:t>
      </w:r>
      <w:r w:rsidDel="00000000" w:rsidR="00000000" w:rsidRPr="00000000">
        <w:rPr>
          <w:rtl w:val="0"/>
        </w:rPr>
        <w:t xml:space="preserve"> Our support model includes defined tiers (Tier 1 Help Desk, Tier 2 Technical Team, Tier 3 Specialist/Engineering) managed by Sentry, as detailed in the submitted SLAs and SOPs [Reference Appendix F].</w:t>
      </w:r>
    </w:p>
    <w:p w:rsidR="00000000" w:rsidDel="00000000" w:rsidP="00000000" w:rsidRDefault="00000000" w:rsidRPr="00000000" w14:paraId="0000094C">
      <w:pPr>
        <w:numPr>
          <w:ilvl w:val="0"/>
          <w:numId w:val="62"/>
        </w:numPr>
        <w:spacing w:after="360" w:before="0" w:beforeAutospacing="0" w:lineRule="auto"/>
        <w:ind w:left="720" w:hanging="360"/>
      </w:pPr>
      <w:r w:rsidDel="00000000" w:rsidR="00000000" w:rsidRPr="00000000">
        <w:rPr>
          <w:b w:val="1"/>
          <w:rtl w:val="0"/>
        </w:rPr>
        <w:t xml:space="preserve">Access to OEM/Core Expertise (RFP Sec 3.25.31.1):</w:t>
      </w:r>
      <w:r w:rsidDel="00000000" w:rsidR="00000000" w:rsidRPr="00000000">
        <w:rPr>
          <w:rtl w:val="0"/>
        </w:rPr>
        <w:t xml:space="preserve"> We guarantee that NYCPS engineering staff will have access, through defined escalation channels, to our core technical support personnel (equivalent to OEM support for COTS components or core development team for custom components). This ensures that complex technical issues, integration challenges, or specific technical requests beyond the scope of standard support tiers can be effectively addressed by subject matter experts familiar with the underlying technology and architecture.</w:t>
      </w:r>
    </w:p>
    <w:p w:rsidR="00000000" w:rsidDel="00000000" w:rsidP="00000000" w:rsidRDefault="00000000" w:rsidRPr="00000000" w14:paraId="0000094D">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U.1 - Vendor and Third Party Management.pdf</w:t>
      </w:r>
      <w:r w:rsidDel="00000000" w:rsidR="00000000" w:rsidRPr="00000000">
        <w:rPr>
          <w:i w:val="1"/>
          <w:color w:val="777777"/>
          <w:sz w:val="20"/>
          <w:szCs w:val="20"/>
          <w:rtl w:val="0"/>
        </w:rPr>
        <w:t xml:space="preserve"> (Support Model, SLA/SOP Reference), </w:t>
      </w:r>
      <w:r w:rsidDel="00000000" w:rsidR="00000000" w:rsidRPr="00000000">
        <w:rPr>
          <w:rFonts w:ascii="Roboto Mono" w:cs="Roboto Mono" w:eastAsia="Roboto Mono" w:hAnsi="Roboto Mono"/>
          <w:i w:val="1"/>
          <w:color w:val="777777"/>
          <w:sz w:val="20"/>
          <w:szCs w:val="20"/>
          <w:shd w:fill="f0f0f0" w:val="clear"/>
          <w:rtl w:val="0"/>
        </w:rPr>
        <w:t xml:space="preserve">Appendix X.1 - Team Structure and Processes.pdf</w:t>
      </w:r>
      <w:r w:rsidDel="00000000" w:rsidR="00000000" w:rsidRPr="00000000">
        <w:rPr>
          <w:i w:val="1"/>
          <w:color w:val="777777"/>
          <w:sz w:val="20"/>
          <w:szCs w:val="20"/>
          <w:rtl w:val="0"/>
        </w:rPr>
        <w:t xml:space="preserve"> (Support Team Roles, Escalation Paths)</w:t>
      </w:r>
    </w:p>
    <w:p w:rsidR="00000000" w:rsidDel="00000000" w:rsidP="00000000" w:rsidRDefault="00000000" w:rsidRPr="00000000" w14:paraId="0000094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4F">
      <w:pPr>
        <w:pStyle w:val="Heading2"/>
        <w:keepNext w:val="0"/>
        <w:keepLines w:val="0"/>
        <w:pBdr>
          <w:bottom w:color="999999" w:space="2" w:sz="6" w:val="single"/>
        </w:pBdr>
        <w:spacing w:after="180" w:before="400" w:lineRule="auto"/>
        <w:rPr>
          <w:b w:val="1"/>
          <w:color w:val="003366"/>
          <w:sz w:val="34"/>
          <w:szCs w:val="34"/>
        </w:rPr>
      </w:pPr>
      <w:bookmarkStart w:colFirst="0" w:colLast="0" w:name="_z98qams9pk1f" w:id="165"/>
      <w:bookmarkEnd w:id="165"/>
      <w:r w:rsidDel="00000000" w:rsidR="00000000" w:rsidRPr="00000000">
        <w:rPr>
          <w:b w:val="1"/>
          <w:color w:val="003366"/>
          <w:sz w:val="34"/>
          <w:szCs w:val="34"/>
          <w:rtl w:val="0"/>
        </w:rPr>
        <w:t xml:space="preserve">3.25.32 Testability</w:t>
      </w:r>
    </w:p>
    <w:p w:rsidR="00000000" w:rsidDel="00000000" w:rsidP="00000000" w:rsidRDefault="00000000" w:rsidRPr="00000000" w14:paraId="00000950">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Our solution is designed for high testability, allowing independent verification of all components and interfaces in dedicated non-production environments. We employ a comprehensive testing strategy covering unit, integration, regression, functional, security, and performance testing, adhering to NYCPS standards and OWASP guidelines. We commit to providing full test documentation and facilitating NYCPS-led testing efforts.</w:t>
      </w:r>
    </w:p>
    <w:p w:rsidR="00000000" w:rsidDel="00000000" w:rsidP="00000000" w:rsidRDefault="00000000" w:rsidRPr="00000000" w14:paraId="00000951">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952">
      <w:pPr>
        <w:spacing w:after="240" w:before="240" w:lineRule="auto"/>
        <w:rPr/>
      </w:pPr>
      <w:r w:rsidDel="00000000" w:rsidR="00000000" w:rsidRPr="00000000">
        <w:rPr>
          <w:rtl w:val="0"/>
        </w:rPr>
        <w:t xml:space="preserve">Ensuring the solution can be thoroughly tested is critical for quality and reliability. Our approach emphasizes testability:</w:t>
      </w:r>
    </w:p>
    <w:p w:rsidR="00000000" w:rsidDel="00000000" w:rsidP="00000000" w:rsidRDefault="00000000" w:rsidRPr="00000000" w14:paraId="00000953">
      <w:pPr>
        <w:numPr>
          <w:ilvl w:val="0"/>
          <w:numId w:val="169"/>
        </w:numPr>
        <w:spacing w:after="0" w:afterAutospacing="0" w:before="120" w:lineRule="auto"/>
        <w:ind w:left="720" w:hanging="360"/>
      </w:pPr>
      <w:r w:rsidDel="00000000" w:rsidR="00000000" w:rsidRPr="00000000">
        <w:rPr>
          <w:b w:val="1"/>
          <w:rtl w:val="0"/>
        </w:rPr>
        <w:t xml:space="preserve">Design for Testability (RFP Sec 3.25.32.1):</w:t>
      </w:r>
      <w:r w:rsidDel="00000000" w:rsidR="00000000" w:rsidRPr="00000000">
        <w:rPr>
          <w:rtl w:val="0"/>
        </w:rPr>
        <w:t xml:space="preserve"> All solution components, including internal microservices and external system interfaces, are designed with testability in mind. This involves creating well-defined interfaces (APIs), enabling component isolation where necessary, and providing mechanisms for injecting test data or simulating external systems.</w:t>
      </w:r>
    </w:p>
    <w:p w:rsidR="00000000" w:rsidDel="00000000" w:rsidP="00000000" w:rsidRDefault="00000000" w:rsidRPr="00000000" w14:paraId="00000954">
      <w:pPr>
        <w:numPr>
          <w:ilvl w:val="0"/>
          <w:numId w:val="169"/>
        </w:numPr>
        <w:spacing w:after="0" w:afterAutospacing="0" w:before="0" w:beforeAutospacing="0" w:lineRule="auto"/>
        <w:ind w:left="720" w:hanging="360"/>
      </w:pPr>
      <w:r w:rsidDel="00000000" w:rsidR="00000000" w:rsidRPr="00000000">
        <w:rPr>
          <w:b w:val="1"/>
          <w:rtl w:val="0"/>
        </w:rPr>
        <w:t xml:space="preserve">Independent Testing Environments (RFP Sec 3.25.32.1, 3.25.28.3):</w:t>
      </w:r>
      <w:r w:rsidDel="00000000" w:rsidR="00000000" w:rsidRPr="00000000">
        <w:rPr>
          <w:rtl w:val="0"/>
        </w:rPr>
        <w:t xml:space="preserve"> We provide and maintain dedicated non-production environments (e.g., Development, QA/Testing, Staging) that are replicas of the production environment. These environments allow independent testing teams (internal QA, NYCPS UAT, third-party security auditors) to execute tests without impacting production operations. We support testing of integrated NYCPS systems within these non-prod environments (Q239).</w:t>
      </w:r>
    </w:p>
    <w:p w:rsidR="00000000" w:rsidDel="00000000" w:rsidP="00000000" w:rsidRDefault="00000000" w:rsidRPr="00000000" w14:paraId="00000955">
      <w:pPr>
        <w:numPr>
          <w:ilvl w:val="0"/>
          <w:numId w:val="169"/>
        </w:numPr>
        <w:spacing w:after="0" w:afterAutospacing="0" w:before="0" w:beforeAutospacing="0" w:lineRule="auto"/>
        <w:ind w:left="720" w:hanging="360"/>
      </w:pPr>
      <w:r w:rsidDel="00000000" w:rsidR="00000000" w:rsidRPr="00000000">
        <w:rPr>
          <w:b w:val="1"/>
          <w:rtl w:val="0"/>
        </w:rPr>
        <w:t xml:space="preserve">Comprehensive Testing Scope (RFP Sec 3.25.32.2):</w:t>
      </w:r>
      <w:r w:rsidDel="00000000" w:rsidR="00000000" w:rsidRPr="00000000">
        <w:rPr>
          <w:rtl w:val="0"/>
        </w:rPr>
        <w:t xml:space="preserve"> Our testing strategy encompasses multiple levels and types:</w:t>
      </w:r>
    </w:p>
    <w:p w:rsidR="00000000" w:rsidDel="00000000" w:rsidP="00000000" w:rsidRDefault="00000000" w:rsidRPr="00000000" w14:paraId="00000956">
      <w:pPr>
        <w:numPr>
          <w:ilvl w:val="1"/>
          <w:numId w:val="169"/>
        </w:numPr>
        <w:spacing w:after="0" w:afterAutospacing="0" w:before="0" w:beforeAutospacing="0" w:lineRule="auto"/>
        <w:ind w:left="1440" w:hanging="360"/>
      </w:pPr>
      <w:r w:rsidDel="00000000" w:rsidR="00000000" w:rsidRPr="00000000">
        <w:rPr>
          <w:b w:val="1"/>
          <w:rtl w:val="0"/>
        </w:rPr>
        <w:t xml:space="preserve">Unit Testing:</w:t>
      </w:r>
      <w:r w:rsidDel="00000000" w:rsidR="00000000" w:rsidRPr="00000000">
        <w:rPr>
          <w:rtl w:val="0"/>
        </w:rPr>
        <w:t xml:space="preserve"> Developer-led testing of individual code units, aiming for 100% branch coverage where feasible (RFP Sec 3.25.32.5).</w:t>
      </w:r>
    </w:p>
    <w:p w:rsidR="00000000" w:rsidDel="00000000" w:rsidP="00000000" w:rsidRDefault="00000000" w:rsidRPr="00000000" w14:paraId="00000957">
      <w:pPr>
        <w:numPr>
          <w:ilvl w:val="1"/>
          <w:numId w:val="169"/>
        </w:numPr>
        <w:spacing w:after="0" w:afterAutospacing="0" w:before="0" w:beforeAutospacing="0" w:lineRule="auto"/>
        <w:ind w:left="1440" w:hanging="360"/>
      </w:pPr>
      <w:r w:rsidDel="00000000" w:rsidR="00000000" w:rsidRPr="00000000">
        <w:rPr>
          <w:b w:val="1"/>
          <w:rtl w:val="0"/>
        </w:rPr>
        <w:t xml:space="preserve">Integration Testing:</w:t>
      </w:r>
      <w:r w:rsidDel="00000000" w:rsidR="00000000" w:rsidRPr="00000000">
        <w:rPr>
          <w:rtl w:val="0"/>
        </w:rPr>
        <w:t xml:space="preserve"> Verifying interactions between components and with external systems.</w:t>
      </w:r>
    </w:p>
    <w:p w:rsidR="00000000" w:rsidDel="00000000" w:rsidP="00000000" w:rsidRDefault="00000000" w:rsidRPr="00000000" w14:paraId="00000958">
      <w:pPr>
        <w:numPr>
          <w:ilvl w:val="1"/>
          <w:numId w:val="169"/>
        </w:numPr>
        <w:spacing w:after="0" w:afterAutospacing="0" w:before="0" w:beforeAutospacing="0" w:lineRule="auto"/>
        <w:ind w:left="1440" w:hanging="360"/>
      </w:pPr>
      <w:r w:rsidDel="00000000" w:rsidR="00000000" w:rsidRPr="00000000">
        <w:rPr>
          <w:b w:val="1"/>
          <w:rtl w:val="0"/>
        </w:rPr>
        <w:t xml:space="preserve">Regression Testing:</w:t>
      </w:r>
      <w:r w:rsidDel="00000000" w:rsidR="00000000" w:rsidRPr="00000000">
        <w:rPr>
          <w:rtl w:val="0"/>
        </w:rPr>
        <w:t xml:space="preserve"> Ensuring new changes do not break existing functionality (automated where possible).</w:t>
      </w:r>
    </w:p>
    <w:p w:rsidR="00000000" w:rsidDel="00000000" w:rsidP="00000000" w:rsidRDefault="00000000" w:rsidRPr="00000000" w14:paraId="00000959">
      <w:pPr>
        <w:numPr>
          <w:ilvl w:val="1"/>
          <w:numId w:val="169"/>
        </w:numPr>
        <w:spacing w:after="0" w:afterAutospacing="0" w:before="0" w:beforeAutospacing="0" w:lineRule="auto"/>
        <w:ind w:left="1440" w:hanging="360"/>
      </w:pPr>
      <w:r w:rsidDel="00000000" w:rsidR="00000000" w:rsidRPr="00000000">
        <w:rPr>
          <w:b w:val="1"/>
          <w:rtl w:val="0"/>
        </w:rPr>
        <w:t xml:space="preserve">Business Function Testing:</w:t>
      </w:r>
      <w:r w:rsidDel="00000000" w:rsidR="00000000" w:rsidRPr="00000000">
        <w:rPr>
          <w:rtl w:val="0"/>
        </w:rPr>
        <w:t xml:space="preserve"> Validating end-to-end workflows and functional requirements.</w:t>
      </w:r>
    </w:p>
    <w:p w:rsidR="00000000" w:rsidDel="00000000" w:rsidP="00000000" w:rsidRDefault="00000000" w:rsidRPr="00000000" w14:paraId="0000095A">
      <w:pPr>
        <w:numPr>
          <w:ilvl w:val="1"/>
          <w:numId w:val="169"/>
        </w:numPr>
        <w:spacing w:after="0" w:afterAutospacing="0" w:before="0" w:beforeAutospacing="0" w:lineRule="auto"/>
        <w:ind w:left="1440" w:hanging="360"/>
      </w:pPr>
      <w:r w:rsidDel="00000000" w:rsidR="00000000" w:rsidRPr="00000000">
        <w:rPr>
          <w:b w:val="1"/>
          <w:rtl w:val="0"/>
        </w:rPr>
        <w:t xml:space="preserve">Security Testing:</w:t>
      </w:r>
      <w:r w:rsidDel="00000000" w:rsidR="00000000" w:rsidRPr="00000000">
        <w:rPr>
          <w:rtl w:val="0"/>
        </w:rPr>
        <w:t xml:space="preserve"> Including SAST, DAST, IAST, and penetration testing (Ref Sec 3.25.18 / 3.25.24).</w:t>
      </w:r>
    </w:p>
    <w:p w:rsidR="00000000" w:rsidDel="00000000" w:rsidP="00000000" w:rsidRDefault="00000000" w:rsidRPr="00000000" w14:paraId="0000095B">
      <w:pPr>
        <w:numPr>
          <w:ilvl w:val="1"/>
          <w:numId w:val="169"/>
        </w:numPr>
        <w:spacing w:after="0" w:afterAutospacing="0" w:before="0" w:beforeAutospacing="0" w:lineRule="auto"/>
        <w:ind w:left="1440" w:hanging="360"/>
      </w:pPr>
      <w:r w:rsidDel="00000000" w:rsidR="00000000" w:rsidRPr="00000000">
        <w:rPr>
          <w:b w:val="1"/>
          <w:rtl w:val="0"/>
        </w:rPr>
        <w:t xml:space="preserve">Performance Testing:</w:t>
      </w:r>
      <w:r w:rsidDel="00000000" w:rsidR="00000000" w:rsidRPr="00000000">
        <w:rPr>
          <w:rtl w:val="0"/>
        </w:rPr>
        <w:t xml:space="preserve"> Including load, stress, and soak testing to verify NFRs (Ref Sec 3.25.20).</w:t>
      </w:r>
    </w:p>
    <w:p w:rsidR="00000000" w:rsidDel="00000000" w:rsidP="00000000" w:rsidRDefault="00000000" w:rsidRPr="00000000" w14:paraId="0000095C">
      <w:pPr>
        <w:numPr>
          <w:ilvl w:val="1"/>
          <w:numId w:val="169"/>
        </w:numPr>
        <w:spacing w:after="0" w:afterAutospacing="0" w:before="0" w:beforeAutospacing="0" w:lineRule="auto"/>
        <w:ind w:left="1440" w:hanging="360"/>
      </w:pPr>
      <w:r w:rsidDel="00000000" w:rsidR="00000000" w:rsidRPr="00000000">
        <w:rPr>
          <w:b w:val="1"/>
          <w:rtl w:val="0"/>
        </w:rPr>
        <w:t xml:space="preserve">Accessibility Testing:</w:t>
      </w:r>
      <w:r w:rsidDel="00000000" w:rsidR="00000000" w:rsidRPr="00000000">
        <w:rPr>
          <w:rtl w:val="0"/>
        </w:rPr>
        <w:t xml:space="preserve"> Verifying compliance with WCAG 2.0 AA (Ref Sec 3.25.1).</w:t>
      </w:r>
    </w:p>
    <w:p w:rsidR="00000000" w:rsidDel="00000000" w:rsidP="00000000" w:rsidRDefault="00000000" w:rsidRPr="00000000" w14:paraId="0000095D">
      <w:pPr>
        <w:numPr>
          <w:ilvl w:val="0"/>
          <w:numId w:val="169"/>
        </w:numPr>
        <w:spacing w:after="0" w:afterAutospacing="0" w:before="0" w:beforeAutospacing="0" w:lineRule="auto"/>
        <w:ind w:left="720" w:hanging="360"/>
      </w:pPr>
      <w:r w:rsidDel="00000000" w:rsidR="00000000" w:rsidRPr="00000000">
        <w:rPr>
          <w:b w:val="1"/>
          <w:rtl w:val="0"/>
        </w:rPr>
        <w:t xml:space="preserve">Test Documentation &amp; Approval (RFP Sec 3.25.32.2, Q240):</w:t>
      </w:r>
      <w:r w:rsidDel="00000000" w:rsidR="00000000" w:rsidRPr="00000000">
        <w:rPr>
          <w:rtl w:val="0"/>
        </w:rPr>
        <w:t xml:space="preserve"> We produce and submit comprehensive test documentation (plans, detailed test cases, execution results) for each software release. Approval requires demonstrating that required testing (including security, performance benchmarks) has been completed successfully, agreed upon with stakeholders, and supported by release notes and production validation plans (Q240).</w:t>
      </w:r>
    </w:p>
    <w:p w:rsidR="00000000" w:rsidDel="00000000" w:rsidP="00000000" w:rsidRDefault="00000000" w:rsidRPr="00000000" w14:paraId="0000095E">
      <w:pPr>
        <w:numPr>
          <w:ilvl w:val="0"/>
          <w:numId w:val="169"/>
        </w:numPr>
        <w:spacing w:after="0" w:afterAutospacing="0" w:before="0" w:beforeAutospacing="0" w:lineRule="auto"/>
        <w:ind w:left="720" w:hanging="360"/>
      </w:pPr>
      <w:r w:rsidDel="00000000" w:rsidR="00000000" w:rsidRPr="00000000">
        <w:rPr>
          <w:b w:val="1"/>
          <w:rtl w:val="0"/>
        </w:rPr>
        <w:t xml:space="preserve">Support for NYCPS Testing (RFP Sec 3.25.32.3):</w:t>
      </w:r>
      <w:r w:rsidDel="00000000" w:rsidR="00000000" w:rsidRPr="00000000">
        <w:rPr>
          <w:rtl w:val="0"/>
        </w:rPr>
        <w:t xml:space="preserve"> We facilitate security testing/audits performed directly by NYCPS (OTI, NYC3, DIIT) or their authorized third-party providers, providing necessary access to testing environments and required technical knowledge transfer upon request (with &lt;=15 days notice).</w:t>
      </w:r>
    </w:p>
    <w:p w:rsidR="00000000" w:rsidDel="00000000" w:rsidP="00000000" w:rsidRDefault="00000000" w:rsidRPr="00000000" w14:paraId="0000095F">
      <w:pPr>
        <w:numPr>
          <w:ilvl w:val="0"/>
          <w:numId w:val="169"/>
        </w:numPr>
        <w:spacing w:after="360" w:before="0" w:beforeAutospacing="0" w:lineRule="auto"/>
        <w:ind w:left="720" w:hanging="360"/>
      </w:pPr>
      <w:r w:rsidDel="00000000" w:rsidR="00000000" w:rsidRPr="00000000">
        <w:rPr>
          <w:b w:val="1"/>
          <w:rtl w:val="0"/>
        </w:rPr>
        <w:t xml:space="preserve">Security Testing Standards (RFP Sec 3.25.32.3):</w:t>
      </w:r>
      <w:r w:rsidDel="00000000" w:rsidR="00000000" w:rsidRPr="00000000">
        <w:rPr>
          <w:rtl w:val="0"/>
        </w:rPr>
        <w:t xml:space="preserve"> Security testing aligns with recognized industry standards, such as the OWASP Top 10, and specific requirements from NYCPS/City agency information security policies.</w:t>
      </w:r>
    </w:p>
    <w:p w:rsidR="00000000" w:rsidDel="00000000" w:rsidP="00000000" w:rsidRDefault="00000000" w:rsidRPr="00000000" w14:paraId="00000960">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R - Testing Strategy.pdf</w:t>
      </w:r>
      <w:r w:rsidDel="00000000" w:rsidR="00000000" w:rsidRPr="00000000">
        <w:rPr>
          <w:i w:val="1"/>
          <w:color w:val="777777"/>
          <w:sz w:val="20"/>
          <w:szCs w:val="20"/>
          <w:rtl w:val="0"/>
        </w:rPr>
        <w:t xml:space="preserve"> (Core Testing Document), </w:t>
      </w:r>
      <w:r w:rsidDel="00000000" w:rsidR="00000000" w:rsidRPr="00000000">
        <w:rPr>
          <w:rFonts w:ascii="Roboto Mono" w:cs="Roboto Mono" w:eastAsia="Roboto Mono" w:hAnsi="Roboto Mono"/>
          <w:i w:val="1"/>
          <w:color w:val="777777"/>
          <w:sz w:val="20"/>
          <w:szCs w:val="20"/>
          <w:shd w:fill="f0f0f0" w:val="clear"/>
          <w:rtl w:val="0"/>
        </w:rPr>
        <w:t xml:space="preserve">Appendix M.1 - System Architecture.pdf</w:t>
      </w:r>
      <w:r w:rsidDel="00000000" w:rsidR="00000000" w:rsidRPr="00000000">
        <w:rPr>
          <w:i w:val="1"/>
          <w:color w:val="777777"/>
          <w:sz w:val="20"/>
          <w:szCs w:val="20"/>
          <w:rtl w:val="0"/>
        </w:rPr>
        <w:t xml:space="preserve"> (Design for Testability, Interfaces), </w:t>
      </w:r>
      <w:r w:rsidDel="00000000" w:rsidR="00000000" w:rsidRPr="00000000">
        <w:rPr>
          <w:rFonts w:ascii="Roboto Mono" w:cs="Roboto Mono" w:eastAsia="Roboto Mono" w:hAnsi="Roboto Mono"/>
          <w:i w:val="1"/>
          <w:color w:val="777777"/>
          <w:sz w:val="20"/>
          <w:szCs w:val="20"/>
          <w:shd w:fill="f0f0f0" w:val="clear"/>
          <w:rtl w:val="0"/>
        </w:rPr>
        <w:t xml:space="preserve">Appendix N.2.2 - DevOps Technical Implementation.pdf</w:t>
      </w:r>
      <w:r w:rsidDel="00000000" w:rsidR="00000000" w:rsidRPr="00000000">
        <w:rPr>
          <w:i w:val="1"/>
          <w:color w:val="777777"/>
          <w:sz w:val="20"/>
          <w:szCs w:val="20"/>
          <w:rtl w:val="0"/>
        </w:rPr>
        <w:t xml:space="preserve"> (Testing Environments, CI/CD Integration), </w:t>
      </w:r>
      <w:r w:rsidDel="00000000" w:rsidR="00000000" w:rsidRPr="00000000">
        <w:rPr>
          <w:rFonts w:ascii="Roboto Mono" w:cs="Roboto Mono" w:eastAsia="Roboto Mono" w:hAnsi="Roboto Mono"/>
          <w:i w:val="1"/>
          <w:color w:val="777777"/>
          <w:sz w:val="20"/>
          <w:szCs w:val="20"/>
          <w:shd w:fill="f0f0f0" w:val="clear"/>
          <w:rtl w:val="0"/>
        </w:rPr>
        <w:t xml:space="preserve">Appendix P.1 - Security Strategy.pdf</w:t>
      </w:r>
      <w:r w:rsidDel="00000000" w:rsidR="00000000" w:rsidRPr="00000000">
        <w:rPr>
          <w:i w:val="1"/>
          <w:color w:val="777777"/>
          <w:sz w:val="20"/>
          <w:szCs w:val="20"/>
          <w:rtl w:val="0"/>
        </w:rPr>
        <w:t xml:space="preserve"> (Security Testing Details), </w:t>
      </w:r>
      <w:r w:rsidDel="00000000" w:rsidR="00000000" w:rsidRPr="00000000">
        <w:rPr>
          <w:rFonts w:ascii="Roboto Mono" w:cs="Roboto Mono" w:eastAsia="Roboto Mono" w:hAnsi="Roboto Mono"/>
          <w:i w:val="1"/>
          <w:color w:val="777777"/>
          <w:sz w:val="20"/>
          <w:szCs w:val="20"/>
          <w:shd w:fill="f0f0f0" w:val="clear"/>
          <w:rtl w:val="0"/>
        </w:rPr>
        <w:t xml:space="preserve">Appendix O.1.1 - Project Execution Roadmap.pdf</w:t>
      </w:r>
      <w:r w:rsidDel="00000000" w:rsidR="00000000" w:rsidRPr="00000000">
        <w:rPr>
          <w:i w:val="1"/>
          <w:color w:val="777777"/>
          <w:sz w:val="20"/>
          <w:szCs w:val="20"/>
          <w:rtl w:val="0"/>
        </w:rPr>
        <w:t xml:space="preserve"> (Testing Phase, Deliverables), </w:t>
      </w:r>
      <w:r w:rsidDel="00000000" w:rsidR="00000000" w:rsidRPr="00000000">
        <w:rPr>
          <w:rFonts w:ascii="Roboto Mono" w:cs="Roboto Mono" w:eastAsia="Roboto Mono" w:hAnsi="Roboto Mono"/>
          <w:i w:val="1"/>
          <w:color w:val="777777"/>
          <w:sz w:val="20"/>
          <w:szCs w:val="20"/>
          <w:shd w:fill="f0f0f0" w:val="clear"/>
          <w:rtl w:val="0"/>
        </w:rPr>
        <w:t xml:space="preserve">Appendix P.3 - Audit Framework.pdf</w:t>
      </w:r>
      <w:r w:rsidDel="00000000" w:rsidR="00000000" w:rsidRPr="00000000">
        <w:rPr>
          <w:i w:val="1"/>
          <w:color w:val="777777"/>
          <w:sz w:val="20"/>
          <w:szCs w:val="20"/>
          <w:rtl w:val="0"/>
        </w:rPr>
        <w:t xml:space="preserve"> (Support for External Audits)</w:t>
      </w:r>
    </w:p>
    <w:p w:rsidR="00000000" w:rsidDel="00000000" w:rsidP="00000000" w:rsidRDefault="00000000" w:rsidRPr="00000000" w14:paraId="0000096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62">
      <w:pPr>
        <w:pStyle w:val="Heading2"/>
        <w:keepNext w:val="0"/>
        <w:keepLines w:val="0"/>
        <w:pBdr>
          <w:bottom w:color="999999" w:space="2" w:sz="6" w:val="single"/>
        </w:pBdr>
        <w:spacing w:after="180" w:before="400" w:lineRule="auto"/>
        <w:rPr>
          <w:b w:val="1"/>
          <w:color w:val="003366"/>
          <w:sz w:val="34"/>
          <w:szCs w:val="34"/>
        </w:rPr>
      </w:pPr>
      <w:bookmarkStart w:colFirst="0" w:colLast="0" w:name="_wuuegyofa2jc" w:id="166"/>
      <w:bookmarkEnd w:id="166"/>
      <w:r w:rsidDel="00000000" w:rsidR="00000000" w:rsidRPr="00000000">
        <w:rPr>
          <w:b w:val="1"/>
          <w:color w:val="003366"/>
          <w:sz w:val="34"/>
          <w:szCs w:val="34"/>
          <w:rtl w:val="0"/>
        </w:rPr>
        <w:t xml:space="preserve">3.25.33 Training (NFR Perspective)</w:t>
      </w:r>
    </w:p>
    <w:p w:rsidR="00000000" w:rsidDel="00000000" w:rsidP="00000000" w:rsidRDefault="00000000" w:rsidRPr="00000000" w14:paraId="00000963">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As a non-functional requirement supporting maintainability and self-sufficiency, our solution includes comprehensive technical training designed to empower NYCPS technical teams to monitor, maintain, operate, configure, and perform basic customizations on the system with minimal ongoing vendor intervention.</w:t>
      </w:r>
    </w:p>
    <w:p w:rsidR="00000000" w:rsidDel="00000000" w:rsidP="00000000" w:rsidRDefault="00000000" w:rsidRPr="00000000" w14:paraId="00000964">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965">
      <w:pPr>
        <w:numPr>
          <w:ilvl w:val="0"/>
          <w:numId w:val="15"/>
        </w:numPr>
        <w:spacing w:after="0" w:afterAutospacing="0" w:before="120" w:lineRule="auto"/>
        <w:ind w:left="720" w:hanging="360"/>
      </w:pPr>
      <w:r w:rsidDel="00000000" w:rsidR="00000000" w:rsidRPr="00000000">
        <w:rPr>
          <w:b w:val="1"/>
          <w:rtl w:val="0"/>
        </w:rPr>
        <w:t xml:space="preserve">Technical Training for Self-Sufficiency (RFP Sec 3.25.33.1, 3.25.2.a, 3.25.19.2, Q229):</w:t>
      </w:r>
      <w:r w:rsidDel="00000000" w:rsidR="00000000" w:rsidRPr="00000000">
        <w:rPr>
          <w:rtl w:val="0"/>
        </w:rPr>
        <w:t xml:space="preserve"> Complementing the end-user training detailed in Section 3.23, we provide dedicated technical training specifically for NYCPS infrastructure and application support teams. The curriculum covers:</w:t>
      </w:r>
    </w:p>
    <w:p w:rsidR="00000000" w:rsidDel="00000000" w:rsidP="00000000" w:rsidRDefault="00000000" w:rsidRPr="00000000" w14:paraId="00000966">
      <w:pPr>
        <w:numPr>
          <w:ilvl w:val="1"/>
          <w:numId w:val="15"/>
        </w:numPr>
        <w:spacing w:after="0" w:afterAutospacing="0" w:before="0" w:beforeAutospacing="0" w:lineRule="auto"/>
        <w:ind w:left="1440" w:hanging="360"/>
      </w:pPr>
      <w:r w:rsidDel="00000000" w:rsidR="00000000" w:rsidRPr="00000000">
        <w:rPr>
          <w:rtl w:val="0"/>
        </w:rPr>
        <w:t xml:space="preserve">System architecture and component overview.</w:t>
      </w:r>
    </w:p>
    <w:p w:rsidR="00000000" w:rsidDel="00000000" w:rsidP="00000000" w:rsidRDefault="00000000" w:rsidRPr="00000000" w14:paraId="00000967">
      <w:pPr>
        <w:numPr>
          <w:ilvl w:val="1"/>
          <w:numId w:val="15"/>
        </w:numPr>
        <w:spacing w:after="0" w:afterAutospacing="0" w:before="0" w:beforeAutospacing="0" w:lineRule="auto"/>
        <w:ind w:left="1440" w:hanging="360"/>
      </w:pPr>
      <w:r w:rsidDel="00000000" w:rsidR="00000000" w:rsidRPr="00000000">
        <w:rPr>
          <w:rtl w:val="0"/>
        </w:rPr>
        <w:t xml:space="preserve">Monitoring tools and procedures.</w:t>
      </w:r>
    </w:p>
    <w:p w:rsidR="00000000" w:rsidDel="00000000" w:rsidP="00000000" w:rsidRDefault="00000000" w:rsidRPr="00000000" w14:paraId="00000968">
      <w:pPr>
        <w:numPr>
          <w:ilvl w:val="1"/>
          <w:numId w:val="15"/>
        </w:numPr>
        <w:spacing w:after="0" w:afterAutospacing="0" w:before="0" w:beforeAutospacing="0" w:lineRule="auto"/>
        <w:ind w:left="1440" w:hanging="360"/>
      </w:pPr>
      <w:r w:rsidDel="00000000" w:rsidR="00000000" w:rsidRPr="00000000">
        <w:rPr>
          <w:rtl w:val="0"/>
        </w:rPr>
        <w:t xml:space="preserve">Standard operating procedures for maintenance tasks (e.g., backups, patching coordination).</w:t>
      </w:r>
    </w:p>
    <w:p w:rsidR="00000000" w:rsidDel="00000000" w:rsidP="00000000" w:rsidRDefault="00000000" w:rsidRPr="00000000" w14:paraId="00000969">
      <w:pPr>
        <w:numPr>
          <w:ilvl w:val="1"/>
          <w:numId w:val="15"/>
        </w:numPr>
        <w:spacing w:after="0" w:afterAutospacing="0" w:before="0" w:beforeAutospacing="0" w:lineRule="auto"/>
        <w:ind w:left="1440" w:hanging="360"/>
      </w:pPr>
      <w:r w:rsidDel="00000000" w:rsidR="00000000" w:rsidRPr="00000000">
        <w:rPr>
          <w:rtl w:val="0"/>
        </w:rPr>
        <w:t xml:space="preserve">System configuration options and interfaces.</w:t>
      </w:r>
    </w:p>
    <w:p w:rsidR="00000000" w:rsidDel="00000000" w:rsidP="00000000" w:rsidRDefault="00000000" w:rsidRPr="00000000" w14:paraId="0000096A">
      <w:pPr>
        <w:numPr>
          <w:ilvl w:val="1"/>
          <w:numId w:val="15"/>
        </w:numPr>
        <w:spacing w:after="0" w:afterAutospacing="0" w:before="0" w:beforeAutospacing="0" w:lineRule="auto"/>
        <w:ind w:left="1440" w:hanging="360"/>
      </w:pPr>
      <w:r w:rsidDel="00000000" w:rsidR="00000000" w:rsidRPr="00000000">
        <w:rPr>
          <w:rtl w:val="0"/>
        </w:rPr>
        <w:t xml:space="preserve">Troubleshooting common technical issues.</w:t>
      </w:r>
    </w:p>
    <w:p w:rsidR="00000000" w:rsidDel="00000000" w:rsidP="00000000" w:rsidRDefault="00000000" w:rsidRPr="00000000" w14:paraId="0000096B">
      <w:pPr>
        <w:numPr>
          <w:ilvl w:val="1"/>
          <w:numId w:val="15"/>
        </w:numPr>
        <w:spacing w:after="0" w:afterAutospacing="0" w:before="0" w:beforeAutospacing="0" w:lineRule="auto"/>
        <w:ind w:left="1440" w:hanging="360"/>
      </w:pPr>
      <w:r w:rsidDel="00000000" w:rsidR="00000000" w:rsidRPr="00000000">
        <w:rPr>
          <w:rtl w:val="0"/>
        </w:rPr>
        <w:t xml:space="preserve">Basic customization and enhancement procedures (where applicable based on system design).</w:t>
      </w:r>
    </w:p>
    <w:p w:rsidR="00000000" w:rsidDel="00000000" w:rsidP="00000000" w:rsidRDefault="00000000" w:rsidRPr="00000000" w14:paraId="0000096C">
      <w:pPr>
        <w:numPr>
          <w:ilvl w:val="0"/>
          <w:numId w:val="15"/>
        </w:numPr>
        <w:spacing w:after="360" w:before="0" w:beforeAutospacing="0" w:lineRule="auto"/>
        <w:ind w:left="720" w:hanging="360"/>
      </w:pPr>
      <w:r w:rsidDel="00000000" w:rsidR="00000000" w:rsidRPr="00000000">
        <w:rPr>
          <w:rtl w:val="0"/>
        </w:rPr>
        <w:t xml:space="preserve">The goal of this training, combined with comprehensive documentation and the disengagement plan (Ref Sec 3.25.19.5), is to enable NYCPS technical staff to manage the day-to-day operation and evolution of the system largely independently.</w:t>
      </w:r>
    </w:p>
    <w:p w:rsidR="00000000" w:rsidDel="00000000" w:rsidP="00000000" w:rsidRDefault="00000000" w:rsidRPr="00000000" w14:paraId="0000096D">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T.1 - User Onboarding and Training Strategy.pdf</w:t>
      </w:r>
      <w:r w:rsidDel="00000000" w:rsidR="00000000" w:rsidRPr="00000000">
        <w:rPr>
          <w:i w:val="1"/>
          <w:color w:val="777777"/>
          <w:sz w:val="20"/>
          <w:szCs w:val="20"/>
          <w:rtl w:val="0"/>
        </w:rPr>
        <w:t xml:space="preserve"> (Technical Training Curriculum/Plan, KT Plan), </w:t>
      </w:r>
      <w:r w:rsidDel="00000000" w:rsidR="00000000" w:rsidRPr="00000000">
        <w:rPr>
          <w:rFonts w:ascii="Roboto Mono" w:cs="Roboto Mono" w:eastAsia="Roboto Mono" w:hAnsi="Roboto Mono"/>
          <w:i w:val="1"/>
          <w:color w:val="777777"/>
          <w:sz w:val="20"/>
          <w:szCs w:val="20"/>
          <w:shd w:fill="f0f0f0" w:val="clear"/>
          <w:rtl w:val="0"/>
        </w:rPr>
        <w:t xml:space="preserve">Appendix M.2 - Solution Design Functional and Non Functional Requirements.pdf</w:t>
      </w:r>
      <w:r w:rsidDel="00000000" w:rsidR="00000000" w:rsidRPr="00000000">
        <w:rPr>
          <w:i w:val="1"/>
          <w:color w:val="777777"/>
          <w:sz w:val="20"/>
          <w:szCs w:val="20"/>
          <w:rtl w:val="0"/>
        </w:rPr>
        <w:t xml:space="preserve"> (NFR Training/Maintainability), </w:t>
      </w:r>
      <w:r w:rsidDel="00000000" w:rsidR="00000000" w:rsidRPr="00000000">
        <w:rPr>
          <w:rFonts w:ascii="Roboto Mono" w:cs="Roboto Mono" w:eastAsia="Roboto Mono" w:hAnsi="Roboto Mono"/>
          <w:i w:val="1"/>
          <w:color w:val="777777"/>
          <w:sz w:val="20"/>
          <w:szCs w:val="20"/>
          <w:shd w:fill="f0f0f0" w:val="clear"/>
          <w:rtl w:val="0"/>
        </w:rPr>
        <w:t xml:space="preserve">Appendix O.1.1 - Project Execution Roadmap.pdf</w:t>
      </w:r>
      <w:r w:rsidDel="00000000" w:rsidR="00000000" w:rsidRPr="00000000">
        <w:rPr>
          <w:i w:val="1"/>
          <w:color w:val="777777"/>
          <w:sz w:val="20"/>
          <w:szCs w:val="20"/>
          <w:rtl w:val="0"/>
        </w:rPr>
        <w:t xml:space="preserve"> (Transition/Disengagement)</w:t>
      </w:r>
    </w:p>
    <w:p w:rsidR="00000000" w:rsidDel="00000000" w:rsidP="00000000" w:rsidRDefault="00000000" w:rsidRPr="00000000" w14:paraId="0000096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6F">
      <w:pPr>
        <w:pStyle w:val="Heading2"/>
        <w:keepNext w:val="0"/>
        <w:keepLines w:val="0"/>
        <w:pBdr>
          <w:bottom w:color="999999" w:space="2" w:sz="6" w:val="single"/>
        </w:pBdr>
        <w:spacing w:after="180" w:before="400" w:lineRule="auto"/>
        <w:rPr>
          <w:b w:val="1"/>
          <w:color w:val="003366"/>
          <w:sz w:val="34"/>
          <w:szCs w:val="34"/>
        </w:rPr>
      </w:pPr>
      <w:bookmarkStart w:colFirst="0" w:colLast="0" w:name="_1rg99cdludb1" w:id="167"/>
      <w:bookmarkEnd w:id="167"/>
      <w:r w:rsidDel="00000000" w:rsidR="00000000" w:rsidRPr="00000000">
        <w:rPr>
          <w:b w:val="1"/>
          <w:color w:val="003366"/>
          <w:sz w:val="34"/>
          <w:szCs w:val="34"/>
          <w:rtl w:val="0"/>
        </w:rPr>
        <w:t xml:space="preserve">3.25.34 Usability</w:t>
      </w:r>
    </w:p>
    <w:p w:rsidR="00000000" w:rsidDel="00000000" w:rsidP="00000000" w:rsidRDefault="00000000" w:rsidRPr="00000000" w14:paraId="00000970">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We prioritize usability across all solution interfaces, ensuring an intuitive, efficient, and accessible experience for diverse users on both desktop and mobile devices. Our design adheres to modern UX standards, NYCPS style guides, and readability guidelines, featuring clear navigation, consistent controls, plain language error messaging, and responsive layouts.</w:t>
      </w:r>
    </w:p>
    <w:p w:rsidR="00000000" w:rsidDel="00000000" w:rsidP="00000000" w:rsidRDefault="00000000" w:rsidRPr="00000000" w14:paraId="00000971">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972">
      <w:pPr>
        <w:spacing w:after="240" w:before="240" w:lineRule="auto"/>
        <w:rPr/>
      </w:pPr>
      <w:r w:rsidDel="00000000" w:rsidR="00000000" w:rsidRPr="00000000">
        <w:rPr>
          <w:rtl w:val="0"/>
        </w:rPr>
        <w:t xml:space="preserve">A highly usable system is essential for user adoption and operational efficiency, especially given the large and varied user base.</w:t>
      </w:r>
    </w:p>
    <w:p w:rsidR="00000000" w:rsidDel="00000000" w:rsidP="00000000" w:rsidRDefault="00000000" w:rsidRPr="00000000" w14:paraId="00000973">
      <w:pPr>
        <w:numPr>
          <w:ilvl w:val="0"/>
          <w:numId w:val="113"/>
        </w:numPr>
        <w:spacing w:after="0" w:afterAutospacing="0" w:before="120" w:lineRule="auto"/>
        <w:ind w:left="720" w:hanging="360"/>
      </w:pPr>
      <w:r w:rsidDel="00000000" w:rsidR="00000000" w:rsidRPr="00000000">
        <w:rPr>
          <w:b w:val="1"/>
          <w:rtl w:val="0"/>
        </w:rPr>
        <w:t xml:space="preserve">Cross-Device Usability (RFP Sec 3.25.34.1, 3.6 Intro, Q23):</w:t>
      </w:r>
      <w:r w:rsidDel="00000000" w:rsidR="00000000" w:rsidRPr="00000000">
        <w:rPr>
          <w:rtl w:val="0"/>
        </w:rPr>
        <w:t xml:space="preserve"> All user interfaces, including web portals (Admin, School, Parent Web Access) and mobile applications (Parent/Student, Driver), are designed to be optimally usable across desktops, tablets, and smartphones. Responsive design techniques ensure layouts adapt appropriately to different screen sizes.</w:t>
      </w:r>
    </w:p>
    <w:p w:rsidR="00000000" w:rsidDel="00000000" w:rsidP="00000000" w:rsidRDefault="00000000" w:rsidRPr="00000000" w14:paraId="00000974">
      <w:pPr>
        <w:numPr>
          <w:ilvl w:val="0"/>
          <w:numId w:val="113"/>
        </w:numPr>
        <w:spacing w:after="0" w:afterAutospacing="0" w:before="0" w:beforeAutospacing="0" w:lineRule="auto"/>
        <w:ind w:left="720" w:hanging="360"/>
      </w:pPr>
      <w:r w:rsidDel="00000000" w:rsidR="00000000" w:rsidRPr="00000000">
        <w:rPr>
          <w:b w:val="1"/>
          <w:rtl w:val="0"/>
        </w:rPr>
        <w:t xml:space="preserve">Modern UX Standards (RFP Sec 3.25.34.3):</w:t>
      </w:r>
      <w:r w:rsidDel="00000000" w:rsidR="00000000" w:rsidRPr="00000000">
        <w:rPr>
          <w:rtl w:val="0"/>
        </w:rPr>
        <w:t xml:space="preserve"> We adhere to state-of-the-art User Experience (UX) design principles and industry best practices. Interfaces feature clear visual hierarchy, intuitive navigation, and consistent interaction patterns. Required and optional fields are clearly indicated to guide users and prevent errors.</w:t>
      </w:r>
    </w:p>
    <w:p w:rsidR="00000000" w:rsidDel="00000000" w:rsidP="00000000" w:rsidRDefault="00000000" w:rsidRPr="00000000" w14:paraId="00000975">
      <w:pPr>
        <w:numPr>
          <w:ilvl w:val="0"/>
          <w:numId w:val="113"/>
        </w:numPr>
        <w:spacing w:after="0" w:afterAutospacing="0" w:before="0" w:beforeAutospacing="0" w:lineRule="auto"/>
        <w:ind w:left="720" w:hanging="360"/>
      </w:pPr>
      <w:r w:rsidDel="00000000" w:rsidR="00000000" w:rsidRPr="00000000">
        <w:rPr>
          <w:b w:val="1"/>
          <w:rtl w:val="0"/>
        </w:rPr>
        <w:t xml:space="preserve">Browser Support (RFP Sec 3.25.34.2, 3.28.2.1):</w:t>
      </w:r>
      <w:r w:rsidDel="00000000" w:rsidR="00000000" w:rsidRPr="00000000">
        <w:rPr>
          <w:rtl w:val="0"/>
        </w:rPr>
        <w:t xml:space="preserve"> Web-based interfaces support current and recent versions (N-2 years) of modern browsers (Edge, Chrome, Safari), ensuring a consistent experience for users on different platforms.</w:t>
      </w:r>
    </w:p>
    <w:p w:rsidR="00000000" w:rsidDel="00000000" w:rsidP="00000000" w:rsidRDefault="00000000" w:rsidRPr="00000000" w14:paraId="00000976">
      <w:pPr>
        <w:numPr>
          <w:ilvl w:val="0"/>
          <w:numId w:val="113"/>
        </w:numPr>
        <w:spacing w:after="0" w:afterAutospacing="0" w:before="0" w:beforeAutospacing="0" w:lineRule="auto"/>
        <w:ind w:left="720" w:hanging="360"/>
      </w:pPr>
      <w:r w:rsidDel="00000000" w:rsidR="00000000" w:rsidRPr="00000000">
        <w:rPr>
          <w:b w:val="1"/>
          <w:rtl w:val="0"/>
        </w:rPr>
        <w:t xml:space="preserve">Error Handling &amp; Messaging (RFP Sec 3.25.34.4):</w:t>
      </w:r>
      <w:r w:rsidDel="00000000" w:rsidR="00000000" w:rsidRPr="00000000">
        <w:rPr>
          <w:rtl w:val="0"/>
        </w:rPr>
        <w:t xml:space="preserve"> System error messages are designed to be user-friendly. They are expressed in plain language (avoiding technical codes), clearly indicate the nature of the problem, and provide constructive suggestions or next steps for resolution whenever possible.</w:t>
      </w:r>
    </w:p>
    <w:p w:rsidR="00000000" w:rsidDel="00000000" w:rsidP="00000000" w:rsidRDefault="00000000" w:rsidRPr="00000000" w14:paraId="00000977">
      <w:pPr>
        <w:numPr>
          <w:ilvl w:val="0"/>
          <w:numId w:val="113"/>
        </w:numPr>
        <w:spacing w:after="0" w:afterAutospacing="0" w:before="0" w:beforeAutospacing="0" w:lineRule="auto"/>
        <w:ind w:left="720" w:hanging="360"/>
      </w:pPr>
      <w:r w:rsidDel="00000000" w:rsidR="00000000" w:rsidRPr="00000000">
        <w:rPr>
          <w:b w:val="1"/>
          <w:rtl w:val="0"/>
        </w:rPr>
        <w:t xml:space="preserve">UI Consistency (RFP Sec 3.25.34.5, 3.25.34.6):</w:t>
      </w:r>
      <w:r w:rsidDel="00000000" w:rsidR="00000000" w:rsidRPr="00000000">
        <w:rPr>
          <w:rtl w:val="0"/>
        </w:rPr>
        <w:t xml:space="preserve"> We maintain consistency in the labeling, appearance, and behavior of user interface controls throughout the application, following established platform and web standards to ensure predictability and ease of learning.</w:t>
      </w:r>
    </w:p>
    <w:p w:rsidR="00000000" w:rsidDel="00000000" w:rsidP="00000000" w:rsidRDefault="00000000" w:rsidRPr="00000000" w14:paraId="00000978">
      <w:pPr>
        <w:numPr>
          <w:ilvl w:val="0"/>
          <w:numId w:val="113"/>
        </w:numPr>
        <w:spacing w:after="0" w:afterAutospacing="0" w:before="0" w:beforeAutospacing="0" w:lineRule="auto"/>
        <w:ind w:left="720" w:hanging="360"/>
      </w:pPr>
      <w:r w:rsidDel="00000000" w:rsidR="00000000" w:rsidRPr="00000000">
        <w:rPr>
          <w:b w:val="1"/>
          <w:rtl w:val="0"/>
        </w:rPr>
        <w:t xml:space="preserve">Readability (RFP Sec 3.25.34.7):</w:t>
      </w:r>
      <w:r w:rsidDel="00000000" w:rsidR="00000000" w:rsidRPr="00000000">
        <w:rPr>
          <w:rtl w:val="0"/>
        </w:rPr>
        <w:t xml:space="preserve"> All user-facing content within the solution is written to target a 9th-grade reading level for broad comprehension. We commit to updating content to meet any new readability standards adopted by NYCPS during the contract term.</w:t>
      </w:r>
    </w:p>
    <w:p w:rsidR="00000000" w:rsidDel="00000000" w:rsidP="00000000" w:rsidRDefault="00000000" w:rsidRPr="00000000" w14:paraId="00000979">
      <w:pPr>
        <w:numPr>
          <w:ilvl w:val="0"/>
          <w:numId w:val="113"/>
        </w:numPr>
        <w:spacing w:after="360" w:before="0" w:beforeAutospacing="0" w:lineRule="auto"/>
        <w:ind w:left="720" w:hanging="360"/>
      </w:pPr>
      <w:r w:rsidDel="00000000" w:rsidR="00000000" w:rsidRPr="00000000">
        <w:rPr>
          <w:b w:val="1"/>
          <w:rtl w:val="0"/>
        </w:rPr>
        <w:t xml:space="preserve">NYCPS Style Guide Compliance (RFP Sec 3.25.34.8):</w:t>
      </w:r>
      <w:r w:rsidDel="00000000" w:rsidR="00000000" w:rsidRPr="00000000">
        <w:rPr>
          <w:rtl w:val="0"/>
        </w:rPr>
        <w:t xml:space="preserve"> The visual design (layout, colors, typography, branding elements) of all relevant user interfaces adheres to the website style guide prescribed by NYCPS (Attachment #4).</w:t>
      </w:r>
    </w:p>
    <w:p w:rsidR="00000000" w:rsidDel="00000000" w:rsidP="00000000" w:rsidRDefault="00000000" w:rsidRPr="00000000" w14:paraId="0000097A">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M.2 - Solution Design Functional and Non Functional Requirements.pdf</w:t>
      </w:r>
      <w:r w:rsidDel="00000000" w:rsidR="00000000" w:rsidRPr="00000000">
        <w:rPr>
          <w:i w:val="1"/>
          <w:color w:val="777777"/>
          <w:sz w:val="20"/>
          <w:szCs w:val="20"/>
          <w:rtl w:val="0"/>
        </w:rPr>
        <w:t xml:space="preserve"> (NFR Usability/Accessibility), </w:t>
      </w:r>
      <w:r w:rsidDel="00000000" w:rsidR="00000000" w:rsidRPr="00000000">
        <w:rPr>
          <w:rFonts w:ascii="Roboto Mono" w:cs="Roboto Mono" w:eastAsia="Roboto Mono" w:hAnsi="Roboto Mono"/>
          <w:i w:val="1"/>
          <w:color w:val="777777"/>
          <w:sz w:val="20"/>
          <w:szCs w:val="20"/>
          <w:shd w:fill="f0f0f0" w:val="clear"/>
          <w:rtl w:val="0"/>
        </w:rPr>
        <w:t xml:space="preserve">Appendix M.1 - System Architecture.pdf</w:t>
      </w:r>
      <w:r w:rsidDel="00000000" w:rsidR="00000000" w:rsidRPr="00000000">
        <w:rPr>
          <w:i w:val="1"/>
          <w:color w:val="777777"/>
          <w:sz w:val="20"/>
          <w:szCs w:val="20"/>
          <w:rtl w:val="0"/>
        </w:rPr>
        <w:t xml:space="preserve"> (UI/UX Design Principles, Responsive Design), </w:t>
      </w:r>
      <w:r w:rsidDel="00000000" w:rsidR="00000000" w:rsidRPr="00000000">
        <w:rPr>
          <w:rFonts w:ascii="Roboto Mono" w:cs="Roboto Mono" w:eastAsia="Roboto Mono" w:hAnsi="Roboto Mono"/>
          <w:i w:val="1"/>
          <w:color w:val="777777"/>
          <w:sz w:val="20"/>
          <w:szCs w:val="20"/>
          <w:shd w:fill="f0f0f0" w:val="clear"/>
          <w:rtl w:val="0"/>
        </w:rPr>
        <w:t xml:space="preserve">Appendix N.3 - Engineering Approach.pdf</w:t>
      </w:r>
      <w:r w:rsidDel="00000000" w:rsidR="00000000" w:rsidRPr="00000000">
        <w:rPr>
          <w:i w:val="1"/>
          <w:color w:val="777777"/>
          <w:sz w:val="20"/>
          <w:szCs w:val="20"/>
          <w:rtl w:val="0"/>
        </w:rPr>
        <w:t xml:space="preserve"> (UI Standards, Style Guide Adherence), </w:t>
      </w:r>
      <w:r w:rsidDel="00000000" w:rsidR="00000000" w:rsidRPr="00000000">
        <w:rPr>
          <w:rFonts w:ascii="Roboto Mono" w:cs="Roboto Mono" w:eastAsia="Roboto Mono" w:hAnsi="Roboto Mono"/>
          <w:i w:val="1"/>
          <w:color w:val="777777"/>
          <w:sz w:val="20"/>
          <w:szCs w:val="20"/>
          <w:shd w:fill="f0f0f0" w:val="clear"/>
          <w:rtl w:val="0"/>
        </w:rPr>
        <w:t xml:space="preserve">Appendix T.1 - User Onboarding and Training Strategy.pdf</w:t>
      </w:r>
      <w:r w:rsidDel="00000000" w:rsidR="00000000" w:rsidRPr="00000000">
        <w:rPr>
          <w:i w:val="1"/>
          <w:color w:val="777777"/>
          <w:sz w:val="20"/>
          <w:szCs w:val="20"/>
          <w:rtl w:val="0"/>
        </w:rPr>
        <w:t xml:space="preserve"> (Content Readability/Clarity)</w:t>
      </w:r>
    </w:p>
    <w:p w:rsidR="00000000" w:rsidDel="00000000" w:rsidP="00000000" w:rsidRDefault="00000000" w:rsidRPr="00000000" w14:paraId="0000097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7C">
      <w:pPr>
        <w:pStyle w:val="Heading2"/>
        <w:keepNext w:val="0"/>
        <w:keepLines w:val="0"/>
        <w:pBdr>
          <w:bottom w:color="999999" w:space="2" w:sz="6" w:val="single"/>
        </w:pBdr>
        <w:spacing w:after="180" w:before="400" w:lineRule="auto"/>
        <w:rPr>
          <w:b w:val="1"/>
          <w:color w:val="003366"/>
          <w:sz w:val="34"/>
          <w:szCs w:val="34"/>
        </w:rPr>
      </w:pPr>
      <w:bookmarkStart w:colFirst="0" w:colLast="0" w:name="_qeikjuswi6j1" w:id="168"/>
      <w:bookmarkEnd w:id="168"/>
      <w:r w:rsidDel="00000000" w:rsidR="00000000" w:rsidRPr="00000000">
        <w:rPr>
          <w:b w:val="1"/>
          <w:color w:val="003366"/>
          <w:sz w:val="34"/>
          <w:szCs w:val="34"/>
          <w:rtl w:val="0"/>
        </w:rPr>
        <w:t xml:space="preserve">3.26 Vendor Availability and Location Requirements</w:t>
      </w:r>
    </w:p>
    <w:p w:rsidR="00000000" w:rsidDel="00000000" w:rsidP="00000000" w:rsidRDefault="00000000" w:rsidRPr="00000000" w14:paraId="0000097D">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We commit to meeting NYCPS's requirements for team availability and location. Our project and support teams will provide coverage during the mandated extended business hours (5 AM - 8 PM ET). While core development may occur elsewhere in the continental US, key personnel will be available for on-site meetings/work sessions in NYC as required, and a dedicated ground support team will operate locally within NYC for hardware logistics. All resources are legally eligible to work in the US, and travel expenses are included in our pricing.</w:t>
      </w:r>
    </w:p>
    <w:p w:rsidR="00000000" w:rsidDel="00000000" w:rsidP="00000000" w:rsidRDefault="00000000" w:rsidRPr="00000000" w14:paraId="0000097E">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97F">
      <w:pPr>
        <w:numPr>
          <w:ilvl w:val="0"/>
          <w:numId w:val="23"/>
        </w:numPr>
        <w:spacing w:after="0" w:afterAutospacing="0" w:before="120" w:lineRule="auto"/>
        <w:ind w:left="720" w:hanging="360"/>
      </w:pPr>
      <w:r w:rsidDel="00000000" w:rsidR="00000000" w:rsidRPr="00000000">
        <w:rPr>
          <w:b w:val="1"/>
          <w:rtl w:val="0"/>
        </w:rPr>
        <w:t xml:space="preserve">Operating Hours (RFP Sec 3.26.1):</w:t>
      </w:r>
      <w:r w:rsidDel="00000000" w:rsidR="00000000" w:rsidRPr="00000000">
        <w:rPr>
          <w:rtl w:val="0"/>
        </w:rPr>
        <w:t xml:space="preserve"> Our Project team, Ground Support team, and Technical Support resources will be available and actively working to support OPT operations during the required business hours of 5:00 AM to 8:00 PM Eastern Time (local NYC time).</w:t>
      </w:r>
    </w:p>
    <w:p w:rsidR="00000000" w:rsidDel="00000000" w:rsidP="00000000" w:rsidRDefault="00000000" w:rsidRPr="00000000" w14:paraId="00000980">
      <w:pPr>
        <w:numPr>
          <w:ilvl w:val="0"/>
          <w:numId w:val="23"/>
        </w:numPr>
        <w:spacing w:after="0" w:afterAutospacing="0" w:before="0" w:beforeAutospacing="0" w:lineRule="auto"/>
        <w:ind w:left="720" w:hanging="360"/>
      </w:pPr>
      <w:r w:rsidDel="00000000" w:rsidR="00000000" w:rsidRPr="00000000">
        <w:rPr>
          <w:b w:val="1"/>
          <w:rtl w:val="0"/>
        </w:rPr>
        <w:t xml:space="preserve">Time Zone Alignment (RFP Sec 3.26.2):</w:t>
      </w:r>
      <w:r w:rsidDel="00000000" w:rsidR="00000000" w:rsidRPr="00000000">
        <w:rPr>
          <w:rtl w:val="0"/>
        </w:rPr>
        <w:t xml:space="preserve"> While project team members may be geographically distributed across the continental United States (RFP Sec 3.26.4), all resources assigned to this project will align their working schedules to ensure full coverage and availability during the specified 5 AM - 8 PM ET window.</w:t>
      </w:r>
    </w:p>
    <w:p w:rsidR="00000000" w:rsidDel="00000000" w:rsidP="00000000" w:rsidRDefault="00000000" w:rsidRPr="00000000" w14:paraId="00000981">
      <w:pPr>
        <w:numPr>
          <w:ilvl w:val="0"/>
          <w:numId w:val="23"/>
        </w:numPr>
        <w:spacing w:after="0" w:afterAutospacing="0" w:before="0" w:beforeAutospacing="0" w:lineRule="auto"/>
        <w:ind w:left="720" w:hanging="360"/>
      </w:pPr>
      <w:r w:rsidDel="00000000" w:rsidR="00000000" w:rsidRPr="00000000">
        <w:rPr>
          <w:b w:val="1"/>
          <w:rtl w:val="0"/>
        </w:rPr>
        <w:t xml:space="preserve">Off-Hours Support (RFP Sec 3.26.3):</w:t>
      </w:r>
      <w:r w:rsidDel="00000000" w:rsidR="00000000" w:rsidRPr="00000000">
        <w:rPr>
          <w:rtl w:val="0"/>
        </w:rPr>
        <w:t xml:space="preserve"> We maintain processes for providing necessary support outside standard hours on an as-needed basis to address urgent needs, critical production issues, or key project milestones, as mutually agreed upon between DOE and Sentry project leads.</w:t>
      </w:r>
    </w:p>
    <w:p w:rsidR="00000000" w:rsidDel="00000000" w:rsidP="00000000" w:rsidRDefault="00000000" w:rsidRPr="00000000" w14:paraId="00000982">
      <w:pPr>
        <w:numPr>
          <w:ilvl w:val="0"/>
          <w:numId w:val="23"/>
        </w:numPr>
        <w:spacing w:after="0" w:afterAutospacing="0" w:before="0" w:beforeAutospacing="0" w:lineRule="auto"/>
        <w:ind w:left="720" w:hanging="360"/>
      </w:pPr>
      <w:r w:rsidDel="00000000" w:rsidR="00000000" w:rsidRPr="00000000">
        <w:rPr>
          <w:b w:val="1"/>
          <w:rtl w:val="0"/>
        </w:rPr>
        <w:t xml:space="preserve">Location Requirements (RFP Sec 3.26.4, 3.26.5, 3.26.6, Q12/Q17/Q89/Q273):</w:t>
      </w:r>
    </w:p>
    <w:p w:rsidR="00000000" w:rsidDel="00000000" w:rsidP="00000000" w:rsidRDefault="00000000" w:rsidRPr="00000000" w14:paraId="00000983">
      <w:pPr>
        <w:numPr>
          <w:ilvl w:val="1"/>
          <w:numId w:val="23"/>
        </w:numPr>
        <w:spacing w:after="0" w:afterAutospacing="0" w:before="0" w:beforeAutospacing="0" w:lineRule="auto"/>
        <w:ind w:left="1440" w:hanging="360"/>
      </w:pPr>
      <w:r w:rsidDel="00000000" w:rsidR="00000000" w:rsidRPr="00000000">
        <w:rPr>
          <w:rtl w:val="0"/>
        </w:rPr>
        <w:t xml:space="preserve">All project resources, data processing, and data storage (including DR sites) will be based within the continental United States.</w:t>
      </w:r>
    </w:p>
    <w:p w:rsidR="00000000" w:rsidDel="00000000" w:rsidP="00000000" w:rsidRDefault="00000000" w:rsidRPr="00000000" w14:paraId="00000984">
      <w:pPr>
        <w:numPr>
          <w:ilvl w:val="1"/>
          <w:numId w:val="23"/>
        </w:numPr>
        <w:spacing w:after="0" w:afterAutospacing="0" w:before="0" w:beforeAutospacing="0" w:lineRule="auto"/>
        <w:ind w:left="1440" w:hanging="360"/>
      </w:pPr>
      <w:r w:rsidDel="00000000" w:rsidR="00000000" w:rsidRPr="00000000">
        <w:rPr>
          <w:rtl w:val="0"/>
        </w:rPr>
        <w:t xml:space="preserve">A dedicated Ground Support team responsible for device management, installation, and repair will be based locally within New York City or immediate proximity (meeting response time requirements per Q273).</w:t>
      </w:r>
    </w:p>
    <w:p w:rsidR="00000000" w:rsidDel="00000000" w:rsidP="00000000" w:rsidRDefault="00000000" w:rsidRPr="00000000" w14:paraId="00000985">
      <w:pPr>
        <w:numPr>
          <w:ilvl w:val="1"/>
          <w:numId w:val="23"/>
        </w:numPr>
        <w:spacing w:after="0" w:afterAutospacing="0" w:before="0" w:beforeAutospacing="0" w:lineRule="auto"/>
        <w:ind w:left="1440" w:hanging="360"/>
      </w:pPr>
      <w:r w:rsidDel="00000000" w:rsidR="00000000" w:rsidRPr="00000000">
        <w:rPr>
          <w:rtl w:val="0"/>
        </w:rPr>
        <w:t xml:space="preserve">Core development teams may operate remotely from within the US (Q12/Q17).</w:t>
      </w:r>
    </w:p>
    <w:p w:rsidR="00000000" w:rsidDel="00000000" w:rsidP="00000000" w:rsidRDefault="00000000" w:rsidRPr="00000000" w14:paraId="00000986">
      <w:pPr>
        <w:numPr>
          <w:ilvl w:val="1"/>
          <w:numId w:val="23"/>
        </w:numPr>
        <w:spacing w:after="0" w:afterAutospacing="0" w:before="0" w:beforeAutospacing="0" w:lineRule="auto"/>
        <w:ind w:left="1440" w:hanging="360"/>
      </w:pPr>
      <w:r w:rsidDel="00000000" w:rsidR="00000000" w:rsidRPr="00000000">
        <w:rPr>
          <w:rtl w:val="0"/>
        </w:rPr>
        <w:t xml:space="preserve">Key personnel, including the Project Manager, Business Analyst, Technical Lead, and potentially specific App Dev/Data team members, will be available to work on-site at OPT/DIIT locations (Vernon Blvd, Adams St, or others) as required by DOE for meetings, collaboration, and critical project phases (Q12/Q17, Q226). [State your specific commitment model - e.g., based on Option A/B from Sec 3.22.1].</w:t>
      </w:r>
    </w:p>
    <w:p w:rsidR="00000000" w:rsidDel="00000000" w:rsidP="00000000" w:rsidRDefault="00000000" w:rsidRPr="00000000" w14:paraId="00000987">
      <w:pPr>
        <w:numPr>
          <w:ilvl w:val="0"/>
          <w:numId w:val="23"/>
        </w:numPr>
        <w:spacing w:after="0" w:afterAutospacing="0" w:before="0" w:beforeAutospacing="0" w:lineRule="auto"/>
        <w:ind w:left="720" w:hanging="360"/>
      </w:pPr>
      <w:r w:rsidDel="00000000" w:rsidR="00000000" w:rsidRPr="00000000">
        <w:rPr>
          <w:b w:val="1"/>
          <w:rtl w:val="0"/>
        </w:rPr>
        <w:t xml:space="preserve">Travel Expenses (RFP Sec 3.26.7):</w:t>
      </w:r>
      <w:r w:rsidDel="00000000" w:rsidR="00000000" w:rsidRPr="00000000">
        <w:rPr>
          <w:rtl w:val="0"/>
        </w:rPr>
        <w:t xml:space="preserve"> We acknowledge that travel expenses for vendor staff to attend on-site meetings or perform work at DOE locations are not reimbursed separately by DOE and are factored into our overall proposed pricing.</w:t>
      </w:r>
    </w:p>
    <w:p w:rsidR="00000000" w:rsidDel="00000000" w:rsidP="00000000" w:rsidRDefault="00000000" w:rsidRPr="00000000" w14:paraId="00000988">
      <w:pPr>
        <w:numPr>
          <w:ilvl w:val="0"/>
          <w:numId w:val="23"/>
        </w:numPr>
        <w:spacing w:after="360" w:before="0" w:beforeAutospacing="0" w:lineRule="auto"/>
        <w:ind w:left="720" w:hanging="360"/>
      </w:pPr>
      <w:r w:rsidDel="00000000" w:rsidR="00000000" w:rsidRPr="00000000">
        <w:rPr>
          <w:b w:val="1"/>
          <w:rtl w:val="0"/>
        </w:rPr>
        <w:t xml:space="preserve">Work Eligibility (RFP Sec 3.26.8):</w:t>
      </w:r>
      <w:r w:rsidDel="00000000" w:rsidR="00000000" w:rsidRPr="00000000">
        <w:rPr>
          <w:rtl w:val="0"/>
        </w:rPr>
        <w:t xml:space="preserve"> All personnel assigned to this project by Sentry and any subcontractors are legally entitled to work in the United States. We will provide attestation documentation upon request.</w:t>
      </w:r>
    </w:p>
    <w:p w:rsidR="00000000" w:rsidDel="00000000" w:rsidP="00000000" w:rsidRDefault="00000000" w:rsidRPr="00000000" w14:paraId="00000989">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X.1 - Team Structure and Processes.pdf</w:t>
      </w:r>
      <w:r w:rsidDel="00000000" w:rsidR="00000000" w:rsidRPr="00000000">
        <w:rPr>
          <w:i w:val="1"/>
          <w:color w:val="777777"/>
          <w:sz w:val="20"/>
          <w:szCs w:val="20"/>
          <w:rtl w:val="0"/>
        </w:rPr>
        <w:t xml:space="preserve"> (Staffing Model, Locations, Working Hours), </w:t>
      </w:r>
      <w:r w:rsidDel="00000000" w:rsidR="00000000" w:rsidRPr="00000000">
        <w:rPr>
          <w:rFonts w:ascii="Roboto Mono" w:cs="Roboto Mono" w:eastAsia="Roboto Mono" w:hAnsi="Roboto Mono"/>
          <w:i w:val="1"/>
          <w:color w:val="777777"/>
          <w:sz w:val="20"/>
          <w:szCs w:val="20"/>
          <w:shd w:fill="f0f0f0" w:val="clear"/>
          <w:rtl w:val="0"/>
        </w:rPr>
        <w:t xml:space="preserve">Appendix U.2 - Hardware Lifecycle and Logistics Management.pdf</w:t>
      </w:r>
      <w:r w:rsidDel="00000000" w:rsidR="00000000" w:rsidRPr="00000000">
        <w:rPr>
          <w:i w:val="1"/>
          <w:color w:val="777777"/>
          <w:sz w:val="20"/>
          <w:szCs w:val="20"/>
          <w:rtl w:val="0"/>
        </w:rPr>
        <w:t xml:space="preserve"> (Ground Support Location), </w:t>
      </w:r>
      <w:r w:rsidDel="00000000" w:rsidR="00000000" w:rsidRPr="00000000">
        <w:rPr>
          <w:rFonts w:ascii="Roboto Mono" w:cs="Roboto Mono" w:eastAsia="Roboto Mono" w:hAnsi="Roboto Mono"/>
          <w:i w:val="1"/>
          <w:color w:val="777777"/>
          <w:sz w:val="20"/>
          <w:szCs w:val="20"/>
          <w:shd w:fill="f0f0f0" w:val="clear"/>
          <w:rtl w:val="0"/>
        </w:rPr>
        <w:t xml:space="preserve">Appendix U.1 - Vendor and Third Party Management.pdf</w:t>
      </w:r>
      <w:r w:rsidDel="00000000" w:rsidR="00000000" w:rsidRPr="00000000">
        <w:rPr>
          <w:i w:val="1"/>
          <w:color w:val="777777"/>
          <w:sz w:val="20"/>
          <w:szCs w:val="20"/>
          <w:rtl w:val="0"/>
        </w:rPr>
        <w:t xml:space="preserve"> (Subcontractor Compliance), </w:t>
      </w:r>
      <w:r w:rsidDel="00000000" w:rsidR="00000000" w:rsidRPr="00000000">
        <w:rPr>
          <w:rFonts w:ascii="Roboto Mono" w:cs="Roboto Mono" w:eastAsia="Roboto Mono" w:hAnsi="Roboto Mono"/>
          <w:i w:val="1"/>
          <w:color w:val="777777"/>
          <w:sz w:val="20"/>
          <w:szCs w:val="20"/>
          <w:shd w:fill="f0f0f0" w:val="clear"/>
          <w:rtl w:val="0"/>
        </w:rPr>
        <w:t xml:space="preserve">Appendix Y.1 - Budget Management.pdf</w:t>
      </w:r>
      <w:r w:rsidDel="00000000" w:rsidR="00000000" w:rsidRPr="00000000">
        <w:rPr>
          <w:i w:val="1"/>
          <w:color w:val="777777"/>
          <w:sz w:val="20"/>
          <w:szCs w:val="20"/>
          <w:rtl w:val="0"/>
        </w:rPr>
        <w:t xml:space="preserve"> (Inclusion of Travel Costs)</w:t>
      </w:r>
    </w:p>
    <w:p w:rsidR="00000000" w:rsidDel="00000000" w:rsidP="00000000" w:rsidRDefault="00000000" w:rsidRPr="00000000" w14:paraId="0000098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8B">
      <w:pPr>
        <w:pStyle w:val="Heading2"/>
        <w:keepNext w:val="0"/>
        <w:keepLines w:val="0"/>
        <w:pBdr>
          <w:bottom w:color="999999" w:space="2" w:sz="6" w:val="single"/>
        </w:pBdr>
        <w:spacing w:after="180" w:before="400" w:lineRule="auto"/>
        <w:rPr>
          <w:b w:val="1"/>
          <w:color w:val="003366"/>
          <w:sz w:val="34"/>
          <w:szCs w:val="34"/>
        </w:rPr>
      </w:pPr>
      <w:bookmarkStart w:colFirst="0" w:colLast="0" w:name="_3s2m3frbim6i" w:id="169"/>
      <w:bookmarkEnd w:id="169"/>
      <w:r w:rsidDel="00000000" w:rsidR="00000000" w:rsidRPr="00000000">
        <w:rPr>
          <w:b w:val="1"/>
          <w:color w:val="003366"/>
          <w:sz w:val="34"/>
          <w:szCs w:val="34"/>
          <w:rtl w:val="0"/>
        </w:rPr>
        <w:t xml:space="preserve">3.27 Business Continuity</w:t>
      </w:r>
    </w:p>
    <w:p w:rsidR="00000000" w:rsidDel="00000000" w:rsidP="00000000" w:rsidRDefault="00000000" w:rsidRPr="00000000" w14:paraId="0000098C">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We provide a comprehensive Business Continuity Plan (BCP) designed to ensure the continued functionality and availability of the Transportation Management System throughout the contract term, even in the face of unforeseen disruptions. Our BCP, submitted with this proposal, details prioritized critical functions, risk assessments, mitigation strategies, recovery procedures aligned with stringent RTO/RPO targets, incident communication protocols, and plans for regular testing and updates.</w:t>
      </w:r>
    </w:p>
    <w:p w:rsidR="00000000" w:rsidDel="00000000" w:rsidP="00000000" w:rsidRDefault="00000000" w:rsidRPr="00000000" w14:paraId="0000098D">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98E">
      <w:pPr>
        <w:spacing w:after="240" w:before="240" w:lineRule="auto"/>
        <w:rPr/>
      </w:pPr>
      <w:r w:rsidDel="00000000" w:rsidR="00000000" w:rsidRPr="00000000">
        <w:rPr>
          <w:rtl w:val="0"/>
        </w:rPr>
        <w:t xml:space="preserve">Ensuring continuity of operations is critical for OPT. Our formal Business Continuity Plan (BCP), provided in [Reference Appendix E], addresses all requirements specified in RFP Section 3.27:</w:t>
      </w:r>
    </w:p>
    <w:p w:rsidR="00000000" w:rsidDel="00000000" w:rsidP="00000000" w:rsidRDefault="00000000" w:rsidRPr="00000000" w14:paraId="0000098F">
      <w:pPr>
        <w:numPr>
          <w:ilvl w:val="0"/>
          <w:numId w:val="129"/>
        </w:numPr>
        <w:spacing w:after="0" w:afterAutospacing="0" w:before="120" w:lineRule="auto"/>
        <w:ind w:left="720" w:hanging="360"/>
      </w:pPr>
      <w:r w:rsidDel="00000000" w:rsidR="00000000" w:rsidRPr="00000000">
        <w:rPr>
          <w:b w:val="1"/>
          <w:rtl w:val="0"/>
        </w:rPr>
        <w:t xml:space="preserve">Plan Scope &amp; Maintenance (RFP Sec 3.27.1, 3.27.8):</w:t>
      </w:r>
      <w:r w:rsidDel="00000000" w:rsidR="00000000" w:rsidRPr="00000000">
        <w:rPr>
          <w:rtl w:val="0"/>
        </w:rPr>
        <w:t xml:space="preserve"> The BCP covers all aspects of the proposed solution and associated services throughout the contract term. It is a living document, maintained and updated via defined change management processes to reflect changes in operations, technology, or contractual requirements, ensuring ongoing alignment with OPT needs (Q256 clarifies 'Uber' means 'OPT').</w:t>
      </w:r>
    </w:p>
    <w:p w:rsidR="00000000" w:rsidDel="00000000" w:rsidP="00000000" w:rsidRDefault="00000000" w:rsidRPr="00000000" w14:paraId="00000990">
      <w:pPr>
        <w:numPr>
          <w:ilvl w:val="0"/>
          <w:numId w:val="129"/>
        </w:numPr>
        <w:spacing w:after="0" w:afterAutospacing="0" w:before="0" w:beforeAutospacing="0" w:lineRule="auto"/>
        <w:ind w:left="720" w:hanging="360"/>
      </w:pPr>
      <w:r w:rsidDel="00000000" w:rsidR="00000000" w:rsidRPr="00000000">
        <w:rPr>
          <w:b w:val="1"/>
          <w:rtl w:val="0"/>
        </w:rPr>
        <w:t xml:space="preserve">Critical Function Prioritization (RFP Sec 3.27.2):</w:t>
      </w:r>
      <w:r w:rsidDel="00000000" w:rsidR="00000000" w:rsidRPr="00000000">
        <w:rPr>
          <w:rtl w:val="0"/>
        </w:rPr>
        <w:t xml:space="preserve"> The BCP identifies and prioritizes critical business functions essential to the solution, as defined by the Scope of Services and SLAs, including real-time tracking, routing, ridership recording, notifications, customer service, data management, and supporting infrastructure.</w:t>
      </w:r>
    </w:p>
    <w:p w:rsidR="00000000" w:rsidDel="00000000" w:rsidP="00000000" w:rsidRDefault="00000000" w:rsidRPr="00000000" w14:paraId="00000991">
      <w:pPr>
        <w:numPr>
          <w:ilvl w:val="0"/>
          <w:numId w:val="129"/>
        </w:numPr>
        <w:spacing w:after="0" w:afterAutospacing="0" w:before="0" w:beforeAutospacing="0" w:lineRule="auto"/>
        <w:ind w:left="720" w:hanging="360"/>
      </w:pPr>
      <w:r w:rsidDel="00000000" w:rsidR="00000000" w:rsidRPr="00000000">
        <w:rPr>
          <w:b w:val="1"/>
          <w:rtl w:val="0"/>
        </w:rPr>
        <w:t xml:space="preserve">Risk Assessment &amp; Mitigation (RFP Sec 3.27.3):</w:t>
      </w:r>
      <w:r w:rsidDel="00000000" w:rsidR="00000000" w:rsidRPr="00000000">
        <w:rPr>
          <w:rtl w:val="0"/>
        </w:rPr>
        <w:t xml:space="preserve"> Includes a detailed assessment identifying potential threats (environmental, technical, operational, human) and corresponding mitigation strategies to minimize likelihood and impact. It establishes a framework for monitoring emerging risks.</w:t>
      </w:r>
    </w:p>
    <w:p w:rsidR="00000000" w:rsidDel="00000000" w:rsidP="00000000" w:rsidRDefault="00000000" w:rsidRPr="00000000" w14:paraId="00000992">
      <w:pPr>
        <w:numPr>
          <w:ilvl w:val="0"/>
          <w:numId w:val="129"/>
        </w:numPr>
        <w:spacing w:after="0" w:afterAutospacing="0" w:before="0" w:beforeAutospacing="0" w:lineRule="auto"/>
        <w:ind w:left="720" w:hanging="360"/>
      </w:pPr>
      <w:r w:rsidDel="00000000" w:rsidR="00000000" w:rsidRPr="00000000">
        <w:rPr>
          <w:b w:val="1"/>
          <w:rtl w:val="0"/>
        </w:rPr>
        <w:t xml:space="preserve">Recovery Strategy &amp; Procedures (RFP Sec 3.27.4):</w:t>
      </w:r>
      <w:r w:rsidDel="00000000" w:rsidR="00000000" w:rsidRPr="00000000">
        <w:rPr>
          <w:rtl w:val="0"/>
        </w:rPr>
        <w:t xml:space="preserve"> Outlines specific recovery strategies designed to meet the demanding RTO and RPO targets defined in NFR Section 3.25.8 (RPO=0/&lt;=1hr, RTO=0/&lt;=15min depending on component). Includes details on data backup/redundancy protocols, technical infrastructure failover procedures, clear escalation paths, and alternative service delivery mechanisms where applicable.</w:t>
      </w:r>
    </w:p>
    <w:p w:rsidR="00000000" w:rsidDel="00000000" w:rsidP="00000000" w:rsidRDefault="00000000" w:rsidRPr="00000000" w14:paraId="00000993">
      <w:pPr>
        <w:numPr>
          <w:ilvl w:val="0"/>
          <w:numId w:val="129"/>
        </w:numPr>
        <w:spacing w:after="0" w:afterAutospacing="0" w:before="0" w:beforeAutospacing="0" w:lineRule="auto"/>
        <w:ind w:left="720" w:hanging="360"/>
      </w:pPr>
      <w:r w:rsidDel="00000000" w:rsidR="00000000" w:rsidRPr="00000000">
        <w:rPr>
          <w:b w:val="1"/>
          <w:rtl w:val="0"/>
        </w:rPr>
        <w:t xml:space="preserve">Incident Communication (RFP Sec 3.27.5, Q255):</w:t>
      </w:r>
      <w:r w:rsidDel="00000000" w:rsidR="00000000" w:rsidRPr="00000000">
        <w:rPr>
          <w:rtl w:val="0"/>
        </w:rPr>
        <w:t xml:space="preserve"> Defines clear protocols for timely and transparent communication with OPT (Q255 clarifies 'Uber' means 'OPT') during an incident, including status reporting, impact assessment, and updates on recovery actions.</w:t>
      </w:r>
    </w:p>
    <w:p w:rsidR="00000000" w:rsidDel="00000000" w:rsidP="00000000" w:rsidRDefault="00000000" w:rsidRPr="00000000" w14:paraId="00000994">
      <w:pPr>
        <w:numPr>
          <w:ilvl w:val="0"/>
          <w:numId w:val="129"/>
        </w:numPr>
        <w:spacing w:after="0" w:afterAutospacing="0" w:before="0" w:beforeAutospacing="0" w:lineRule="auto"/>
        <w:ind w:left="720" w:hanging="360"/>
      </w:pPr>
      <w:r w:rsidDel="00000000" w:rsidR="00000000" w:rsidRPr="00000000">
        <w:rPr>
          <w:b w:val="1"/>
          <w:rtl w:val="0"/>
        </w:rPr>
        <w:t xml:space="preserve">Testing &amp; Validation (RFP Sec 3.27.6):</w:t>
      </w:r>
      <w:r w:rsidDel="00000000" w:rsidR="00000000" w:rsidRPr="00000000">
        <w:rPr>
          <w:rtl w:val="0"/>
        </w:rPr>
        <w:t xml:space="preserve"> Includes a plan for regular (at least annual) testing and validation of the BCP through drills and simulations, with processes for incorporating lessons learned into plan updates.</w:t>
      </w:r>
    </w:p>
    <w:p w:rsidR="00000000" w:rsidDel="00000000" w:rsidP="00000000" w:rsidRDefault="00000000" w:rsidRPr="00000000" w14:paraId="00000995">
      <w:pPr>
        <w:numPr>
          <w:ilvl w:val="0"/>
          <w:numId w:val="129"/>
        </w:numPr>
        <w:spacing w:after="0" w:afterAutospacing="0" w:before="0" w:beforeAutospacing="0" w:lineRule="auto"/>
        <w:ind w:left="720" w:hanging="360"/>
      </w:pPr>
      <w:r w:rsidDel="00000000" w:rsidR="00000000" w:rsidRPr="00000000">
        <w:rPr>
          <w:b w:val="1"/>
          <w:rtl w:val="0"/>
        </w:rPr>
        <w:t xml:space="preserve">Third-Party Dependencies (RFP Sec 3.27.7):</w:t>
      </w:r>
      <w:r w:rsidDel="00000000" w:rsidR="00000000" w:rsidRPr="00000000">
        <w:rPr>
          <w:rtl w:val="0"/>
        </w:rPr>
        <w:t xml:space="preserve"> Identifies critical third-party dependencies (e.g., cloud provider, core software components, network carriers) and outlines mitigation strategies for managing risks associated with these external partners.</w:t>
      </w:r>
    </w:p>
    <w:p w:rsidR="00000000" w:rsidDel="00000000" w:rsidP="00000000" w:rsidRDefault="00000000" w:rsidRPr="00000000" w14:paraId="00000996">
      <w:pPr>
        <w:numPr>
          <w:ilvl w:val="0"/>
          <w:numId w:val="129"/>
        </w:numPr>
        <w:spacing w:after="360" w:before="0" w:beforeAutospacing="0" w:lineRule="auto"/>
        <w:ind w:left="720" w:hanging="360"/>
      </w:pPr>
      <w:r w:rsidDel="00000000" w:rsidR="00000000" w:rsidRPr="00000000">
        <w:rPr>
          <w:b w:val="1"/>
          <w:rtl w:val="0"/>
        </w:rPr>
        <w:t xml:space="preserve">Submission &amp; Demonstration (RFP Sec 3.27.9):</w:t>
      </w:r>
      <w:r w:rsidDel="00000000" w:rsidR="00000000" w:rsidRPr="00000000">
        <w:rPr>
          <w:rtl w:val="0"/>
        </w:rPr>
        <w:t xml:space="preserve"> The BCP document is submitted as part of this proposal. We are prepared to provide periodic updates and demonstrate the plan's effectiveness upon request by NYCPS.</w:t>
      </w:r>
    </w:p>
    <w:p w:rsidR="00000000" w:rsidDel="00000000" w:rsidP="00000000" w:rsidRDefault="00000000" w:rsidRPr="00000000" w14:paraId="00000997">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Q.1 - Business Continuity Plan And Operational Excellence.pdf</w:t>
      </w:r>
      <w:r w:rsidDel="00000000" w:rsidR="00000000" w:rsidRPr="00000000">
        <w:rPr>
          <w:i w:val="1"/>
          <w:color w:val="777777"/>
          <w:sz w:val="20"/>
          <w:szCs w:val="20"/>
          <w:rtl w:val="0"/>
        </w:rPr>
        <w:t xml:space="preserve"> (Contains or references the detailed BCP), </w:t>
      </w:r>
      <w:r w:rsidDel="00000000" w:rsidR="00000000" w:rsidRPr="00000000">
        <w:rPr>
          <w:rFonts w:ascii="Roboto Mono" w:cs="Roboto Mono" w:eastAsia="Roboto Mono" w:hAnsi="Roboto Mono"/>
          <w:i w:val="1"/>
          <w:color w:val="777777"/>
          <w:sz w:val="20"/>
          <w:szCs w:val="20"/>
          <w:shd w:fill="f0f0f0" w:val="clear"/>
          <w:rtl w:val="0"/>
        </w:rPr>
        <w:t xml:space="preserve">Appendix M.1 - System Architecture.pdf</w:t>
      </w:r>
      <w:r w:rsidDel="00000000" w:rsidR="00000000" w:rsidRPr="00000000">
        <w:rPr>
          <w:i w:val="1"/>
          <w:color w:val="777777"/>
          <w:sz w:val="20"/>
          <w:szCs w:val="20"/>
          <w:rtl w:val="0"/>
        </w:rPr>
        <w:t xml:space="preserve"> (HA/DR Design supporting BCP), </w:t>
      </w:r>
      <w:r w:rsidDel="00000000" w:rsidR="00000000" w:rsidRPr="00000000">
        <w:rPr>
          <w:rFonts w:ascii="Roboto Mono" w:cs="Roboto Mono" w:eastAsia="Roboto Mono" w:hAnsi="Roboto Mono"/>
          <w:i w:val="1"/>
          <w:color w:val="777777"/>
          <w:sz w:val="20"/>
          <w:szCs w:val="20"/>
          <w:shd w:fill="f0f0f0" w:val="clear"/>
          <w:rtl w:val="0"/>
        </w:rPr>
        <w:t xml:space="preserve">Appendix O.2.2 - Project and Change - Risk Management Methodology.pdf</w:t>
      </w:r>
      <w:r w:rsidDel="00000000" w:rsidR="00000000" w:rsidRPr="00000000">
        <w:rPr>
          <w:i w:val="1"/>
          <w:color w:val="777777"/>
          <w:sz w:val="20"/>
          <w:szCs w:val="20"/>
          <w:rtl w:val="0"/>
        </w:rPr>
        <w:t xml:space="preserve"> (Risk Assessment Inputs), </w:t>
      </w:r>
      <w:r w:rsidDel="00000000" w:rsidR="00000000" w:rsidRPr="00000000">
        <w:rPr>
          <w:rFonts w:ascii="Roboto Mono" w:cs="Roboto Mono" w:eastAsia="Roboto Mono" w:hAnsi="Roboto Mono"/>
          <w:i w:val="1"/>
          <w:color w:val="777777"/>
          <w:sz w:val="20"/>
          <w:szCs w:val="20"/>
          <w:shd w:fill="f0f0f0" w:val="clear"/>
          <w:rtl w:val="0"/>
        </w:rPr>
        <w:t xml:space="preserve">Appendix X.2 - Communications and Status Reporting Strategy.pdf</w:t>
      </w:r>
      <w:r w:rsidDel="00000000" w:rsidR="00000000" w:rsidRPr="00000000">
        <w:rPr>
          <w:i w:val="1"/>
          <w:color w:val="777777"/>
          <w:sz w:val="20"/>
          <w:szCs w:val="20"/>
          <w:rtl w:val="0"/>
        </w:rPr>
        <w:t xml:space="preserve"> (Incident Communication aspects)</w:t>
      </w:r>
    </w:p>
    <w:p w:rsidR="00000000" w:rsidDel="00000000" w:rsidP="00000000" w:rsidRDefault="00000000" w:rsidRPr="00000000" w14:paraId="0000099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9">
      <w:pPr>
        <w:pStyle w:val="Heading2"/>
        <w:keepNext w:val="0"/>
        <w:keepLines w:val="0"/>
        <w:pBdr>
          <w:bottom w:color="999999" w:space="2" w:sz="6" w:val="single"/>
        </w:pBdr>
        <w:spacing w:after="180" w:before="400" w:lineRule="auto"/>
        <w:rPr>
          <w:b w:val="1"/>
          <w:color w:val="003366"/>
          <w:sz w:val="34"/>
          <w:szCs w:val="34"/>
        </w:rPr>
      </w:pPr>
      <w:bookmarkStart w:colFirst="0" w:colLast="0" w:name="_qwslfdthgg9f" w:id="170"/>
      <w:bookmarkEnd w:id="170"/>
      <w:r w:rsidDel="00000000" w:rsidR="00000000" w:rsidRPr="00000000">
        <w:rPr>
          <w:b w:val="1"/>
          <w:color w:val="003366"/>
          <w:sz w:val="34"/>
          <w:szCs w:val="34"/>
          <w:rtl w:val="0"/>
        </w:rPr>
        <w:t xml:space="preserve">3.28 System and Web-Based Application Requirements</w:t>
      </w:r>
    </w:p>
    <w:p w:rsidR="00000000" w:rsidDel="00000000" w:rsidP="00000000" w:rsidRDefault="00000000" w:rsidRPr="00000000" w14:paraId="0000099A">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Our proposed system fully complies with the specified NYCDOE and NYS requirements for web-based applications developed by third parties. This includes adherence to system/security policies (Appendices I &amp; J), cross-platform/browser compatibility, universal accessibility standards (WCAG 2.0 AA, NYS Policy NYS-P08-005) subject to NYCDOE QA testing, acceptable performance over various networks, clear licensing terms granting broad usage rights to NYCDOE while acknowledging data ownership, and invalidation of any conflicting end-user license agreements.</w:t>
      </w:r>
    </w:p>
    <w:p w:rsidR="00000000" w:rsidDel="00000000" w:rsidP="00000000" w:rsidRDefault="00000000" w:rsidRPr="00000000" w14:paraId="0000099B">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99C">
      <w:pPr>
        <w:spacing w:after="240" w:before="240" w:lineRule="auto"/>
        <w:rPr/>
      </w:pPr>
      <w:r w:rsidDel="00000000" w:rsidR="00000000" w:rsidRPr="00000000">
        <w:rPr>
          <w:rtl w:val="0"/>
        </w:rPr>
        <w:t xml:space="preserve">We confirm our solution adheres to the specific requirements outlined for third-party web-based applications within the NYCDOE environment:</w:t>
      </w:r>
    </w:p>
    <w:p w:rsidR="00000000" w:rsidDel="00000000" w:rsidP="00000000" w:rsidRDefault="00000000" w:rsidRPr="00000000" w14:paraId="0000099D">
      <w:pPr>
        <w:numPr>
          <w:ilvl w:val="0"/>
          <w:numId w:val="120"/>
        </w:numPr>
        <w:spacing w:after="0" w:afterAutospacing="0" w:before="120" w:lineRule="auto"/>
        <w:ind w:left="720" w:hanging="360"/>
      </w:pPr>
      <w:r w:rsidDel="00000000" w:rsidR="00000000" w:rsidRPr="00000000">
        <w:rPr>
          <w:b w:val="1"/>
          <w:rtl w:val="0"/>
        </w:rPr>
        <w:t xml:space="preserve">Scope Fulfillment (RFP Sec 3.28.1.1):</w:t>
      </w:r>
      <w:r w:rsidDel="00000000" w:rsidR="00000000" w:rsidRPr="00000000">
        <w:rPr>
          <w:rtl w:val="0"/>
        </w:rPr>
        <w:t xml:space="preserve"> This proposal, particularly Section 3 and its supporting documents, details how our solution provides all required services and features described in the Scope of Services. The Program Plan [Reference Appendix E2] outlines the development and implementation approach.</w:t>
      </w:r>
    </w:p>
    <w:p w:rsidR="00000000" w:rsidDel="00000000" w:rsidP="00000000" w:rsidRDefault="00000000" w:rsidRPr="00000000" w14:paraId="0000099E">
      <w:pPr>
        <w:numPr>
          <w:ilvl w:val="0"/>
          <w:numId w:val="120"/>
        </w:numPr>
        <w:spacing w:after="0" w:afterAutospacing="0" w:before="0" w:beforeAutospacing="0" w:lineRule="auto"/>
        <w:ind w:left="720" w:hanging="360"/>
      </w:pPr>
      <w:r w:rsidDel="00000000" w:rsidR="00000000" w:rsidRPr="00000000">
        <w:rPr>
          <w:b w:val="1"/>
          <w:rtl w:val="0"/>
        </w:rPr>
        <w:t xml:space="preserve">Policy Compliance (RFP Sec 3.28.1.2):</w:t>
      </w:r>
      <w:r w:rsidDel="00000000" w:rsidR="00000000" w:rsidRPr="00000000">
        <w:rPr>
          <w:rtl w:val="0"/>
        </w:rPr>
        <w:t xml:space="preserve"> We comply with NYCDOE policies on systems and security (detailed in Appendix I - Information Security Requirements for Vendors) and NY State policy on web-based applications (detailed in Appendix J - Requirements for Web Applications). Q60 confirms Appendix I is the correct reference, and Q50 notes Appendix J was updated.</w:t>
      </w:r>
    </w:p>
    <w:p w:rsidR="00000000" w:rsidDel="00000000" w:rsidP="00000000" w:rsidRDefault="00000000" w:rsidRPr="00000000" w14:paraId="0000099F">
      <w:pPr>
        <w:numPr>
          <w:ilvl w:val="0"/>
          <w:numId w:val="120"/>
        </w:numPr>
        <w:spacing w:after="0" w:afterAutospacing="0" w:before="0" w:beforeAutospacing="0" w:lineRule="auto"/>
        <w:ind w:left="720" w:hanging="360"/>
      </w:pPr>
      <w:r w:rsidDel="00000000" w:rsidR="00000000" w:rsidRPr="00000000">
        <w:rPr>
          <w:b w:val="1"/>
          <w:rtl w:val="0"/>
        </w:rPr>
        <w:t xml:space="preserve">Platform &amp; Browser Compatibility (RFP Sec 3.28.1.3, 3.28.2.1, 3.28.2.2):</w:t>
      </w:r>
      <w:r w:rsidDel="00000000" w:rsidR="00000000" w:rsidRPr="00000000">
        <w:rPr>
          <w:rtl w:val="0"/>
        </w:rPr>
        <w:t xml:space="preserve"> The web-based components of our system (Admin, School, Parent/Student Web Portal) are designed to run without error on standard PC and Mac systems and are compatible with the most recent versions and previous two years' releases of Microsoft Edge, Google Chrome, and Apple Safari. The solution functions correctly on specified minimum client platforms (Win10 21H1+, MacOS 12+, iOS 16+, Android 13+, ChromeOS 101+).</w:t>
      </w:r>
    </w:p>
    <w:p w:rsidR="00000000" w:rsidDel="00000000" w:rsidP="00000000" w:rsidRDefault="00000000" w:rsidRPr="00000000" w14:paraId="000009A0">
      <w:pPr>
        <w:numPr>
          <w:ilvl w:val="0"/>
          <w:numId w:val="120"/>
        </w:numPr>
        <w:spacing w:after="0" w:afterAutospacing="0" w:before="0" w:beforeAutospacing="0" w:lineRule="auto"/>
        <w:ind w:left="720" w:hanging="360"/>
      </w:pPr>
      <w:r w:rsidDel="00000000" w:rsidR="00000000" w:rsidRPr="00000000">
        <w:rPr>
          <w:b w:val="1"/>
          <w:rtl w:val="0"/>
        </w:rPr>
        <w:t xml:space="preserve">Technology Constraints (RFP Sec 3.28.2.3):</w:t>
      </w:r>
      <w:r w:rsidDel="00000000" w:rsidR="00000000" w:rsidRPr="00000000">
        <w:rPr>
          <w:rtl w:val="0"/>
        </w:rPr>
        <w:t xml:space="preserve"> The application does not utilize client-side Java applets or Adobe Flash.</w:t>
      </w:r>
    </w:p>
    <w:p w:rsidR="00000000" w:rsidDel="00000000" w:rsidP="00000000" w:rsidRDefault="00000000" w:rsidRPr="00000000" w14:paraId="000009A1">
      <w:pPr>
        <w:numPr>
          <w:ilvl w:val="0"/>
          <w:numId w:val="120"/>
        </w:numPr>
        <w:spacing w:after="0" w:afterAutospacing="0" w:before="0" w:beforeAutospacing="0" w:lineRule="auto"/>
        <w:ind w:left="720" w:hanging="360"/>
      </w:pPr>
      <w:r w:rsidDel="00000000" w:rsidR="00000000" w:rsidRPr="00000000">
        <w:rPr>
          <w:b w:val="1"/>
          <w:rtl w:val="0"/>
        </w:rPr>
        <w:t xml:space="preserve">Accessibility Compliance (RFP Sec 3.28.1.4, 3.28.1.5, 3.28.5.1):</w:t>
      </w:r>
      <w:r w:rsidDel="00000000" w:rsidR="00000000" w:rsidRPr="00000000">
        <w:rPr>
          <w:rtl w:val="0"/>
        </w:rPr>
        <w:t xml:space="preserve"> The system ensures Universal Access, complying fully with WCAG 2.0 Level AA guidelines (Ref Sec 3.25.1). We also comply with New York State Enterprise IT Policy NYS-P08-005 regarding accessibility. We understand that compliance will be verified through QA testing conducted by NYCDOE (DIIT PMO / Digital Comms) and satisfactory results are required for acceptance (RFP Sec 3.28.5.1).</w:t>
      </w:r>
    </w:p>
    <w:p w:rsidR="00000000" w:rsidDel="00000000" w:rsidP="00000000" w:rsidRDefault="00000000" w:rsidRPr="00000000" w14:paraId="000009A2">
      <w:pPr>
        <w:numPr>
          <w:ilvl w:val="0"/>
          <w:numId w:val="120"/>
        </w:numPr>
        <w:spacing w:after="0" w:afterAutospacing="0" w:before="0" w:beforeAutospacing="0" w:lineRule="auto"/>
        <w:ind w:left="720" w:hanging="360"/>
      </w:pPr>
      <w:r w:rsidDel="00000000" w:rsidR="00000000" w:rsidRPr="00000000">
        <w:rPr>
          <w:b w:val="1"/>
          <w:rtl w:val="0"/>
        </w:rPr>
        <w:t xml:space="preserve">Performance (RFP Sec 3.28.3):</w:t>
      </w:r>
      <w:r w:rsidDel="00000000" w:rsidR="00000000" w:rsidRPr="00000000">
        <w:rPr>
          <w:rtl w:val="0"/>
        </w:rPr>
        <w:t xml:space="preserve"> The application is designed for acceptable performance over both wired and wireless network connections, including cellular networks (hot spots, broadband cards), as detailed in NFR Section 3.25.20.</w:t>
      </w:r>
    </w:p>
    <w:p w:rsidR="00000000" w:rsidDel="00000000" w:rsidP="00000000" w:rsidRDefault="00000000" w:rsidRPr="00000000" w14:paraId="000009A3">
      <w:pPr>
        <w:numPr>
          <w:ilvl w:val="0"/>
          <w:numId w:val="120"/>
        </w:numPr>
        <w:spacing w:after="0" w:afterAutospacing="0" w:before="0" w:beforeAutospacing="0" w:lineRule="auto"/>
        <w:ind w:left="720" w:hanging="360"/>
      </w:pPr>
      <w:r w:rsidDel="00000000" w:rsidR="00000000" w:rsidRPr="00000000">
        <w:rPr>
          <w:b w:val="1"/>
          <w:rtl w:val="0"/>
        </w:rPr>
        <w:t xml:space="preserve">Solution Documentation (RFP Sec 3.28.4):</w:t>
      </w:r>
      <w:r w:rsidDel="00000000" w:rsidR="00000000" w:rsidRPr="00000000">
        <w:rPr>
          <w:rtl w:val="0"/>
        </w:rPr>
        <w:t xml:space="preserve"> We provide documentation detailing Availability SLAs and RPO/RTO commitments, as covered in NFR Sections 3.25.7 and 3.25.8.</w:t>
      </w:r>
    </w:p>
    <w:p w:rsidR="00000000" w:rsidDel="00000000" w:rsidP="00000000" w:rsidRDefault="00000000" w:rsidRPr="00000000" w14:paraId="000009A4">
      <w:pPr>
        <w:numPr>
          <w:ilvl w:val="0"/>
          <w:numId w:val="120"/>
        </w:numPr>
        <w:spacing w:after="0" w:afterAutospacing="0" w:before="0" w:beforeAutospacing="0" w:lineRule="auto"/>
        <w:ind w:left="720" w:hanging="360"/>
      </w:pPr>
      <w:r w:rsidDel="00000000" w:rsidR="00000000" w:rsidRPr="00000000">
        <w:rPr>
          <w:b w:val="1"/>
          <w:rtl w:val="0"/>
        </w:rPr>
        <w:t xml:space="preserve">License and Ownership (RFP Sec 3.28.6, Q100):</w:t>
      </w:r>
    </w:p>
    <w:p w:rsidR="00000000" w:rsidDel="00000000" w:rsidP="00000000" w:rsidRDefault="00000000" w:rsidRPr="00000000" w14:paraId="000009A5">
      <w:pPr>
        <w:numPr>
          <w:ilvl w:val="1"/>
          <w:numId w:val="120"/>
        </w:numPr>
        <w:spacing w:after="0" w:afterAutospacing="0" w:before="0" w:beforeAutospacing="0" w:lineRule="auto"/>
        <w:ind w:left="1440" w:hanging="360"/>
      </w:pPr>
      <w:r w:rsidDel="00000000" w:rsidR="00000000" w:rsidRPr="00000000">
        <w:rPr>
          <w:rtl w:val="0"/>
        </w:rPr>
        <w:t xml:space="preserve">We warrant that we have the authority to license all proposed software components (RFP Sec 3.28.6.1). Copies of third-party licenses are available upon request (RFP Sec 3.28.6.5).</w:t>
      </w:r>
    </w:p>
    <w:p w:rsidR="00000000" w:rsidDel="00000000" w:rsidP="00000000" w:rsidRDefault="00000000" w:rsidRPr="00000000" w14:paraId="000009A6">
      <w:pPr>
        <w:numPr>
          <w:ilvl w:val="1"/>
          <w:numId w:val="120"/>
        </w:numPr>
        <w:spacing w:after="0" w:afterAutospacing="0" w:before="0" w:beforeAutospacing="0" w:lineRule="auto"/>
        <w:ind w:left="1440" w:hanging="360"/>
      </w:pPr>
      <w:r w:rsidDel="00000000" w:rsidR="00000000" w:rsidRPr="00000000">
        <w:rPr>
          <w:rtl w:val="0"/>
        </w:rPr>
        <w:t xml:space="preserve">We grant NYCDOE a nonexclusive, perpetual, irrevocable license to use all materials and work products delivered under the contract as described in RFP Sec 3.28.6.2, understanding this is a key point potentially requiring negotiation for SaaS platform components (Q100 acknowledges DOE evaluation of product ownership).</w:t>
      </w:r>
    </w:p>
    <w:p w:rsidR="00000000" w:rsidDel="00000000" w:rsidP="00000000" w:rsidRDefault="00000000" w:rsidRPr="00000000" w14:paraId="000009A7">
      <w:pPr>
        <w:numPr>
          <w:ilvl w:val="1"/>
          <w:numId w:val="120"/>
        </w:numPr>
        <w:spacing w:after="0" w:afterAutospacing="0" w:before="0" w:beforeAutospacing="0" w:lineRule="auto"/>
        <w:ind w:left="1440" w:hanging="360"/>
      </w:pPr>
      <w:r w:rsidDel="00000000" w:rsidR="00000000" w:rsidRPr="00000000">
        <w:rPr>
          <w:rtl w:val="0"/>
        </w:rPr>
        <w:t xml:space="preserve">We affirm NYCDOE retains full ownership of all data generated or processed by the system (RFP Sec 3.28.6.4).</w:t>
      </w:r>
    </w:p>
    <w:p w:rsidR="00000000" w:rsidDel="00000000" w:rsidP="00000000" w:rsidRDefault="00000000" w:rsidRPr="00000000" w14:paraId="000009A8">
      <w:pPr>
        <w:numPr>
          <w:ilvl w:val="1"/>
          <w:numId w:val="120"/>
        </w:numPr>
        <w:spacing w:after="0" w:afterAutospacing="0" w:before="0" w:beforeAutospacing="0" w:lineRule="auto"/>
        <w:ind w:left="1440" w:hanging="360"/>
      </w:pPr>
      <w:r w:rsidDel="00000000" w:rsidR="00000000" w:rsidRPr="00000000">
        <w:rPr>
          <w:rtl w:val="0"/>
        </w:rPr>
        <w:t xml:space="preserve">We affirm NYCDOE has exclusive ownership of all documentation and materials generated specifically under the contract, and we agree to the usage restrictions outlined in RFP Sec 3.28.6.6 and 3.28.6.7.</w:t>
      </w:r>
    </w:p>
    <w:p w:rsidR="00000000" w:rsidDel="00000000" w:rsidP="00000000" w:rsidRDefault="00000000" w:rsidRPr="00000000" w14:paraId="000009A9">
      <w:pPr>
        <w:numPr>
          <w:ilvl w:val="0"/>
          <w:numId w:val="120"/>
        </w:numPr>
        <w:spacing w:after="360" w:before="0" w:beforeAutospacing="0" w:lineRule="auto"/>
        <w:ind w:left="720" w:hanging="360"/>
      </w:pPr>
      <w:r w:rsidDel="00000000" w:rsidR="00000000" w:rsidRPr="00000000">
        <w:rPr>
          <w:b w:val="1"/>
          <w:rtl w:val="0"/>
        </w:rPr>
        <w:t xml:space="preserve">End-User License Agreements (EULA) (RFP Sec 3.28.7):</w:t>
      </w:r>
      <w:r w:rsidDel="00000000" w:rsidR="00000000" w:rsidRPr="00000000">
        <w:rPr>
          <w:rtl w:val="0"/>
        </w:rPr>
        <w:t xml:space="preserve"> We agree that any clickwrap, click-through, or other EULA presented to individual end-users (students, parents, staff) is non-binding and that the Master Agreement between Sentry and NYCDOE contains the sole governing terms and conditions for the service.</w:t>
      </w:r>
    </w:p>
    <w:p w:rsidR="00000000" w:rsidDel="00000000" w:rsidP="00000000" w:rsidRDefault="00000000" w:rsidRPr="00000000" w14:paraId="000009AA">
      <w:pPr>
        <w:spacing w:after="220" w:before="0" w:lineRule="auto"/>
        <w:rPr>
          <w:i w:val="1"/>
          <w:color w:val="777777"/>
          <w:sz w:val="20"/>
          <w:szCs w:val="20"/>
        </w:rPr>
      </w:pPr>
      <w:r w:rsidDel="00000000" w:rsidR="00000000" w:rsidRPr="00000000">
        <w:rPr>
          <w:i w:val="1"/>
          <w:color w:val="777777"/>
          <w:sz w:val="20"/>
          <w:szCs w:val="20"/>
          <w:rtl w:val="0"/>
        </w:rPr>
        <w:t xml:space="preserve">Reference: </w:t>
      </w:r>
      <w:r w:rsidDel="00000000" w:rsidR="00000000" w:rsidRPr="00000000">
        <w:rPr>
          <w:rFonts w:ascii="Roboto Mono" w:cs="Roboto Mono" w:eastAsia="Roboto Mono" w:hAnsi="Roboto Mono"/>
          <w:i w:val="1"/>
          <w:color w:val="777777"/>
          <w:sz w:val="20"/>
          <w:szCs w:val="20"/>
          <w:shd w:fill="f0f0f0" w:val="clear"/>
          <w:rtl w:val="0"/>
        </w:rPr>
        <w:t xml:space="preserve">Appendix M.2 - Solution Design Functional and Non Functional Requirements.pdf</w:t>
      </w:r>
      <w:r w:rsidDel="00000000" w:rsidR="00000000" w:rsidRPr="00000000">
        <w:rPr>
          <w:i w:val="1"/>
          <w:color w:val="777777"/>
          <w:sz w:val="20"/>
          <w:szCs w:val="20"/>
          <w:rtl w:val="0"/>
        </w:rPr>
        <w:t xml:space="preserve"> (NFR Compliance Sections), </w:t>
      </w:r>
      <w:r w:rsidDel="00000000" w:rsidR="00000000" w:rsidRPr="00000000">
        <w:rPr>
          <w:rFonts w:ascii="Roboto Mono" w:cs="Roboto Mono" w:eastAsia="Roboto Mono" w:hAnsi="Roboto Mono"/>
          <w:i w:val="1"/>
          <w:color w:val="777777"/>
          <w:sz w:val="20"/>
          <w:szCs w:val="20"/>
          <w:shd w:fill="f0f0f0" w:val="clear"/>
          <w:rtl w:val="0"/>
        </w:rPr>
        <w:t xml:space="preserve">Appendix M.1 - System Architecture.pdf</w:t>
      </w:r>
      <w:r w:rsidDel="00000000" w:rsidR="00000000" w:rsidRPr="00000000">
        <w:rPr>
          <w:i w:val="1"/>
          <w:color w:val="777777"/>
          <w:sz w:val="20"/>
          <w:szCs w:val="20"/>
          <w:rtl w:val="0"/>
        </w:rPr>
        <w:t xml:space="preserve"> (Platform/Browser Support), </w:t>
      </w:r>
      <w:r w:rsidDel="00000000" w:rsidR="00000000" w:rsidRPr="00000000">
        <w:rPr>
          <w:rFonts w:ascii="Roboto Mono" w:cs="Roboto Mono" w:eastAsia="Roboto Mono" w:hAnsi="Roboto Mono"/>
          <w:i w:val="1"/>
          <w:color w:val="777777"/>
          <w:sz w:val="20"/>
          <w:szCs w:val="20"/>
          <w:shd w:fill="f0f0f0" w:val="clear"/>
          <w:rtl w:val="0"/>
        </w:rPr>
        <w:t xml:space="preserve">Appendix P.3 - Audit Framework.pdf</w:t>
      </w:r>
      <w:r w:rsidDel="00000000" w:rsidR="00000000" w:rsidRPr="00000000">
        <w:rPr>
          <w:i w:val="1"/>
          <w:color w:val="777777"/>
          <w:sz w:val="20"/>
          <w:szCs w:val="20"/>
          <w:rtl w:val="0"/>
        </w:rPr>
        <w:t xml:space="preserve"> (Policy Adherence, QA Support), </w:t>
      </w:r>
      <w:r w:rsidDel="00000000" w:rsidR="00000000" w:rsidRPr="00000000">
        <w:rPr>
          <w:rFonts w:ascii="Roboto Mono" w:cs="Roboto Mono" w:eastAsia="Roboto Mono" w:hAnsi="Roboto Mono"/>
          <w:i w:val="1"/>
          <w:color w:val="777777"/>
          <w:sz w:val="20"/>
          <w:szCs w:val="20"/>
          <w:shd w:fill="f0f0f0" w:val="clear"/>
          <w:rtl w:val="0"/>
        </w:rPr>
        <w:t xml:space="preserve">Appendix R - Testing Strategy.pdf</w:t>
      </w:r>
      <w:r w:rsidDel="00000000" w:rsidR="00000000" w:rsidRPr="00000000">
        <w:rPr>
          <w:i w:val="1"/>
          <w:color w:val="777777"/>
          <w:sz w:val="20"/>
          <w:szCs w:val="20"/>
          <w:rtl w:val="0"/>
        </w:rPr>
        <w:t xml:space="preserve"> (Compatibility/Accessibility Testing), </w:t>
      </w:r>
      <w:r w:rsidDel="00000000" w:rsidR="00000000" w:rsidRPr="00000000">
        <w:rPr>
          <w:rFonts w:ascii="Roboto Mono" w:cs="Roboto Mono" w:eastAsia="Roboto Mono" w:hAnsi="Roboto Mono"/>
          <w:i w:val="1"/>
          <w:color w:val="777777"/>
          <w:sz w:val="20"/>
          <w:szCs w:val="20"/>
          <w:shd w:fill="f0f0f0" w:val="clear"/>
          <w:rtl w:val="0"/>
        </w:rPr>
        <w:t xml:space="preserve">Appendix U.1 - Vendor and Third Party Management.pdf</w:t>
      </w:r>
      <w:r w:rsidDel="00000000" w:rsidR="00000000" w:rsidRPr="00000000">
        <w:rPr>
          <w:i w:val="1"/>
          <w:color w:val="777777"/>
          <w:sz w:val="20"/>
          <w:szCs w:val="20"/>
          <w:rtl w:val="0"/>
        </w:rPr>
        <w:t xml:space="preserve"> (Licensing/Contract Terms)</w:t>
      </w:r>
    </w:p>
    <w:p w:rsidR="00000000" w:rsidDel="00000000" w:rsidP="00000000" w:rsidRDefault="00000000" w:rsidRPr="00000000" w14:paraId="000009A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AC">
      <w:pPr>
        <w:pStyle w:val="Heading1"/>
        <w:keepNext w:val="0"/>
        <w:keepLines w:val="0"/>
        <w:pBdr>
          <w:bottom w:color="003366" w:space="3" w:sz="12" w:val="single"/>
        </w:pBdr>
        <w:spacing w:after="240" w:before="560" w:line="276" w:lineRule="auto"/>
        <w:rPr>
          <w:b w:val="1"/>
          <w:color w:val="003366"/>
          <w:sz w:val="46"/>
          <w:szCs w:val="46"/>
        </w:rPr>
      </w:pPr>
      <w:bookmarkStart w:colFirst="0" w:colLast="0" w:name="_mxnre638oc2g" w:id="171"/>
      <w:bookmarkEnd w:id="171"/>
      <w:r w:rsidDel="00000000" w:rsidR="00000000" w:rsidRPr="00000000">
        <w:rPr>
          <w:b w:val="1"/>
          <w:color w:val="003366"/>
          <w:sz w:val="46"/>
          <w:szCs w:val="46"/>
          <w:rtl w:val="0"/>
        </w:rPr>
        <w:t xml:space="preserve">4. Program Plan</w:t>
      </w:r>
    </w:p>
    <w:p w:rsidR="00000000" w:rsidDel="00000000" w:rsidP="00000000" w:rsidRDefault="00000000" w:rsidRPr="00000000" w14:paraId="000009AD">
      <w:pPr>
        <w:pStyle w:val="Heading2"/>
        <w:keepNext w:val="0"/>
        <w:keepLines w:val="0"/>
        <w:pBdr>
          <w:bottom w:color="999999" w:space="2" w:sz="6" w:val="single"/>
        </w:pBdr>
        <w:spacing w:after="180" w:before="400" w:line="276" w:lineRule="auto"/>
        <w:rPr>
          <w:b w:val="1"/>
          <w:color w:val="003366"/>
          <w:sz w:val="34"/>
          <w:szCs w:val="34"/>
        </w:rPr>
      </w:pPr>
      <w:r w:rsidDel="00000000" w:rsidR="00000000" w:rsidRPr="00000000">
        <w:rPr>
          <w:b w:val="1"/>
          <w:color w:val="003366"/>
          <w:sz w:val="34"/>
          <w:szCs w:val="34"/>
          <w:rtl w:val="0"/>
        </w:rPr>
        <w:t xml:space="preserve">4.1 Software Development Lifecycle</w:t>
      </w:r>
    </w:p>
    <w:p w:rsidR="00000000" w:rsidDel="00000000" w:rsidP="00000000" w:rsidRDefault="00000000" w:rsidRPr="00000000" w14:paraId="000009AE">
      <w:pPr>
        <w:spacing w:after="240" w:before="240" w:line="240" w:lineRule="auto"/>
        <w:jc w:val="both"/>
        <w:rPr>
          <w:rFonts w:ascii="Calibri" w:cs="Calibri" w:eastAsia="Calibri" w:hAnsi="Calibri"/>
          <w:sz w:val="24"/>
          <w:szCs w:val="24"/>
        </w:rPr>
      </w:pPr>
      <w:bookmarkStart w:colFirst="0" w:colLast="0" w:name="_otxd5qh0wglp" w:id="172"/>
      <w:bookmarkEnd w:id="172"/>
      <w:r w:rsidDel="00000000" w:rsidR="00000000" w:rsidRPr="00000000">
        <w:rPr>
          <w:rFonts w:ascii="Calibri" w:cs="Calibri" w:eastAsia="Calibri" w:hAnsi="Calibri"/>
          <w:sz w:val="24"/>
          <w:szCs w:val="24"/>
          <w:rtl w:val="0"/>
        </w:rPr>
        <w:t xml:space="preserve">SENTRY employs a modern, iterative, and collaborative SDLC approach, based on </w:t>
      </w:r>
      <w:r w:rsidDel="00000000" w:rsidR="00000000" w:rsidRPr="00000000">
        <w:rPr>
          <w:rFonts w:ascii="Calibri" w:cs="Calibri" w:eastAsia="Calibri" w:hAnsi="Calibri"/>
          <w:sz w:val="24"/>
          <w:szCs w:val="24"/>
          <w:highlight w:val="yellow"/>
          <w:rtl w:val="0"/>
        </w:rPr>
        <w:t xml:space="preserve">** Agile Scrum methodology with rolling wave planning]**</w:t>
      </w:r>
      <w:r w:rsidDel="00000000" w:rsidR="00000000" w:rsidRPr="00000000">
        <w:rPr>
          <w:rFonts w:ascii="Calibri" w:cs="Calibri" w:eastAsia="Calibri" w:hAnsi="Calibri"/>
          <w:sz w:val="24"/>
          <w:szCs w:val="24"/>
          <w:rtl w:val="0"/>
        </w:rPr>
        <w:t xml:space="preserve">, to ensure timely delivery, high quality, adaptability, and alignment with NYCDOE's evolving needs. Our SDLC emphasizes automation, security integration (DevSecOps), and continuous feedback throughout the lifecycle, drawing from best practices in the industry</w:t>
      </w:r>
      <w:r w:rsidDel="00000000" w:rsidR="00000000" w:rsidRPr="00000000">
        <w:rPr>
          <w:rFonts w:ascii="Calibri" w:cs="Calibri" w:eastAsia="Calibri" w:hAnsi="Calibri"/>
          <w:sz w:val="24"/>
          <w:szCs w:val="24"/>
          <w:highlight w:val="yellow"/>
          <w:rtl w:val="0"/>
        </w:rPr>
        <w:t xml:space="preserve">.</w:t>
      </w:r>
      <w:r w:rsidDel="00000000" w:rsidR="00000000" w:rsidRPr="00000000">
        <w:rPr>
          <w:rFonts w:ascii="Calibri" w:cs="Calibri" w:eastAsia="Calibri" w:hAnsi="Calibri"/>
          <w:sz w:val="24"/>
          <w:szCs w:val="24"/>
          <w:rtl w:val="0"/>
        </w:rPr>
        <w:t xml:space="preserve"> This comprehensive process ensures quality, efficiency, and alignment with business objectives from requirements gathering through continuous improvement.</w:t>
      </w:r>
    </w:p>
    <w:p w:rsidR="00000000" w:rsidDel="00000000" w:rsidP="00000000" w:rsidRDefault="00000000" w:rsidRPr="00000000" w14:paraId="000009AF">
      <w:pPr>
        <w:spacing w:after="240" w:before="24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462713" cy="4849539"/>
            <wp:effectExtent b="0" l="0" r="0" t="0"/>
            <wp:docPr id="1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6462713" cy="4849539"/>
                    </a:xfrm>
                    <a:prstGeom prst="rect"/>
                    <a:ln/>
                  </pic:spPr>
                </pic:pic>
              </a:graphicData>
            </a:graphic>
          </wp:inline>
        </w:drawing>
      </w:r>
      <w:r w:rsidDel="00000000" w:rsidR="00000000" w:rsidRPr="00000000">
        <w:rPr>
          <w:rtl w:val="0"/>
        </w:rPr>
      </w:r>
    </w:p>
    <w:p w:rsidR="00000000" w:rsidDel="00000000" w:rsidP="00000000" w:rsidRDefault="00000000" w:rsidRPr="00000000" w14:paraId="000009B0">
      <w:pPr>
        <w:spacing w:line="276" w:lineRule="auto"/>
        <w:jc w:val="both"/>
        <w:rPr/>
      </w:pPr>
      <w:r w:rsidDel="00000000" w:rsidR="00000000" w:rsidRPr="00000000">
        <w:rPr>
          <w:rtl w:val="0"/>
        </w:rPr>
        <w:t xml:space="preserve">leveraging our proven scrum framework to ensure frequent and predictable delivery of high-value software increments. Our approach prioritizes iterative development, enabling us to respond effectively to evolving requirements while maintaining a highly collaborative partnership with NYCDOE. By embracing continuous feedback loops, we ensure that our development efforts remain aligned with stakeholder expectations, delivering working solutions that provide immediate and lasting value.</w:t>
      </w:r>
    </w:p>
    <w:p w:rsidR="00000000" w:rsidDel="00000000" w:rsidP="00000000" w:rsidRDefault="00000000" w:rsidRPr="00000000" w14:paraId="000009B1">
      <w:pPr>
        <w:spacing w:line="276" w:lineRule="auto"/>
        <w:jc w:val="both"/>
        <w:rPr/>
      </w:pPr>
      <w:r w:rsidDel="00000000" w:rsidR="00000000" w:rsidRPr="00000000">
        <w:rPr>
          <w:rtl w:val="0"/>
        </w:rPr>
      </w:r>
    </w:p>
    <w:p w:rsidR="00000000" w:rsidDel="00000000" w:rsidP="00000000" w:rsidRDefault="00000000" w:rsidRPr="00000000" w14:paraId="000009B2">
      <w:pPr>
        <w:spacing w:line="276" w:lineRule="auto"/>
        <w:jc w:val="both"/>
        <w:rPr/>
      </w:pPr>
      <w:r w:rsidDel="00000000" w:rsidR="00000000" w:rsidRPr="00000000">
        <w:rPr>
          <w:rtl w:val="0"/>
        </w:rPr>
        <w:t xml:space="preserve">At the core of our Agile implementation is the Scrum framework, structured around two-week sprint cycles. This approach allows for incremental progress with well-defined planning horizons. We employ a "rolling wave" planning technique during Backlog Refinement sessions, looking ahead two to three sprints to clarify features, address dependencies, and sustain a steady workflow. By avoiding large, infrequent planning events, we enhance agility and responsiveness, enabling teams to adapt quickly to changing priorities.</w:t>
      </w:r>
    </w:p>
    <w:p w:rsidR="00000000" w:rsidDel="00000000" w:rsidP="00000000" w:rsidRDefault="00000000" w:rsidRPr="00000000" w14:paraId="000009B3">
      <w:pPr>
        <w:spacing w:line="276" w:lineRule="auto"/>
        <w:jc w:val="both"/>
        <w:rPr/>
      </w:pPr>
      <w:r w:rsidDel="00000000" w:rsidR="00000000" w:rsidRPr="00000000">
        <w:rPr>
          <w:rtl w:val="0"/>
        </w:rPr>
        <w:t xml:space="preserve">Our team structure is designed for efficiency and collaboration, consisting of six to eight dedicated, cross-functional Scrum teams aligned by value stream or component. Each team, composed of approximately seven members, includes a NYCDOE Product Owner (PO), a SENTRY Scrum Master, developers, and QA engineers. The majority of the team is based in New York City, ensuring optimal coordination, while globally distributed resources are integrated through well-defined communication protocols and aligned core working hours.</w:t>
      </w:r>
    </w:p>
    <w:p w:rsidR="00000000" w:rsidDel="00000000" w:rsidP="00000000" w:rsidRDefault="00000000" w:rsidRPr="00000000" w14:paraId="000009B4">
      <w:pPr>
        <w:spacing w:line="276" w:lineRule="auto"/>
        <w:jc w:val="both"/>
        <w:rPr/>
      </w:pPr>
      <w:r w:rsidDel="00000000" w:rsidR="00000000" w:rsidRPr="00000000">
        <w:rPr>
          <w:rtl w:val="0"/>
        </w:rPr>
        <w:t xml:space="preserve">Scrum ceremonies serve as essential mechanisms for maintaining transparency, alignment, and accountability throughout the development lifecycle. Sprint Planning at the start of each sprint establishes clear objectives, with teams selecting high-priority user stories from the Product Backlog based on capacity and PO guidance. Daily Stand-up meetings provide an opportunity to assess progress, identify impediments, and refine daily tasks. At the conclusion of each sprint, Sprint Reviews allow teams to showcase completed work, gather feedback, and refine the Product Backlog accordingly. The Sprint Retrospective fosters continuous improvement by identifying process enhancements for subsequent sprints.</w:t>
      </w:r>
    </w:p>
    <w:p w:rsidR="00000000" w:rsidDel="00000000" w:rsidP="00000000" w:rsidRDefault="00000000" w:rsidRPr="00000000" w14:paraId="000009B5">
      <w:pPr>
        <w:spacing w:line="276" w:lineRule="auto"/>
        <w:jc w:val="both"/>
        <w:rPr/>
      </w:pPr>
      <w:r w:rsidDel="00000000" w:rsidR="00000000" w:rsidRPr="00000000">
        <w:rPr>
          <w:rtl w:val="0"/>
        </w:rPr>
        <w:t xml:space="preserve">Backlog Refinement is an ongoing process that ensures upcoming work meets the Definition of Ready (DoR), allowing for efficient execution in future sprints. Additionally, Scrum of Scrums (SoS) meetings, held multiple times per week, facilitate cross-team coordination, managing dependencies, and resolving impediments that impact multiple teams. These structured collaboration mechanisms enhance overall efficiency and ensure alignment across all project stakeholders.</w:t>
      </w:r>
    </w:p>
    <w:p w:rsidR="00000000" w:rsidDel="00000000" w:rsidP="00000000" w:rsidRDefault="00000000" w:rsidRPr="00000000" w14:paraId="000009B6">
      <w:pPr>
        <w:spacing w:line="276" w:lineRule="auto"/>
        <w:jc w:val="both"/>
        <w:rPr/>
      </w:pPr>
      <w:r w:rsidDel="00000000" w:rsidR="00000000" w:rsidRPr="00000000">
        <w:rPr>
          <w:rtl w:val="0"/>
        </w:rPr>
        <w:t xml:space="preserve">To support Agile execution, we leverage industry-standard collaboration tools such as JIRA for Agile boards, backlog management, and sprint tracking; Confluence for documentation and knowledge sharing; and communication platforms like Slack or Microsoft Teams for real-time discussions. Visual collaboration tools such as Miro and Lucidspark further enhance planning and design efforts. These tools foster transparency and enable seamless coordination across distributed teams.</w:t>
      </w:r>
    </w:p>
    <w:p w:rsidR="00000000" w:rsidDel="00000000" w:rsidP="00000000" w:rsidRDefault="00000000" w:rsidRPr="00000000" w14:paraId="000009B7">
      <w:pPr>
        <w:spacing w:line="276" w:lineRule="auto"/>
        <w:jc w:val="both"/>
        <w:rPr/>
      </w:pPr>
      <w:r w:rsidDel="00000000" w:rsidR="00000000" w:rsidRPr="00000000">
        <w:rPr>
          <w:rtl w:val="0"/>
        </w:rPr>
        <w:t xml:space="preserve">Our Agile process is guided by key performance metrics to track progress and ensure continuous improvement. These include Sprint Velocity, Burndown and Burnup Charts, Cycle Time, Lead Time, Cumulative Flow Diagrams (CFD), and defect metrics such as defect density and escape rate. We also monitor deployment frequency, success rates, and stakeholder satisfaction to measure the effectiveness of our Agile practices.</w:t>
      </w:r>
    </w:p>
    <w:p w:rsidR="00000000" w:rsidDel="00000000" w:rsidP="00000000" w:rsidRDefault="00000000" w:rsidRPr="00000000" w14:paraId="000009B8">
      <w:pPr>
        <w:spacing w:line="276" w:lineRule="auto"/>
        <w:jc w:val="both"/>
        <w:rPr/>
      </w:pPr>
      <w:r w:rsidDel="00000000" w:rsidR="00000000" w:rsidRPr="00000000">
        <w:rPr>
          <w:rtl w:val="0"/>
        </w:rPr>
        <w:t xml:space="preserve">At the foundation of our Agile SDLC approach are key principles derived from the Agile Manifesto, emphasizing collaboration, iterative delivery, automation, security, and scalability. By fostering a culture of continuous feedback, technical excellence, and adaptability, SENTRY is committed to delivering high-quality, secure, and scalable solutions that meet NYCDOE’s needs.</w:t>
      </w:r>
    </w:p>
    <w:p w:rsidR="00000000" w:rsidDel="00000000" w:rsidP="00000000" w:rsidRDefault="00000000" w:rsidRPr="00000000" w14:paraId="000009B9">
      <w:pPr>
        <w:spacing w:line="276" w:lineRule="auto"/>
        <w:jc w:val="both"/>
        <w:rPr/>
      </w:pPr>
      <w:r w:rsidDel="00000000" w:rsidR="00000000" w:rsidRPr="00000000">
        <w:rPr>
          <w:rtl w:val="0"/>
        </w:rPr>
      </w:r>
    </w:p>
    <w:p w:rsidR="00000000" w:rsidDel="00000000" w:rsidP="00000000" w:rsidRDefault="00000000" w:rsidRPr="00000000" w14:paraId="000009BA">
      <w:pPr>
        <w:spacing w:line="276" w:lineRule="auto"/>
        <w:jc w:val="both"/>
        <w:rPr/>
      </w:pPr>
      <w:r w:rsidDel="00000000" w:rsidR="00000000" w:rsidRPr="00000000">
        <w:rPr>
          <w:rtl w:val="0"/>
        </w:rPr>
        <w:t xml:space="preserve">Key pillars of our SDLC include:</w:t>
      </w:r>
    </w:p>
    <w:p w:rsidR="00000000" w:rsidDel="00000000" w:rsidP="00000000" w:rsidRDefault="00000000" w:rsidRPr="00000000" w14:paraId="000009BB">
      <w:pPr>
        <w:numPr>
          <w:ilvl w:val="0"/>
          <w:numId w:val="77"/>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b w:val="1"/>
          <w:rtl w:val="0"/>
        </w:rPr>
        <w:t xml:space="preserve">Agile Delivery Framework:</w:t>
      </w:r>
      <w:r w:rsidDel="00000000" w:rsidR="00000000" w:rsidRPr="00000000">
        <w:rPr>
          <w:rtl w:val="0"/>
        </w:rPr>
        <w:t xml:space="preserve"> We structure work into time-boxed sprints (2–3 weeks), with clearly defined user stories, acceptance criteria, and estimation. Every Program Increment (PI) includes planning, demos, and retrospectives to ensure alignment and progress transparency.</w:t>
      </w:r>
    </w:p>
    <w:p w:rsidR="00000000" w:rsidDel="00000000" w:rsidP="00000000" w:rsidRDefault="00000000" w:rsidRPr="00000000" w14:paraId="000009BC">
      <w:pPr>
        <w:numPr>
          <w:ilvl w:val="0"/>
          <w:numId w:val="77"/>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b w:val="1"/>
          <w:rtl w:val="0"/>
        </w:rPr>
        <w:t xml:space="preserve">Rolling Wave Planning:</w:t>
      </w:r>
      <w:r w:rsidDel="00000000" w:rsidR="00000000" w:rsidRPr="00000000">
        <w:rPr>
          <w:rtl w:val="0"/>
        </w:rPr>
        <w:t xml:space="preserve"> High-level planning for future increments is maintained, while near-term sprints are planned in detail. This allows for agility in scope prioritization and resource allocation, aligned with NYCDOE’s evolving needs and feedback.</w:t>
      </w:r>
    </w:p>
    <w:p w:rsidR="00000000" w:rsidDel="00000000" w:rsidP="00000000" w:rsidRDefault="00000000" w:rsidRPr="00000000" w14:paraId="000009BD">
      <w:pPr>
        <w:numPr>
          <w:ilvl w:val="0"/>
          <w:numId w:val="77"/>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b w:val="1"/>
          <w:rtl w:val="0"/>
        </w:rPr>
        <w:t xml:space="preserve">DevSecOps and CI/CD Integration:</w:t>
      </w:r>
      <w:r w:rsidDel="00000000" w:rsidR="00000000" w:rsidRPr="00000000">
        <w:rPr>
          <w:rtl w:val="0"/>
        </w:rPr>
        <w:t xml:space="preserve"> From the outset, we integrate DevSecOps practices to embed security into every phase of development. We leverage Infrastructure as Code (IaC), containerization, and automated pipelines (CI/CD) to build, test, scan, and deploy code continuously. This minimizes manual effort and reduces deployment risks.</w:t>
      </w:r>
    </w:p>
    <w:p w:rsidR="00000000" w:rsidDel="00000000" w:rsidP="00000000" w:rsidRDefault="00000000" w:rsidRPr="00000000" w14:paraId="000009BE">
      <w:pPr>
        <w:numPr>
          <w:ilvl w:val="0"/>
          <w:numId w:val="77"/>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b w:val="1"/>
          <w:rtl w:val="0"/>
        </w:rPr>
        <w:t xml:space="preserve">Test-Driven &amp; Behavior-Driven Development (TDD/BDD):</w:t>
      </w:r>
      <w:r w:rsidDel="00000000" w:rsidR="00000000" w:rsidRPr="00000000">
        <w:rPr>
          <w:rtl w:val="0"/>
        </w:rPr>
        <w:t xml:space="preserve"> Quality is built into the process using automated unit, integration, and API tests aligned with acceptance criteria. Regression and performance testing are automated using scalable frameworks, ensuring confidence in every release.</w:t>
      </w:r>
    </w:p>
    <w:p w:rsidR="00000000" w:rsidDel="00000000" w:rsidP="00000000" w:rsidRDefault="00000000" w:rsidRPr="00000000" w14:paraId="000009BF">
      <w:pPr>
        <w:numPr>
          <w:ilvl w:val="0"/>
          <w:numId w:val="77"/>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b w:val="1"/>
          <w:rtl w:val="0"/>
        </w:rPr>
        <w:t xml:space="preserve">Security-by-Design:</w:t>
      </w:r>
      <w:r w:rsidDel="00000000" w:rsidR="00000000" w:rsidRPr="00000000">
        <w:rPr>
          <w:rtl w:val="0"/>
        </w:rPr>
        <w:t xml:space="preserve"> Security best practices (e.g., OWASP Top 10, NIST guidelines) are incorporated into our architecture and development workflows. Static (SAST), dynamic (DAST), and software composition analysis (SCA) tools are part of our build pipelines to proactively identify vulnerabilities.</w:t>
      </w:r>
    </w:p>
    <w:p w:rsidR="00000000" w:rsidDel="00000000" w:rsidP="00000000" w:rsidRDefault="00000000" w:rsidRPr="00000000" w14:paraId="000009C0">
      <w:pPr>
        <w:numPr>
          <w:ilvl w:val="0"/>
          <w:numId w:val="77"/>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b w:val="1"/>
          <w:rtl w:val="0"/>
        </w:rPr>
        <w:t xml:space="preserve">Collaborative Workflows and Tools:</w:t>
      </w:r>
      <w:r w:rsidDel="00000000" w:rsidR="00000000" w:rsidRPr="00000000">
        <w:rPr>
          <w:rtl w:val="0"/>
        </w:rPr>
        <w:t xml:space="preserve"> We use tools like Jira, Confluence, Bitbucket/Git, SonarQube, and TestRail to ensure complete traceability from requirements through release. These tools support backlog grooming, test coverage monitoring, code reviews, and continuous documentation.</w:t>
      </w:r>
    </w:p>
    <w:p w:rsidR="00000000" w:rsidDel="00000000" w:rsidP="00000000" w:rsidRDefault="00000000" w:rsidRPr="00000000" w14:paraId="000009C1">
      <w:pPr>
        <w:numPr>
          <w:ilvl w:val="0"/>
          <w:numId w:val="77"/>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b w:val="1"/>
          <w:rtl w:val="0"/>
        </w:rPr>
        <w:t xml:space="preserve">Stakeholder Engagement &amp; Feedback Loops:</w:t>
      </w:r>
      <w:r w:rsidDel="00000000" w:rsidR="00000000" w:rsidRPr="00000000">
        <w:rPr>
          <w:rtl w:val="0"/>
        </w:rPr>
        <w:t xml:space="preserve"> NYCDOE Product Owners are deeply engaged through sprint reviews, backlog refinement sessions, and UAT cycles. This ensures that business priorities are consistently reflected in development output.</w:t>
      </w:r>
    </w:p>
    <w:p w:rsidR="00000000" w:rsidDel="00000000" w:rsidP="00000000" w:rsidRDefault="00000000" w:rsidRPr="00000000" w14:paraId="000009C2">
      <w:pPr>
        <w:numPr>
          <w:ilvl w:val="0"/>
          <w:numId w:val="77"/>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b w:val="1"/>
          <w:rtl w:val="0"/>
        </w:rPr>
        <w:t xml:space="preserve">Documentation and Compliance:</w:t>
      </w:r>
      <w:r w:rsidDel="00000000" w:rsidR="00000000" w:rsidRPr="00000000">
        <w:rPr>
          <w:rtl w:val="0"/>
        </w:rPr>
        <w:t xml:space="preserve"> Our SDLC is supported by comprehensive documentation aligned with the Complete_Modern_SDLC_Documentation.docx, including traceability matrices, risk logs, test coverage reports, architecture decisions, and deployment plans. This ensures compliance with NYCDOE standards and audit-readiness.</w:t>
      </w:r>
    </w:p>
    <w:p w:rsidR="00000000" w:rsidDel="00000000" w:rsidP="00000000" w:rsidRDefault="00000000" w:rsidRPr="00000000" w14:paraId="000009C3">
      <w:pPr>
        <w:numPr>
          <w:ilvl w:val="0"/>
          <w:numId w:val="77"/>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b w:val="1"/>
          <w:rtl w:val="0"/>
        </w:rPr>
        <w:t xml:space="preserve">Continuous Improvement:</w:t>
      </w:r>
      <w:r w:rsidDel="00000000" w:rsidR="00000000" w:rsidRPr="00000000">
        <w:rPr>
          <w:rtl w:val="0"/>
        </w:rPr>
        <w:t xml:space="preserve"> Retrospectives are conducted after each sprint and PI to gather team and stakeholder feedback. Actionable improvements are tracked and implemented iteratively to enhance velocity, quality, and team performance.</w:t>
      </w:r>
    </w:p>
    <w:p w:rsidR="00000000" w:rsidDel="00000000" w:rsidP="00000000" w:rsidRDefault="00000000" w:rsidRPr="00000000" w14:paraId="000009C4">
      <w:pPr>
        <w:spacing w:line="276" w:lineRule="auto"/>
        <w:jc w:val="both"/>
        <w:rPr/>
      </w:pPr>
      <w:r w:rsidDel="00000000" w:rsidR="00000000" w:rsidRPr="00000000">
        <w:rPr>
          <w:rtl w:val="0"/>
        </w:rPr>
      </w:r>
    </w:p>
    <w:p w:rsidR="00000000" w:rsidDel="00000000" w:rsidP="00000000" w:rsidRDefault="00000000" w:rsidRPr="00000000" w14:paraId="000009C5">
      <w:pPr>
        <w:spacing w:line="276" w:lineRule="auto"/>
        <w:jc w:val="both"/>
        <w:rPr/>
      </w:pPr>
      <w:r w:rsidDel="00000000" w:rsidR="00000000" w:rsidRPr="00000000">
        <w:rPr>
          <w:rtl w:val="0"/>
        </w:rPr>
        <w:t xml:space="preserve">This modern, disciplined SDLC enables us to deliver a scalable, secure, and reliable ConnectTransit solution that evolves with NYCDOE’s operational and technical needs, while maintaining rigorous quality, compliance, and user satisfaction throughout the project lifecycle.</w:t>
      </w:r>
    </w:p>
    <w:p w:rsidR="00000000" w:rsidDel="00000000" w:rsidP="00000000" w:rsidRDefault="00000000" w:rsidRPr="00000000" w14:paraId="000009C6">
      <w:pPr>
        <w:spacing w:line="276" w:lineRule="auto"/>
        <w:jc w:val="both"/>
        <w:rPr/>
      </w:pPr>
      <w:r w:rsidDel="00000000" w:rsidR="00000000" w:rsidRPr="00000000">
        <w:rPr>
          <w:rtl w:val="0"/>
        </w:rPr>
      </w:r>
    </w:p>
    <w:p w:rsidR="00000000" w:rsidDel="00000000" w:rsidP="00000000" w:rsidRDefault="00000000" w:rsidRPr="00000000" w14:paraId="000009C7">
      <w:pPr>
        <w:spacing w:line="276" w:lineRule="auto"/>
        <w:jc w:val="both"/>
        <w:rPr>
          <w:b w:val="1"/>
        </w:rPr>
      </w:pPr>
      <w:r w:rsidDel="00000000" w:rsidR="00000000" w:rsidRPr="00000000">
        <w:rPr>
          <w:b w:val="1"/>
          <w:rtl w:val="0"/>
        </w:rPr>
        <w:t xml:space="preserve">Key Activities: </w:t>
      </w:r>
    </w:p>
    <w:p w:rsidR="00000000" w:rsidDel="00000000" w:rsidP="00000000" w:rsidRDefault="00000000" w:rsidRPr="00000000" w14:paraId="000009C8">
      <w:pPr>
        <w:spacing w:line="276" w:lineRule="auto"/>
        <w:jc w:val="both"/>
        <w:rPr/>
      </w:pPr>
      <w:r w:rsidDel="00000000" w:rsidR="00000000" w:rsidRPr="00000000">
        <w:rPr>
          <w:b w:val="1"/>
          <w:rtl w:val="0"/>
        </w:rPr>
        <w:t xml:space="preserve">Sprint-Based Iterative Development</w:t>
      </w:r>
      <w:r w:rsidDel="00000000" w:rsidR="00000000" w:rsidRPr="00000000">
        <w:rPr>
          <w:rtl w:val="0"/>
        </w:rPr>
      </w:r>
    </w:p>
    <w:p w:rsidR="00000000" w:rsidDel="00000000" w:rsidP="00000000" w:rsidRDefault="00000000" w:rsidRPr="00000000" w14:paraId="000009C9">
      <w:pPr>
        <w:numPr>
          <w:ilvl w:val="0"/>
          <w:numId w:val="52"/>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Develop user stories aligned with the Definition of Ready (DoR) and Definition of Done (DoD).</w:t>
      </w:r>
    </w:p>
    <w:p w:rsidR="00000000" w:rsidDel="00000000" w:rsidP="00000000" w:rsidRDefault="00000000" w:rsidRPr="00000000" w14:paraId="000009CA">
      <w:pPr>
        <w:numPr>
          <w:ilvl w:val="0"/>
          <w:numId w:val="52"/>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Code features in 2-week sprints with peer code reviews and automated pipelines for validation.</w:t>
      </w:r>
    </w:p>
    <w:p w:rsidR="00000000" w:rsidDel="00000000" w:rsidP="00000000" w:rsidRDefault="00000000" w:rsidRPr="00000000" w14:paraId="000009CB">
      <w:pPr>
        <w:numPr>
          <w:ilvl w:val="0"/>
          <w:numId w:val="52"/>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Hold sprint demos and retrospectives for continuous improvement and stakeholder feedback.</w:t>
      </w:r>
    </w:p>
    <w:p w:rsidR="00000000" w:rsidDel="00000000" w:rsidP="00000000" w:rsidRDefault="00000000" w:rsidRPr="00000000" w14:paraId="000009CC">
      <w:pPr>
        <w:spacing w:line="276" w:lineRule="auto"/>
        <w:jc w:val="both"/>
        <w:rPr/>
      </w:pPr>
      <w:r w:rsidDel="00000000" w:rsidR="00000000" w:rsidRPr="00000000">
        <w:rPr>
          <w:b w:val="1"/>
          <w:rtl w:val="0"/>
        </w:rPr>
        <w:t xml:space="preserve">Backend Development</w:t>
      </w:r>
      <w:r w:rsidDel="00000000" w:rsidR="00000000" w:rsidRPr="00000000">
        <w:rPr>
          <w:rtl w:val="0"/>
        </w:rPr>
      </w:r>
    </w:p>
    <w:p w:rsidR="00000000" w:rsidDel="00000000" w:rsidP="00000000" w:rsidRDefault="00000000" w:rsidRPr="00000000" w14:paraId="000009CD">
      <w:pPr>
        <w:numPr>
          <w:ilvl w:val="0"/>
          <w:numId w:val="152"/>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Implemented using Java Spring Boot microservices, promoting modularity, scalability, and independent deployment of services.</w:t>
      </w:r>
    </w:p>
    <w:p w:rsidR="00000000" w:rsidDel="00000000" w:rsidP="00000000" w:rsidRDefault="00000000" w:rsidRPr="00000000" w14:paraId="000009CE">
      <w:pPr>
        <w:numPr>
          <w:ilvl w:val="0"/>
          <w:numId w:val="152"/>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Incorporate caching layers (Redis), asynchronous processing (Kafka), and security enforcement (OAuth 2.0, RBAC).</w:t>
      </w:r>
    </w:p>
    <w:p w:rsidR="00000000" w:rsidDel="00000000" w:rsidP="00000000" w:rsidRDefault="00000000" w:rsidRPr="00000000" w14:paraId="000009CF">
      <w:pPr>
        <w:spacing w:line="276" w:lineRule="auto"/>
        <w:jc w:val="both"/>
        <w:rPr/>
      </w:pPr>
      <w:r w:rsidDel="00000000" w:rsidR="00000000" w:rsidRPr="00000000">
        <w:rPr>
          <w:b w:val="1"/>
          <w:rtl w:val="0"/>
        </w:rPr>
        <w:t xml:space="preserve">Frontend Development</w:t>
      </w:r>
      <w:r w:rsidDel="00000000" w:rsidR="00000000" w:rsidRPr="00000000">
        <w:rPr>
          <w:rtl w:val="0"/>
        </w:rPr>
      </w:r>
    </w:p>
    <w:p w:rsidR="00000000" w:rsidDel="00000000" w:rsidP="00000000" w:rsidRDefault="00000000" w:rsidRPr="00000000" w14:paraId="000009D0">
      <w:pPr>
        <w:numPr>
          <w:ilvl w:val="0"/>
          <w:numId w:val="95"/>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Developed with React.js and TypeScript, offering a responsive and accessible UI.</w:t>
      </w:r>
    </w:p>
    <w:p w:rsidR="00000000" w:rsidDel="00000000" w:rsidP="00000000" w:rsidRDefault="00000000" w:rsidRPr="00000000" w14:paraId="000009D1">
      <w:pPr>
        <w:numPr>
          <w:ilvl w:val="0"/>
          <w:numId w:val="95"/>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Ensure WCAG 2.1 Level AA compliance for accessibility.</w:t>
      </w:r>
    </w:p>
    <w:p w:rsidR="00000000" w:rsidDel="00000000" w:rsidP="00000000" w:rsidRDefault="00000000" w:rsidRPr="00000000" w14:paraId="000009D2">
      <w:pPr>
        <w:spacing w:line="276" w:lineRule="auto"/>
        <w:jc w:val="both"/>
        <w:rPr/>
      </w:pPr>
      <w:r w:rsidDel="00000000" w:rsidR="00000000" w:rsidRPr="00000000">
        <w:rPr>
          <w:b w:val="1"/>
          <w:rtl w:val="0"/>
        </w:rPr>
        <w:t xml:space="preserve">Mobile App Development</w:t>
      </w:r>
      <w:r w:rsidDel="00000000" w:rsidR="00000000" w:rsidRPr="00000000">
        <w:rPr>
          <w:rtl w:val="0"/>
        </w:rPr>
      </w:r>
    </w:p>
    <w:p w:rsidR="00000000" w:rsidDel="00000000" w:rsidP="00000000" w:rsidRDefault="00000000" w:rsidRPr="00000000" w14:paraId="000009D3">
      <w:pPr>
        <w:numPr>
          <w:ilvl w:val="0"/>
          <w:numId w:val="17"/>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Built using React Native for unified deployment on iOS (16+) and Android (13+).</w:t>
      </w:r>
    </w:p>
    <w:p w:rsidR="00000000" w:rsidDel="00000000" w:rsidP="00000000" w:rsidRDefault="00000000" w:rsidRPr="00000000" w14:paraId="000009D4">
      <w:pPr>
        <w:numPr>
          <w:ilvl w:val="0"/>
          <w:numId w:val="17"/>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Include PWA support for browser-based access and consistent cross-platform experience.</w:t>
      </w:r>
    </w:p>
    <w:p w:rsidR="00000000" w:rsidDel="00000000" w:rsidP="00000000" w:rsidRDefault="00000000" w:rsidRPr="00000000" w14:paraId="000009D5">
      <w:pPr>
        <w:spacing w:line="276" w:lineRule="auto"/>
        <w:jc w:val="both"/>
        <w:rPr/>
      </w:pPr>
      <w:r w:rsidDel="00000000" w:rsidR="00000000" w:rsidRPr="00000000">
        <w:rPr>
          <w:b w:val="1"/>
          <w:rtl w:val="0"/>
        </w:rPr>
        <w:t xml:space="preserve">API &amp; Integration Layer</w:t>
      </w:r>
      <w:r w:rsidDel="00000000" w:rsidR="00000000" w:rsidRPr="00000000">
        <w:rPr>
          <w:rtl w:val="0"/>
        </w:rPr>
      </w:r>
    </w:p>
    <w:p w:rsidR="00000000" w:rsidDel="00000000" w:rsidP="00000000" w:rsidRDefault="00000000" w:rsidRPr="00000000" w14:paraId="000009D6">
      <w:pPr>
        <w:numPr>
          <w:ilvl w:val="0"/>
          <w:numId w:val="28"/>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Follow an API-first approach with OpenAPI 3.0 specs, contract publishing via SwaggerHub or Postman.</w:t>
      </w:r>
    </w:p>
    <w:p w:rsidR="00000000" w:rsidDel="00000000" w:rsidP="00000000" w:rsidRDefault="00000000" w:rsidRPr="00000000" w14:paraId="000009D7">
      <w:pPr>
        <w:numPr>
          <w:ilvl w:val="0"/>
          <w:numId w:val="28"/>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Integrate with DOE systems (ATS, NPSIS, OPT 199, IRV) using REST, GraphQL, and Apache Camel.</w:t>
      </w:r>
    </w:p>
    <w:p w:rsidR="00000000" w:rsidDel="00000000" w:rsidP="00000000" w:rsidRDefault="00000000" w:rsidRPr="00000000" w14:paraId="000009D8">
      <w:pPr>
        <w:spacing w:line="276" w:lineRule="auto"/>
        <w:jc w:val="both"/>
        <w:rPr>
          <w:b w:val="1"/>
        </w:rPr>
      </w:pPr>
      <w:r w:rsidDel="00000000" w:rsidR="00000000" w:rsidRPr="00000000">
        <w:rPr>
          <w:rtl w:val="0"/>
        </w:rPr>
      </w:r>
    </w:p>
    <w:p w:rsidR="00000000" w:rsidDel="00000000" w:rsidP="00000000" w:rsidRDefault="00000000" w:rsidRPr="00000000" w14:paraId="000009D9">
      <w:pPr>
        <w:spacing w:line="276" w:lineRule="auto"/>
        <w:jc w:val="both"/>
        <w:rPr/>
      </w:pPr>
      <w:r w:rsidDel="00000000" w:rsidR="00000000" w:rsidRPr="00000000">
        <w:rPr>
          <w:b w:val="1"/>
          <w:rtl w:val="0"/>
        </w:rPr>
        <w:t xml:space="preserve">Database Development</w:t>
      </w:r>
      <w:r w:rsidDel="00000000" w:rsidR="00000000" w:rsidRPr="00000000">
        <w:rPr>
          <w:rtl w:val="0"/>
        </w:rPr>
      </w:r>
    </w:p>
    <w:p w:rsidR="00000000" w:rsidDel="00000000" w:rsidP="00000000" w:rsidRDefault="00000000" w:rsidRPr="00000000" w14:paraId="000009DA">
      <w:pPr>
        <w:numPr>
          <w:ilvl w:val="0"/>
          <w:numId w:val="54"/>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Logical and physical schemas designed in Aurora PostgreSQL with indexing and normalization.</w:t>
      </w:r>
    </w:p>
    <w:p w:rsidR="00000000" w:rsidDel="00000000" w:rsidP="00000000" w:rsidRDefault="00000000" w:rsidRPr="00000000" w14:paraId="000009DB">
      <w:pPr>
        <w:numPr>
          <w:ilvl w:val="0"/>
          <w:numId w:val="54"/>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Use ClickHouse for OLAP and InfluxDB for GPS/time-series data.</w:t>
      </w:r>
    </w:p>
    <w:p w:rsidR="00000000" w:rsidDel="00000000" w:rsidP="00000000" w:rsidRDefault="00000000" w:rsidRPr="00000000" w14:paraId="000009DC">
      <w:pPr>
        <w:spacing w:line="276" w:lineRule="auto"/>
        <w:jc w:val="both"/>
        <w:rPr/>
      </w:pPr>
      <w:r w:rsidDel="00000000" w:rsidR="00000000" w:rsidRPr="00000000">
        <w:rPr>
          <w:b w:val="1"/>
          <w:rtl w:val="0"/>
        </w:rPr>
        <w:t xml:space="preserve">DevSecOps &amp; CI/CD</w:t>
      </w:r>
      <w:r w:rsidDel="00000000" w:rsidR="00000000" w:rsidRPr="00000000">
        <w:rPr>
          <w:rtl w:val="0"/>
        </w:rPr>
      </w:r>
    </w:p>
    <w:p w:rsidR="00000000" w:rsidDel="00000000" w:rsidP="00000000" w:rsidRDefault="00000000" w:rsidRPr="00000000" w14:paraId="000009DD">
      <w:pPr>
        <w:numPr>
          <w:ilvl w:val="0"/>
          <w:numId w:val="172"/>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CI/CD pipelines via GitHub Actions, AWS CodePipeline, or Azure DevOps.</w:t>
      </w:r>
    </w:p>
    <w:p w:rsidR="00000000" w:rsidDel="00000000" w:rsidP="00000000" w:rsidRDefault="00000000" w:rsidRPr="00000000" w14:paraId="000009DE">
      <w:pPr>
        <w:numPr>
          <w:ilvl w:val="0"/>
          <w:numId w:val="172"/>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Include automated tests (unit, integration, security), code quality checks (SonarQube), and artifact promotion.</w:t>
      </w:r>
    </w:p>
    <w:p w:rsidR="00000000" w:rsidDel="00000000" w:rsidP="00000000" w:rsidRDefault="00000000" w:rsidRPr="00000000" w14:paraId="000009DF">
      <w:pPr>
        <w:numPr>
          <w:ilvl w:val="0"/>
          <w:numId w:val="172"/>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Implement Infrastructure as Code (Terraform), containerization (Docker), and orchestration (EKS/ECS).</w:t>
      </w:r>
    </w:p>
    <w:p w:rsidR="00000000" w:rsidDel="00000000" w:rsidP="00000000" w:rsidRDefault="00000000" w:rsidRPr="00000000" w14:paraId="000009E0">
      <w:pPr>
        <w:spacing w:line="276" w:lineRule="auto"/>
        <w:jc w:val="both"/>
        <w:rPr/>
      </w:pPr>
      <w:r w:rsidDel="00000000" w:rsidR="00000000" w:rsidRPr="00000000">
        <w:rPr>
          <w:b w:val="1"/>
          <w:rtl w:val="0"/>
        </w:rPr>
        <w:t xml:space="preserve">Version Control &amp; Coding Standards</w:t>
      </w:r>
      <w:r w:rsidDel="00000000" w:rsidR="00000000" w:rsidRPr="00000000">
        <w:rPr>
          <w:rtl w:val="0"/>
        </w:rPr>
      </w:r>
    </w:p>
    <w:p w:rsidR="00000000" w:rsidDel="00000000" w:rsidP="00000000" w:rsidRDefault="00000000" w:rsidRPr="00000000" w14:paraId="000009E1">
      <w:pPr>
        <w:numPr>
          <w:ilvl w:val="0"/>
          <w:numId w:val="53"/>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Code managed using Git, with GitFlow branching and PR-based code reviews.</w:t>
      </w:r>
    </w:p>
    <w:p w:rsidR="00000000" w:rsidDel="00000000" w:rsidP="00000000" w:rsidRDefault="00000000" w:rsidRPr="00000000" w14:paraId="000009E2">
      <w:pPr>
        <w:numPr>
          <w:ilvl w:val="0"/>
          <w:numId w:val="53"/>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Follow industry best practices, including TDD, static code analysis, and secure coding (OWASP Top 10).</w:t>
      </w:r>
    </w:p>
    <w:p w:rsidR="00000000" w:rsidDel="00000000" w:rsidP="00000000" w:rsidRDefault="00000000" w:rsidRPr="00000000" w14:paraId="000009E3">
      <w:pPr>
        <w:numPr>
          <w:ilvl w:val="0"/>
          <w:numId w:val="53"/>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Ensure compliance with FERPA, HIPAA, and NY Ed Law §2-d.</w:t>
      </w:r>
    </w:p>
    <w:p w:rsidR="00000000" w:rsidDel="00000000" w:rsidP="00000000" w:rsidRDefault="00000000" w:rsidRPr="00000000" w14:paraId="000009E4">
      <w:pPr>
        <w:spacing w:line="276" w:lineRule="auto"/>
        <w:rPr/>
      </w:pPr>
      <w:r w:rsidDel="00000000" w:rsidR="00000000" w:rsidRPr="00000000">
        <w:rPr>
          <w:rtl w:val="0"/>
        </w:rPr>
      </w:r>
    </w:p>
    <w:p w:rsidR="00000000" w:rsidDel="00000000" w:rsidP="00000000" w:rsidRDefault="00000000" w:rsidRPr="00000000" w14:paraId="000009E5">
      <w:pPr>
        <w:pStyle w:val="Heading2"/>
        <w:keepNext w:val="0"/>
        <w:keepLines w:val="0"/>
        <w:pBdr>
          <w:bottom w:color="999999" w:space="2" w:sz="6" w:val="single"/>
        </w:pBdr>
        <w:spacing w:after="180" w:before="400" w:line="276" w:lineRule="auto"/>
        <w:rPr>
          <w:b w:val="1"/>
          <w:color w:val="003366"/>
          <w:sz w:val="34"/>
          <w:szCs w:val="34"/>
        </w:rPr>
      </w:pPr>
      <w:r w:rsidDel="00000000" w:rsidR="00000000" w:rsidRPr="00000000">
        <w:rPr>
          <w:b w:val="1"/>
          <w:color w:val="003366"/>
          <w:sz w:val="34"/>
          <w:szCs w:val="34"/>
          <w:rtl w:val="0"/>
        </w:rPr>
        <w:t xml:space="preserve">4.2 Solution Approach / Service Delivery Approach</w:t>
      </w:r>
    </w:p>
    <w:p w:rsidR="00000000" w:rsidDel="00000000" w:rsidP="00000000" w:rsidRDefault="00000000" w:rsidRPr="00000000" w14:paraId="000009E6">
      <w:pPr>
        <w:spacing w:line="276" w:lineRule="auto"/>
        <w:rPr/>
      </w:pPr>
      <w:r w:rsidDel="00000000" w:rsidR="00000000" w:rsidRPr="00000000">
        <w:rPr>
          <w:rtl w:val="0"/>
        </w:rPr>
        <w:t xml:space="preserve">The objective of NYC DOE is to implement an advanced, technology-driven solution that improves operational efficiency, reduces costs, enhances route planning, and ensures a safe and reliable transportation experience for students. Sentry’s solution is purpose-built to meet these goals through a cloud-native architecture, AI-driven routing optimization, and a zero-trust security model. This approach ensures high availability, real-time data processing, and robust end-to-end security, addressing evolving cybersecurity threats while maintaining seamless system accessibility. With AI-powered capabilities, the system enables dynamic route adjustments based on real-time traffic, student needs, and fleet availability—driving improved punctuality and service reliability. Our implementation plan is structured over 18 months with a phased approach designed to minimize disruptions while aligning with NYC’s operational requirements. The solution comprehensively addresses all 172 functional and non-functional requirements in the RFP, ensuring full compliance with DOE’s technical and regulatory standards while offering future-proof capabilities to support long-term system adaptability.</w:t>
      </w:r>
    </w:p>
    <w:p w:rsidR="00000000" w:rsidDel="00000000" w:rsidP="00000000" w:rsidRDefault="00000000" w:rsidRPr="00000000" w14:paraId="000009E7">
      <w:pPr>
        <w:spacing w:line="276" w:lineRule="auto"/>
        <w:rPr/>
      </w:pPr>
      <w:r w:rsidDel="00000000" w:rsidR="00000000" w:rsidRPr="00000000">
        <w:rPr>
          <w:rtl w:val="0"/>
        </w:rPr>
      </w:r>
    </w:p>
    <w:p w:rsidR="00000000" w:rsidDel="00000000" w:rsidP="00000000" w:rsidRDefault="00000000" w:rsidRPr="00000000" w14:paraId="000009E8">
      <w:pPr>
        <w:spacing w:line="276" w:lineRule="auto"/>
        <w:rPr/>
      </w:pPr>
      <w:r w:rsidDel="00000000" w:rsidR="00000000" w:rsidRPr="00000000">
        <w:rPr>
          <w:rtl w:val="0"/>
        </w:rPr>
        <w:t xml:space="preserve">In addition, our approach aligns with the city’s focus on diversity and inclusion by supporting the 35% Minority/Women-Owned Business Enterprise (M/WBE) subcontracting requirement, fostering equitable economic participation. To achieve this, we have strategically allocated subcontracting components as follows: 10% Black American, 15% Hispanic American, and 10% Women-Owned, ensuring high-quality service delivery while promoting opportunities for underrepresented businesses. Beyond implementation, Sentry fully understands that vendor responsibilities extend to training, ongoing support, and scalability. We address these through structured user training programs, 24/7 technical support, and continuous system enhancements informed by stakeholder feedback. By leveraging best practices in system design, cybersecurity, and operational efficiency, our solution is positioned to transform NYC’s student transportation network into a secure, efficient, and adaptable system for the future.</w:t>
      </w:r>
    </w:p>
    <w:p w:rsidR="00000000" w:rsidDel="00000000" w:rsidP="00000000" w:rsidRDefault="00000000" w:rsidRPr="00000000" w14:paraId="000009E9">
      <w:pPr>
        <w:spacing w:line="276" w:lineRule="auto"/>
        <w:rPr/>
      </w:pPr>
      <w:r w:rsidDel="00000000" w:rsidR="00000000" w:rsidRPr="00000000">
        <w:rPr>
          <w:rtl w:val="0"/>
        </w:rPr>
      </w:r>
    </w:p>
    <w:p w:rsidR="00000000" w:rsidDel="00000000" w:rsidP="00000000" w:rsidRDefault="00000000" w:rsidRPr="00000000" w14:paraId="000009EA">
      <w:pPr>
        <w:spacing w:line="276" w:lineRule="auto"/>
        <w:rPr/>
      </w:pPr>
      <w:r w:rsidDel="00000000" w:rsidR="00000000" w:rsidRPr="00000000">
        <w:rPr>
          <w:rtl w:val="0"/>
        </w:rPr>
        <w:t xml:space="preserve">Below is the phased service delivery approach:</w:t>
      </w:r>
    </w:p>
    <w:p w:rsidR="00000000" w:rsidDel="00000000" w:rsidP="00000000" w:rsidRDefault="00000000" w:rsidRPr="00000000" w14:paraId="000009EB">
      <w:pPr>
        <w:spacing w:line="276" w:lineRule="auto"/>
        <w:rPr>
          <w:b w:val="1"/>
        </w:rPr>
      </w:pPr>
      <w:r w:rsidDel="00000000" w:rsidR="00000000" w:rsidRPr="00000000">
        <w:rPr>
          <w:b w:val="1"/>
          <w:rtl w:val="0"/>
        </w:rPr>
        <w:t xml:space="preserve">Phase 1: Discovery, Planning &amp; Foundation (Months 1–2)</w:t>
      </w:r>
    </w:p>
    <w:p w:rsidR="00000000" w:rsidDel="00000000" w:rsidP="00000000" w:rsidRDefault="00000000" w:rsidRPr="00000000" w14:paraId="000009EC">
      <w:pPr>
        <w:spacing w:line="276" w:lineRule="auto"/>
        <w:rPr/>
      </w:pPr>
      <w:r w:rsidDel="00000000" w:rsidR="00000000" w:rsidRPr="00000000">
        <w:rPr>
          <w:b w:val="1"/>
          <w:rtl w:val="0"/>
        </w:rPr>
        <w:t xml:space="preserve">Duration: </w:t>
      </w:r>
      <w:r w:rsidDel="00000000" w:rsidR="00000000" w:rsidRPr="00000000">
        <w:rPr>
          <w:rtl w:val="0"/>
        </w:rPr>
        <w:t xml:space="preserve">8 Weeks</w:t>
      </w:r>
      <w:r w:rsidDel="00000000" w:rsidR="00000000" w:rsidRPr="00000000">
        <w:rPr>
          <w:b w:val="1"/>
          <w:rtl w:val="0"/>
        </w:rPr>
        <w:br w:type="textWrapping"/>
        <w:t xml:space="preserve">Objective</w:t>
      </w:r>
      <w:r w:rsidDel="00000000" w:rsidR="00000000" w:rsidRPr="00000000">
        <w:rPr>
          <w:rtl w:val="0"/>
        </w:rPr>
        <w:t xml:space="preserve">: Finalize detailed requirements, establish governance, validate architecture, set up environments, and onboard teams.</w:t>
      </w:r>
    </w:p>
    <w:p w:rsidR="00000000" w:rsidDel="00000000" w:rsidP="00000000" w:rsidRDefault="00000000" w:rsidRPr="00000000" w14:paraId="000009ED">
      <w:pPr>
        <w:spacing w:line="276" w:lineRule="auto"/>
        <w:jc w:val="both"/>
        <w:rPr>
          <w:b w:val="1"/>
        </w:rPr>
      </w:pPr>
      <w:r w:rsidDel="00000000" w:rsidR="00000000" w:rsidRPr="00000000">
        <w:rPr>
          <w:rtl w:val="0"/>
        </w:rPr>
      </w:r>
    </w:p>
    <w:p w:rsidR="00000000" w:rsidDel="00000000" w:rsidP="00000000" w:rsidRDefault="00000000" w:rsidRPr="00000000" w14:paraId="000009EE">
      <w:pPr>
        <w:spacing w:line="276" w:lineRule="auto"/>
        <w:jc w:val="both"/>
        <w:rPr>
          <w:b w:val="1"/>
        </w:rPr>
      </w:pPr>
      <w:r w:rsidDel="00000000" w:rsidR="00000000" w:rsidRPr="00000000">
        <w:rPr>
          <w:b w:val="1"/>
          <w:rtl w:val="0"/>
        </w:rPr>
        <w:t xml:space="preserve">Description:</w:t>
      </w:r>
    </w:p>
    <w:p w:rsidR="00000000" w:rsidDel="00000000" w:rsidP="00000000" w:rsidRDefault="00000000" w:rsidRPr="00000000" w14:paraId="000009EF">
      <w:pPr>
        <w:spacing w:line="276" w:lineRule="auto"/>
        <w:jc w:val="both"/>
        <w:rPr/>
      </w:pPr>
      <w:r w:rsidDel="00000000" w:rsidR="00000000" w:rsidRPr="00000000">
        <w:rPr>
          <w:rtl w:val="0"/>
        </w:rPr>
        <w:t xml:space="preserve">This foundational phase focuses on aligning stakeholders, refining requirements, and setting up the technical infrastructure. Key outcomes include a signed-off project charter, a detailed and prioritized backlog, approved system architecture, provisioned AWS environments, and the initial PI plan. Collaborative workshops and governance structures are established to ensure shared understanding and ownership.</w:t>
      </w:r>
    </w:p>
    <w:p w:rsidR="00000000" w:rsidDel="00000000" w:rsidP="00000000" w:rsidRDefault="00000000" w:rsidRPr="00000000" w14:paraId="000009F0">
      <w:pPr>
        <w:spacing w:line="276" w:lineRule="auto"/>
        <w:jc w:val="both"/>
        <w:rPr>
          <w:b w:val="1"/>
        </w:rPr>
      </w:pPr>
      <w:r w:rsidDel="00000000" w:rsidR="00000000" w:rsidRPr="00000000">
        <w:rPr>
          <w:rtl w:val="0"/>
        </w:rPr>
      </w:r>
    </w:p>
    <w:p w:rsidR="00000000" w:rsidDel="00000000" w:rsidP="00000000" w:rsidRDefault="00000000" w:rsidRPr="00000000" w14:paraId="000009F1">
      <w:pPr>
        <w:spacing w:line="276" w:lineRule="auto"/>
        <w:jc w:val="both"/>
        <w:rPr>
          <w:b w:val="1"/>
        </w:rPr>
      </w:pPr>
      <w:r w:rsidDel="00000000" w:rsidR="00000000" w:rsidRPr="00000000">
        <w:rPr>
          <w:b w:val="1"/>
          <w:rtl w:val="0"/>
        </w:rPr>
        <w:t xml:space="preserve">Key Activities:</w:t>
      </w:r>
    </w:p>
    <w:p w:rsidR="00000000" w:rsidDel="00000000" w:rsidP="00000000" w:rsidRDefault="00000000" w:rsidRPr="00000000" w14:paraId="000009F2">
      <w:pPr>
        <w:numPr>
          <w:ilvl w:val="0"/>
          <w:numId w:val="38"/>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Conduct project kick-off with NYCDOE and Sentry stakeholders</w:t>
      </w:r>
    </w:p>
    <w:p w:rsidR="00000000" w:rsidDel="00000000" w:rsidP="00000000" w:rsidRDefault="00000000" w:rsidRPr="00000000" w14:paraId="000009F3">
      <w:pPr>
        <w:numPr>
          <w:ilvl w:val="0"/>
          <w:numId w:val="38"/>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Facilitate requirements workshops and backlog creation</w:t>
      </w:r>
    </w:p>
    <w:p w:rsidR="00000000" w:rsidDel="00000000" w:rsidP="00000000" w:rsidRDefault="00000000" w:rsidRPr="00000000" w14:paraId="000009F4">
      <w:pPr>
        <w:numPr>
          <w:ilvl w:val="0"/>
          <w:numId w:val="38"/>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Finalize system architecture and integration design</w:t>
      </w:r>
    </w:p>
    <w:p w:rsidR="00000000" w:rsidDel="00000000" w:rsidP="00000000" w:rsidRDefault="00000000" w:rsidRPr="00000000" w14:paraId="000009F5">
      <w:pPr>
        <w:numPr>
          <w:ilvl w:val="0"/>
          <w:numId w:val="38"/>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Set up governance and communication cadence</w:t>
      </w:r>
    </w:p>
    <w:p w:rsidR="00000000" w:rsidDel="00000000" w:rsidP="00000000" w:rsidRDefault="00000000" w:rsidRPr="00000000" w14:paraId="000009F6">
      <w:pPr>
        <w:numPr>
          <w:ilvl w:val="0"/>
          <w:numId w:val="38"/>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Provision AWS GovCloud environments for Dev, QA, and CI/CD</w:t>
      </w:r>
    </w:p>
    <w:p w:rsidR="00000000" w:rsidDel="00000000" w:rsidP="00000000" w:rsidRDefault="00000000" w:rsidRPr="00000000" w14:paraId="000009F7">
      <w:pPr>
        <w:numPr>
          <w:ilvl w:val="0"/>
          <w:numId w:val="38"/>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Define and plan data migration strategy and source system audit</w:t>
      </w:r>
    </w:p>
    <w:p w:rsidR="00000000" w:rsidDel="00000000" w:rsidP="00000000" w:rsidRDefault="00000000" w:rsidRPr="00000000" w14:paraId="000009F8">
      <w:pPr>
        <w:numPr>
          <w:ilvl w:val="0"/>
          <w:numId w:val="38"/>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Define training strategy and user segmentation</w:t>
      </w:r>
    </w:p>
    <w:p w:rsidR="00000000" w:rsidDel="00000000" w:rsidP="00000000" w:rsidRDefault="00000000" w:rsidRPr="00000000" w14:paraId="000009F9">
      <w:pPr>
        <w:numPr>
          <w:ilvl w:val="0"/>
          <w:numId w:val="38"/>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Conduct PI 1 planning and team onboarding</w:t>
      </w:r>
    </w:p>
    <w:p w:rsidR="00000000" w:rsidDel="00000000" w:rsidP="00000000" w:rsidRDefault="00000000" w:rsidRPr="00000000" w14:paraId="000009FA">
      <w:pPr>
        <w:spacing w:line="276" w:lineRule="auto"/>
        <w:jc w:val="both"/>
        <w:rPr>
          <w:b w:val="1"/>
        </w:rPr>
      </w:pPr>
      <w:r w:rsidDel="00000000" w:rsidR="00000000" w:rsidRPr="00000000">
        <w:rPr>
          <w:rtl w:val="0"/>
        </w:rPr>
      </w:r>
    </w:p>
    <w:p w:rsidR="00000000" w:rsidDel="00000000" w:rsidP="00000000" w:rsidRDefault="00000000" w:rsidRPr="00000000" w14:paraId="000009FB">
      <w:pPr>
        <w:spacing w:line="276" w:lineRule="auto"/>
        <w:jc w:val="both"/>
        <w:rPr>
          <w:b w:val="1"/>
        </w:rPr>
      </w:pPr>
      <w:r w:rsidDel="00000000" w:rsidR="00000000" w:rsidRPr="00000000">
        <w:rPr>
          <w:b w:val="1"/>
          <w:rtl w:val="0"/>
        </w:rPr>
        <w:t xml:space="preserve">Deliverables:</w:t>
      </w:r>
    </w:p>
    <w:p w:rsidR="00000000" w:rsidDel="00000000" w:rsidP="00000000" w:rsidRDefault="00000000" w:rsidRPr="00000000" w14:paraId="000009FC">
      <w:pPr>
        <w:numPr>
          <w:ilvl w:val="0"/>
          <w:numId w:val="141"/>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Signed-off Project Charter</w:t>
      </w:r>
    </w:p>
    <w:p w:rsidR="00000000" w:rsidDel="00000000" w:rsidP="00000000" w:rsidRDefault="00000000" w:rsidRPr="00000000" w14:paraId="000009FD">
      <w:pPr>
        <w:numPr>
          <w:ilvl w:val="0"/>
          <w:numId w:val="141"/>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Approved and baselined requirements</w:t>
      </w:r>
    </w:p>
    <w:p w:rsidR="00000000" w:rsidDel="00000000" w:rsidP="00000000" w:rsidRDefault="00000000" w:rsidRPr="00000000" w14:paraId="000009FE">
      <w:pPr>
        <w:numPr>
          <w:ilvl w:val="0"/>
          <w:numId w:val="141"/>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Finalized architecture and security design</w:t>
      </w:r>
    </w:p>
    <w:p w:rsidR="00000000" w:rsidDel="00000000" w:rsidP="00000000" w:rsidRDefault="00000000" w:rsidRPr="00000000" w14:paraId="000009FF">
      <w:pPr>
        <w:numPr>
          <w:ilvl w:val="0"/>
          <w:numId w:val="141"/>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Approved implementation and rollout plan</w:t>
      </w:r>
    </w:p>
    <w:p w:rsidR="00000000" w:rsidDel="00000000" w:rsidP="00000000" w:rsidRDefault="00000000" w:rsidRPr="00000000" w14:paraId="00000A00">
      <w:pPr>
        <w:numPr>
          <w:ilvl w:val="0"/>
          <w:numId w:val="141"/>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Operational Dev/QA environments and CI/CD pipelines</w:t>
      </w:r>
    </w:p>
    <w:p w:rsidR="00000000" w:rsidDel="00000000" w:rsidP="00000000" w:rsidRDefault="00000000" w:rsidRPr="00000000" w14:paraId="00000A01">
      <w:pPr>
        <w:numPr>
          <w:ilvl w:val="0"/>
          <w:numId w:val="141"/>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PI 1 plan and Agile boards established</w:t>
      </w:r>
    </w:p>
    <w:p w:rsidR="00000000" w:rsidDel="00000000" w:rsidP="00000000" w:rsidRDefault="00000000" w:rsidRPr="00000000" w14:paraId="00000A02">
      <w:pPr>
        <w:spacing w:line="276" w:lineRule="auto"/>
        <w:jc w:val="both"/>
        <w:rPr>
          <w:b w:val="1"/>
        </w:rPr>
      </w:pPr>
      <w:r w:rsidDel="00000000" w:rsidR="00000000" w:rsidRPr="00000000">
        <w:rPr>
          <w:rtl w:val="0"/>
        </w:rPr>
      </w:r>
    </w:p>
    <w:p w:rsidR="00000000" w:rsidDel="00000000" w:rsidP="00000000" w:rsidRDefault="00000000" w:rsidRPr="00000000" w14:paraId="00000A03">
      <w:pPr>
        <w:spacing w:line="276" w:lineRule="auto"/>
        <w:rPr>
          <w:b w:val="1"/>
        </w:rPr>
      </w:pPr>
      <w:r w:rsidDel="00000000" w:rsidR="00000000" w:rsidRPr="00000000">
        <w:rPr>
          <w:b w:val="1"/>
          <w:rtl w:val="0"/>
        </w:rPr>
        <w:t xml:space="preserve">Phase 2: Core Platform Build, Integration &amp; Pilot Preparation (Months 3–6)</w:t>
      </w:r>
    </w:p>
    <w:p w:rsidR="00000000" w:rsidDel="00000000" w:rsidP="00000000" w:rsidRDefault="00000000" w:rsidRPr="00000000" w14:paraId="00000A04">
      <w:pPr>
        <w:spacing w:line="276" w:lineRule="auto"/>
        <w:rPr>
          <w:b w:val="1"/>
        </w:rPr>
      </w:pPr>
      <w:r w:rsidDel="00000000" w:rsidR="00000000" w:rsidRPr="00000000">
        <w:rPr>
          <w:b w:val="1"/>
          <w:rtl w:val="0"/>
        </w:rPr>
        <w:t xml:space="preserve">Duration: </w:t>
      </w:r>
      <w:r w:rsidDel="00000000" w:rsidR="00000000" w:rsidRPr="00000000">
        <w:rPr>
          <w:rtl w:val="0"/>
        </w:rPr>
        <w:t xml:space="preserve">16 Weeks</w:t>
      </w:r>
      <w:r w:rsidDel="00000000" w:rsidR="00000000" w:rsidRPr="00000000">
        <w:rPr>
          <w:rtl w:val="0"/>
        </w:rPr>
      </w:r>
    </w:p>
    <w:p w:rsidR="00000000" w:rsidDel="00000000" w:rsidP="00000000" w:rsidRDefault="00000000" w:rsidRPr="00000000" w14:paraId="00000A05">
      <w:pPr>
        <w:spacing w:line="276" w:lineRule="auto"/>
        <w:jc w:val="both"/>
        <w:rPr>
          <w:b w:val="1"/>
        </w:rPr>
      </w:pPr>
      <w:r w:rsidDel="00000000" w:rsidR="00000000" w:rsidRPr="00000000">
        <w:rPr>
          <w:b w:val="1"/>
          <w:rtl w:val="0"/>
        </w:rPr>
        <w:t xml:space="preserve">Objective: </w:t>
      </w:r>
      <w:r w:rsidDel="00000000" w:rsidR="00000000" w:rsidRPr="00000000">
        <w:rPr>
          <w:rtl w:val="0"/>
        </w:rPr>
        <w:t xml:space="preserve">Build core system components, integrate with NYCDOE systems, and prepare for a pilot deployment.</w:t>
      </w:r>
      <w:r w:rsidDel="00000000" w:rsidR="00000000" w:rsidRPr="00000000">
        <w:rPr>
          <w:rtl w:val="0"/>
        </w:rPr>
      </w:r>
    </w:p>
    <w:p w:rsidR="00000000" w:rsidDel="00000000" w:rsidP="00000000" w:rsidRDefault="00000000" w:rsidRPr="00000000" w14:paraId="00000A06">
      <w:pPr>
        <w:spacing w:line="276" w:lineRule="auto"/>
        <w:jc w:val="both"/>
        <w:rPr>
          <w:b w:val="1"/>
        </w:rPr>
      </w:pPr>
      <w:r w:rsidDel="00000000" w:rsidR="00000000" w:rsidRPr="00000000">
        <w:rPr>
          <w:rtl w:val="0"/>
        </w:rPr>
      </w:r>
    </w:p>
    <w:p w:rsidR="00000000" w:rsidDel="00000000" w:rsidP="00000000" w:rsidRDefault="00000000" w:rsidRPr="00000000" w14:paraId="00000A07">
      <w:pPr>
        <w:spacing w:line="276" w:lineRule="auto"/>
        <w:jc w:val="both"/>
        <w:rPr/>
      </w:pPr>
      <w:r w:rsidDel="00000000" w:rsidR="00000000" w:rsidRPr="00000000">
        <w:rPr>
          <w:b w:val="1"/>
          <w:rtl w:val="0"/>
        </w:rPr>
        <w:t xml:space="preserve">Description: </w:t>
      </w:r>
      <w:r w:rsidDel="00000000" w:rsidR="00000000" w:rsidRPr="00000000">
        <w:rPr>
          <w:rtl w:val="0"/>
        </w:rPr>
        <w:t xml:space="preserve">This phase involves building and testing the core TMS components, including the admin console, GPS ingestion engine, routing module, and ridership APIs. Integrations with NYCDOE systems (e.g., ATS, NYCSA) are completed, while UAT environments and pilot hardware kits are prepared. Training materials and CI/CD automation pipelines are developed in parallel, ensuring readiness for the pilot phase.</w:t>
      </w:r>
    </w:p>
    <w:p w:rsidR="00000000" w:rsidDel="00000000" w:rsidP="00000000" w:rsidRDefault="00000000" w:rsidRPr="00000000" w14:paraId="00000A08">
      <w:pPr>
        <w:spacing w:line="276" w:lineRule="auto"/>
        <w:jc w:val="both"/>
        <w:rPr>
          <w:b w:val="1"/>
        </w:rPr>
      </w:pPr>
      <w:r w:rsidDel="00000000" w:rsidR="00000000" w:rsidRPr="00000000">
        <w:rPr>
          <w:rtl w:val="0"/>
        </w:rPr>
      </w:r>
    </w:p>
    <w:p w:rsidR="00000000" w:rsidDel="00000000" w:rsidP="00000000" w:rsidRDefault="00000000" w:rsidRPr="00000000" w14:paraId="00000A09">
      <w:pPr>
        <w:spacing w:line="276" w:lineRule="auto"/>
        <w:jc w:val="both"/>
        <w:rPr>
          <w:b w:val="1"/>
        </w:rPr>
      </w:pPr>
      <w:r w:rsidDel="00000000" w:rsidR="00000000" w:rsidRPr="00000000">
        <w:rPr>
          <w:b w:val="1"/>
          <w:rtl w:val="0"/>
        </w:rPr>
        <w:t xml:space="preserve">Key Activities:</w:t>
      </w:r>
    </w:p>
    <w:p w:rsidR="00000000" w:rsidDel="00000000" w:rsidP="00000000" w:rsidRDefault="00000000" w:rsidRPr="00000000" w14:paraId="00000A0A">
      <w:pPr>
        <w:numPr>
          <w:ilvl w:val="0"/>
          <w:numId w:val="126"/>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Develop and test ConnectTransit core modules: Admin, Routing Engine, GPS ingestion, Ridership APIs</w:t>
      </w:r>
    </w:p>
    <w:p w:rsidR="00000000" w:rsidDel="00000000" w:rsidP="00000000" w:rsidRDefault="00000000" w:rsidRPr="00000000" w14:paraId="00000A0B">
      <w:pPr>
        <w:numPr>
          <w:ilvl w:val="0"/>
          <w:numId w:val="126"/>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Build and validate integrations with NYCDOE legacy systems (e.g., ATS/NPSIS, NYCSA)</w:t>
      </w:r>
    </w:p>
    <w:p w:rsidR="00000000" w:rsidDel="00000000" w:rsidP="00000000" w:rsidRDefault="00000000" w:rsidRPr="00000000" w14:paraId="00000A0C">
      <w:pPr>
        <w:numPr>
          <w:ilvl w:val="0"/>
          <w:numId w:val="126"/>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Begin development of frontend and backend for Parent, Driver, and School modules</w:t>
      </w:r>
    </w:p>
    <w:p w:rsidR="00000000" w:rsidDel="00000000" w:rsidP="00000000" w:rsidRDefault="00000000" w:rsidRPr="00000000" w14:paraId="00000A0D">
      <w:pPr>
        <w:numPr>
          <w:ilvl w:val="0"/>
          <w:numId w:val="126"/>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Implement and refine CI/CD automation, infrastructure as code, and automated testing</w:t>
      </w:r>
    </w:p>
    <w:p w:rsidR="00000000" w:rsidDel="00000000" w:rsidP="00000000" w:rsidRDefault="00000000" w:rsidRPr="00000000" w14:paraId="00000A0E">
      <w:pPr>
        <w:numPr>
          <w:ilvl w:val="0"/>
          <w:numId w:val="126"/>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Conduct regular static/dynamic security tests in the DevSecOps pipeline</w:t>
      </w:r>
    </w:p>
    <w:p w:rsidR="00000000" w:rsidDel="00000000" w:rsidP="00000000" w:rsidRDefault="00000000" w:rsidRPr="00000000" w14:paraId="00000A0F">
      <w:pPr>
        <w:numPr>
          <w:ilvl w:val="0"/>
          <w:numId w:val="126"/>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Configure and kit hardware for pilot rollout in collaboration with school bus vendors</w:t>
      </w:r>
    </w:p>
    <w:p w:rsidR="00000000" w:rsidDel="00000000" w:rsidP="00000000" w:rsidRDefault="00000000" w:rsidRPr="00000000" w14:paraId="00000A10">
      <w:pPr>
        <w:numPr>
          <w:ilvl w:val="0"/>
          <w:numId w:val="126"/>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Create draft training materials for pilot users</w:t>
      </w:r>
    </w:p>
    <w:p w:rsidR="00000000" w:rsidDel="00000000" w:rsidP="00000000" w:rsidRDefault="00000000" w:rsidRPr="00000000" w14:paraId="00000A11">
      <w:pPr>
        <w:numPr>
          <w:ilvl w:val="0"/>
          <w:numId w:val="126"/>
        </w:numPr>
        <w:spacing w:line="240" w:lineRule="auto"/>
        <w:ind w:left="720" w:hanging="360"/>
        <w:jc w:val="both"/>
        <w:rPr>
          <w:rFonts w:ascii="Noto Sans Symbols" w:cs="Noto Sans Symbols" w:eastAsia="Noto Sans Symbols" w:hAnsi="Noto Sans Symbols"/>
          <w:b w:val="1"/>
          <w:sz w:val="20"/>
          <w:szCs w:val="20"/>
        </w:rPr>
      </w:pPr>
      <w:r w:rsidDel="00000000" w:rsidR="00000000" w:rsidRPr="00000000">
        <w:rPr>
          <w:rtl w:val="0"/>
        </w:rPr>
        <w:t xml:space="preserve">Prepare and validate UAT environments and test data sets</w:t>
      </w:r>
      <w:r w:rsidDel="00000000" w:rsidR="00000000" w:rsidRPr="00000000">
        <w:rPr>
          <w:rtl w:val="0"/>
        </w:rPr>
      </w:r>
    </w:p>
    <w:p w:rsidR="00000000" w:rsidDel="00000000" w:rsidP="00000000" w:rsidRDefault="00000000" w:rsidRPr="00000000" w14:paraId="00000A12">
      <w:pPr>
        <w:spacing w:line="276" w:lineRule="auto"/>
        <w:jc w:val="both"/>
        <w:rPr>
          <w:b w:val="1"/>
        </w:rPr>
      </w:pPr>
      <w:r w:rsidDel="00000000" w:rsidR="00000000" w:rsidRPr="00000000">
        <w:rPr>
          <w:rtl w:val="0"/>
        </w:rPr>
      </w:r>
    </w:p>
    <w:p w:rsidR="00000000" w:rsidDel="00000000" w:rsidP="00000000" w:rsidRDefault="00000000" w:rsidRPr="00000000" w14:paraId="00000A13">
      <w:pPr>
        <w:spacing w:line="276" w:lineRule="auto"/>
        <w:jc w:val="both"/>
        <w:rPr>
          <w:b w:val="1"/>
        </w:rPr>
      </w:pPr>
      <w:r w:rsidDel="00000000" w:rsidR="00000000" w:rsidRPr="00000000">
        <w:rPr>
          <w:b w:val="1"/>
          <w:rtl w:val="0"/>
        </w:rPr>
        <w:t xml:space="preserve">Deliverables:</w:t>
      </w:r>
    </w:p>
    <w:p w:rsidR="00000000" w:rsidDel="00000000" w:rsidP="00000000" w:rsidRDefault="00000000" w:rsidRPr="00000000" w14:paraId="00000A14">
      <w:pPr>
        <w:numPr>
          <w:ilvl w:val="0"/>
          <w:numId w:val="81"/>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QA environment deployed with core system functionality</w:t>
      </w:r>
    </w:p>
    <w:p w:rsidR="00000000" w:rsidDel="00000000" w:rsidP="00000000" w:rsidRDefault="00000000" w:rsidRPr="00000000" w14:paraId="00000A15">
      <w:pPr>
        <w:numPr>
          <w:ilvl w:val="0"/>
          <w:numId w:val="81"/>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Integration testing passed for student, ridership, and auth data</w:t>
      </w:r>
    </w:p>
    <w:p w:rsidR="00000000" w:rsidDel="00000000" w:rsidP="00000000" w:rsidRDefault="00000000" w:rsidRPr="00000000" w14:paraId="00000A16">
      <w:pPr>
        <w:numPr>
          <w:ilvl w:val="0"/>
          <w:numId w:val="81"/>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Admin module ready for UAT</w:t>
      </w:r>
    </w:p>
    <w:p w:rsidR="00000000" w:rsidDel="00000000" w:rsidP="00000000" w:rsidRDefault="00000000" w:rsidRPr="00000000" w14:paraId="00000A17">
      <w:pPr>
        <w:numPr>
          <w:ilvl w:val="0"/>
          <w:numId w:val="81"/>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CI/CD pipeline functional and security-tested</w:t>
      </w:r>
    </w:p>
    <w:p w:rsidR="00000000" w:rsidDel="00000000" w:rsidP="00000000" w:rsidRDefault="00000000" w:rsidRPr="00000000" w14:paraId="00000A18">
      <w:pPr>
        <w:numPr>
          <w:ilvl w:val="0"/>
          <w:numId w:val="81"/>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Pilot hardware packaged and verified</w:t>
      </w:r>
    </w:p>
    <w:p w:rsidR="00000000" w:rsidDel="00000000" w:rsidP="00000000" w:rsidRDefault="00000000" w:rsidRPr="00000000" w14:paraId="00000A19">
      <w:pPr>
        <w:numPr>
          <w:ilvl w:val="0"/>
          <w:numId w:val="81"/>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UAT environment established</w:t>
      </w:r>
    </w:p>
    <w:p w:rsidR="00000000" w:rsidDel="00000000" w:rsidP="00000000" w:rsidRDefault="00000000" w:rsidRPr="00000000" w14:paraId="00000A1A">
      <w:pPr>
        <w:numPr>
          <w:ilvl w:val="0"/>
          <w:numId w:val="81"/>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Drafted training content for pilot phase</w:t>
      </w:r>
    </w:p>
    <w:p w:rsidR="00000000" w:rsidDel="00000000" w:rsidP="00000000" w:rsidRDefault="00000000" w:rsidRPr="00000000" w14:paraId="00000A1B">
      <w:pPr>
        <w:numPr>
          <w:ilvl w:val="0"/>
          <w:numId w:val="81"/>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Completed PI 2 and PI 3 planning artifacts</w:t>
      </w:r>
    </w:p>
    <w:p w:rsidR="00000000" w:rsidDel="00000000" w:rsidP="00000000" w:rsidRDefault="00000000" w:rsidRPr="00000000" w14:paraId="00000A1C">
      <w:pPr>
        <w:spacing w:line="276" w:lineRule="auto"/>
        <w:jc w:val="both"/>
        <w:rPr>
          <w:b w:val="1"/>
        </w:rPr>
      </w:pPr>
      <w:r w:rsidDel="00000000" w:rsidR="00000000" w:rsidRPr="00000000">
        <w:rPr>
          <w:rtl w:val="0"/>
        </w:rPr>
      </w:r>
    </w:p>
    <w:p w:rsidR="00000000" w:rsidDel="00000000" w:rsidP="00000000" w:rsidRDefault="00000000" w:rsidRPr="00000000" w14:paraId="00000A1D">
      <w:pPr>
        <w:spacing w:line="276" w:lineRule="auto"/>
        <w:rPr>
          <w:b w:val="1"/>
        </w:rPr>
      </w:pPr>
      <w:r w:rsidDel="00000000" w:rsidR="00000000" w:rsidRPr="00000000">
        <w:rPr>
          <w:b w:val="1"/>
          <w:rtl w:val="0"/>
        </w:rPr>
        <w:t xml:space="preserve">Phase 3: Pilot Deployment, UAT &amp; Full Feature Development (Months 7–9)</w:t>
      </w:r>
    </w:p>
    <w:p w:rsidR="00000000" w:rsidDel="00000000" w:rsidP="00000000" w:rsidRDefault="00000000" w:rsidRPr="00000000" w14:paraId="00000A1E">
      <w:pPr>
        <w:spacing w:line="276" w:lineRule="auto"/>
        <w:rPr>
          <w:b w:val="1"/>
        </w:rPr>
      </w:pPr>
      <w:r w:rsidDel="00000000" w:rsidR="00000000" w:rsidRPr="00000000">
        <w:rPr>
          <w:b w:val="1"/>
          <w:rtl w:val="0"/>
        </w:rPr>
        <w:t xml:space="preserve">Duration: </w:t>
      </w:r>
      <w:r w:rsidDel="00000000" w:rsidR="00000000" w:rsidRPr="00000000">
        <w:rPr>
          <w:rtl w:val="0"/>
        </w:rPr>
        <w:t xml:space="preserve">12 Weeks</w:t>
      </w:r>
      <w:r w:rsidDel="00000000" w:rsidR="00000000" w:rsidRPr="00000000">
        <w:rPr>
          <w:rtl w:val="0"/>
        </w:rPr>
      </w:r>
    </w:p>
    <w:p w:rsidR="00000000" w:rsidDel="00000000" w:rsidP="00000000" w:rsidRDefault="00000000" w:rsidRPr="00000000" w14:paraId="00000A1F">
      <w:pPr>
        <w:spacing w:line="276" w:lineRule="auto"/>
        <w:jc w:val="both"/>
        <w:rPr>
          <w:b w:val="1"/>
        </w:rPr>
      </w:pPr>
      <w:r w:rsidDel="00000000" w:rsidR="00000000" w:rsidRPr="00000000">
        <w:rPr>
          <w:b w:val="1"/>
          <w:rtl w:val="0"/>
        </w:rPr>
        <w:t xml:space="preserve">Objective: </w:t>
      </w:r>
      <w:r w:rsidDel="00000000" w:rsidR="00000000" w:rsidRPr="00000000">
        <w:rPr>
          <w:rtl w:val="0"/>
        </w:rPr>
        <w:t xml:space="preserve">Validate system usability and performance in a live pilot, conduct UAT, gather feedback, and complete development.</w:t>
      </w:r>
      <w:r w:rsidDel="00000000" w:rsidR="00000000" w:rsidRPr="00000000">
        <w:rPr>
          <w:rtl w:val="0"/>
        </w:rPr>
      </w:r>
    </w:p>
    <w:p w:rsidR="00000000" w:rsidDel="00000000" w:rsidP="00000000" w:rsidRDefault="00000000" w:rsidRPr="00000000" w14:paraId="00000A20">
      <w:pPr>
        <w:spacing w:line="276" w:lineRule="auto"/>
        <w:jc w:val="both"/>
        <w:rPr>
          <w:b w:val="1"/>
        </w:rPr>
      </w:pPr>
      <w:r w:rsidDel="00000000" w:rsidR="00000000" w:rsidRPr="00000000">
        <w:rPr>
          <w:rtl w:val="0"/>
        </w:rPr>
      </w:r>
    </w:p>
    <w:p w:rsidR="00000000" w:rsidDel="00000000" w:rsidP="00000000" w:rsidRDefault="00000000" w:rsidRPr="00000000" w14:paraId="00000A21">
      <w:pPr>
        <w:spacing w:line="276" w:lineRule="auto"/>
        <w:jc w:val="both"/>
        <w:rPr/>
      </w:pPr>
      <w:r w:rsidDel="00000000" w:rsidR="00000000" w:rsidRPr="00000000">
        <w:rPr>
          <w:b w:val="1"/>
          <w:rtl w:val="0"/>
        </w:rPr>
        <w:t xml:space="preserve">Description: </w:t>
      </w:r>
      <w:r w:rsidDel="00000000" w:rsidR="00000000" w:rsidRPr="00000000">
        <w:rPr>
          <w:rtl w:val="0"/>
        </w:rPr>
        <w:t xml:space="preserve">During this phase, a full-featured pilot is deployed in one borough (e.g., Bronx). This includes real hardware installs, user training, and deployment of all modules—Parent, Driver, and School. The pilot involves comprehensive UAT, SIT, performance testing, and security validations. Feedback is gathered, issues are triaged, and final data migration plans and borough rollout strategies are completed.</w:t>
      </w:r>
    </w:p>
    <w:p w:rsidR="00000000" w:rsidDel="00000000" w:rsidP="00000000" w:rsidRDefault="00000000" w:rsidRPr="00000000" w14:paraId="00000A22">
      <w:pPr>
        <w:spacing w:line="276" w:lineRule="auto"/>
        <w:jc w:val="both"/>
        <w:rPr>
          <w:b w:val="1"/>
        </w:rPr>
      </w:pPr>
      <w:r w:rsidDel="00000000" w:rsidR="00000000" w:rsidRPr="00000000">
        <w:rPr>
          <w:rtl w:val="0"/>
        </w:rPr>
      </w:r>
    </w:p>
    <w:p w:rsidR="00000000" w:rsidDel="00000000" w:rsidP="00000000" w:rsidRDefault="00000000" w:rsidRPr="00000000" w14:paraId="00000A23">
      <w:pPr>
        <w:spacing w:line="276" w:lineRule="auto"/>
        <w:jc w:val="both"/>
        <w:rPr>
          <w:b w:val="1"/>
        </w:rPr>
      </w:pPr>
      <w:r w:rsidDel="00000000" w:rsidR="00000000" w:rsidRPr="00000000">
        <w:rPr>
          <w:b w:val="1"/>
          <w:rtl w:val="0"/>
        </w:rPr>
        <w:t xml:space="preserve">Key Activities:</w:t>
      </w:r>
    </w:p>
    <w:p w:rsidR="00000000" w:rsidDel="00000000" w:rsidP="00000000" w:rsidRDefault="00000000" w:rsidRPr="00000000" w14:paraId="00000A24">
      <w:pPr>
        <w:numPr>
          <w:ilvl w:val="0"/>
          <w:numId w:val="125"/>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Install hardware on selected borough buses (e.g., Bronx)</w:t>
      </w:r>
    </w:p>
    <w:p w:rsidR="00000000" w:rsidDel="00000000" w:rsidP="00000000" w:rsidRDefault="00000000" w:rsidRPr="00000000" w14:paraId="00000A25">
      <w:pPr>
        <w:numPr>
          <w:ilvl w:val="0"/>
          <w:numId w:val="125"/>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Deliver targeted training to pilot users (OPT staff, school admins, SBC drivers)</w:t>
      </w:r>
    </w:p>
    <w:p w:rsidR="00000000" w:rsidDel="00000000" w:rsidP="00000000" w:rsidRDefault="00000000" w:rsidRPr="00000000" w14:paraId="00000A26">
      <w:pPr>
        <w:numPr>
          <w:ilvl w:val="0"/>
          <w:numId w:val="125"/>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Execute UAT, SIT, and Performance Testing in UAT/staging environments</w:t>
      </w:r>
    </w:p>
    <w:p w:rsidR="00000000" w:rsidDel="00000000" w:rsidP="00000000" w:rsidRDefault="00000000" w:rsidRPr="00000000" w14:paraId="00000A27">
      <w:pPr>
        <w:numPr>
          <w:ilvl w:val="0"/>
          <w:numId w:val="125"/>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Conduct penetration and vulnerability assessments</w:t>
      </w:r>
    </w:p>
    <w:p w:rsidR="00000000" w:rsidDel="00000000" w:rsidP="00000000" w:rsidRDefault="00000000" w:rsidRPr="00000000" w14:paraId="00000A28">
      <w:pPr>
        <w:numPr>
          <w:ilvl w:val="0"/>
          <w:numId w:val="125"/>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Monitor pilot KPIs, document findings, and triage critical feedback</w:t>
      </w:r>
    </w:p>
    <w:p w:rsidR="00000000" w:rsidDel="00000000" w:rsidP="00000000" w:rsidRDefault="00000000" w:rsidRPr="00000000" w14:paraId="00000A29">
      <w:pPr>
        <w:numPr>
          <w:ilvl w:val="0"/>
          <w:numId w:val="125"/>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Finalize and rehearse full data migration strategy and conduct dry runs</w:t>
      </w:r>
    </w:p>
    <w:p w:rsidR="00000000" w:rsidDel="00000000" w:rsidP="00000000" w:rsidRDefault="00000000" w:rsidRPr="00000000" w14:paraId="00000A2A">
      <w:pPr>
        <w:numPr>
          <w:ilvl w:val="0"/>
          <w:numId w:val="125"/>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Draft and validate rollout playbook for phased borough go-lives</w:t>
      </w:r>
    </w:p>
    <w:p w:rsidR="00000000" w:rsidDel="00000000" w:rsidP="00000000" w:rsidRDefault="00000000" w:rsidRPr="00000000" w14:paraId="00000A2B">
      <w:pPr>
        <w:numPr>
          <w:ilvl w:val="0"/>
          <w:numId w:val="125"/>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Initiate hardware rollout in next boroughs concurrently</w:t>
      </w:r>
    </w:p>
    <w:p w:rsidR="00000000" w:rsidDel="00000000" w:rsidP="00000000" w:rsidRDefault="00000000" w:rsidRPr="00000000" w14:paraId="00000A2C">
      <w:pPr>
        <w:spacing w:line="276" w:lineRule="auto"/>
        <w:jc w:val="both"/>
        <w:rPr>
          <w:b w:val="1"/>
        </w:rPr>
      </w:pPr>
      <w:r w:rsidDel="00000000" w:rsidR="00000000" w:rsidRPr="00000000">
        <w:rPr>
          <w:b w:val="1"/>
          <w:rtl w:val="0"/>
        </w:rPr>
        <w:t xml:space="preserve">Deliverables:</w:t>
      </w:r>
    </w:p>
    <w:p w:rsidR="00000000" w:rsidDel="00000000" w:rsidP="00000000" w:rsidRDefault="00000000" w:rsidRPr="00000000" w14:paraId="00000A2D">
      <w:pPr>
        <w:numPr>
          <w:ilvl w:val="0"/>
          <w:numId w:val="135"/>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Pilot hardware and training completed</w:t>
      </w:r>
    </w:p>
    <w:p w:rsidR="00000000" w:rsidDel="00000000" w:rsidP="00000000" w:rsidRDefault="00000000" w:rsidRPr="00000000" w14:paraId="00000A2E">
      <w:pPr>
        <w:numPr>
          <w:ilvl w:val="0"/>
          <w:numId w:val="135"/>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Signed-off UAT and SIT results</w:t>
      </w:r>
    </w:p>
    <w:p w:rsidR="00000000" w:rsidDel="00000000" w:rsidP="00000000" w:rsidRDefault="00000000" w:rsidRPr="00000000" w14:paraId="00000A2F">
      <w:pPr>
        <w:numPr>
          <w:ilvl w:val="0"/>
          <w:numId w:val="135"/>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Documented performance/security testing results</w:t>
      </w:r>
    </w:p>
    <w:p w:rsidR="00000000" w:rsidDel="00000000" w:rsidP="00000000" w:rsidRDefault="00000000" w:rsidRPr="00000000" w14:paraId="00000A30">
      <w:pPr>
        <w:numPr>
          <w:ilvl w:val="0"/>
          <w:numId w:val="135"/>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Live pilot deployment launched and monitored</w:t>
      </w:r>
    </w:p>
    <w:p w:rsidR="00000000" w:rsidDel="00000000" w:rsidP="00000000" w:rsidRDefault="00000000" w:rsidRPr="00000000" w14:paraId="00000A31">
      <w:pPr>
        <w:numPr>
          <w:ilvl w:val="0"/>
          <w:numId w:val="135"/>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Feedback log and resolution tracker</w:t>
      </w:r>
    </w:p>
    <w:p w:rsidR="00000000" w:rsidDel="00000000" w:rsidP="00000000" w:rsidRDefault="00000000" w:rsidRPr="00000000" w14:paraId="00000A32">
      <w:pPr>
        <w:numPr>
          <w:ilvl w:val="0"/>
          <w:numId w:val="135"/>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Data migration plan finalized and dry-tested</w:t>
      </w:r>
    </w:p>
    <w:p w:rsidR="00000000" w:rsidDel="00000000" w:rsidP="00000000" w:rsidRDefault="00000000" w:rsidRPr="00000000" w14:paraId="00000A33">
      <w:pPr>
        <w:numPr>
          <w:ilvl w:val="0"/>
          <w:numId w:val="135"/>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Borough-by-borough rollout guide ready</w:t>
      </w:r>
    </w:p>
    <w:p w:rsidR="00000000" w:rsidDel="00000000" w:rsidP="00000000" w:rsidRDefault="00000000" w:rsidRPr="00000000" w14:paraId="00000A34">
      <w:pPr>
        <w:numPr>
          <w:ilvl w:val="0"/>
          <w:numId w:val="135"/>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PI 4 sprint scope and capacity plan approved</w:t>
      </w:r>
    </w:p>
    <w:p w:rsidR="00000000" w:rsidDel="00000000" w:rsidP="00000000" w:rsidRDefault="00000000" w:rsidRPr="00000000" w14:paraId="00000A35">
      <w:pPr>
        <w:spacing w:line="276" w:lineRule="auto"/>
        <w:jc w:val="both"/>
        <w:rPr>
          <w:b w:val="1"/>
        </w:rPr>
      </w:pPr>
      <w:r w:rsidDel="00000000" w:rsidR="00000000" w:rsidRPr="00000000">
        <w:rPr>
          <w:rtl w:val="0"/>
        </w:rPr>
      </w:r>
    </w:p>
    <w:p w:rsidR="00000000" w:rsidDel="00000000" w:rsidP="00000000" w:rsidRDefault="00000000" w:rsidRPr="00000000" w14:paraId="00000A36">
      <w:pPr>
        <w:spacing w:line="276" w:lineRule="auto"/>
        <w:rPr>
          <w:b w:val="1"/>
        </w:rPr>
      </w:pPr>
      <w:r w:rsidDel="00000000" w:rsidR="00000000" w:rsidRPr="00000000">
        <w:rPr>
          <w:b w:val="1"/>
          <w:rtl w:val="0"/>
        </w:rPr>
        <w:t xml:space="preserve">Phase 4: Phased Production Rollout &amp; Stabilization (Months 10–12)</w:t>
      </w:r>
    </w:p>
    <w:p w:rsidR="00000000" w:rsidDel="00000000" w:rsidP="00000000" w:rsidRDefault="00000000" w:rsidRPr="00000000" w14:paraId="00000A37">
      <w:pPr>
        <w:spacing w:line="276" w:lineRule="auto"/>
        <w:rPr>
          <w:b w:val="1"/>
        </w:rPr>
      </w:pPr>
      <w:r w:rsidDel="00000000" w:rsidR="00000000" w:rsidRPr="00000000">
        <w:rPr>
          <w:b w:val="1"/>
          <w:rtl w:val="0"/>
        </w:rPr>
        <w:t xml:space="preserve">Duration: </w:t>
      </w:r>
      <w:r w:rsidDel="00000000" w:rsidR="00000000" w:rsidRPr="00000000">
        <w:rPr>
          <w:rtl w:val="0"/>
        </w:rPr>
        <w:t xml:space="preserve">12 Weeks</w:t>
      </w:r>
      <w:r w:rsidDel="00000000" w:rsidR="00000000" w:rsidRPr="00000000">
        <w:rPr>
          <w:b w:val="1"/>
          <w:rtl w:val="0"/>
        </w:rPr>
        <w:br w:type="textWrapping"/>
        <w:t xml:space="preserve">Objective: </w:t>
      </w:r>
      <w:r w:rsidDel="00000000" w:rsidR="00000000" w:rsidRPr="00000000">
        <w:rPr>
          <w:rtl w:val="0"/>
        </w:rPr>
        <w:t xml:space="preserve">Complete phased rollout across boroughs, retire legacy systems, and stabilize operations post-go-live.</w:t>
      </w:r>
      <w:r w:rsidDel="00000000" w:rsidR="00000000" w:rsidRPr="00000000">
        <w:rPr>
          <w:rtl w:val="0"/>
        </w:rPr>
      </w:r>
    </w:p>
    <w:p w:rsidR="00000000" w:rsidDel="00000000" w:rsidP="00000000" w:rsidRDefault="00000000" w:rsidRPr="00000000" w14:paraId="00000A38">
      <w:pPr>
        <w:spacing w:line="276" w:lineRule="auto"/>
        <w:jc w:val="both"/>
        <w:rPr>
          <w:b w:val="1"/>
        </w:rPr>
      </w:pPr>
      <w:r w:rsidDel="00000000" w:rsidR="00000000" w:rsidRPr="00000000">
        <w:rPr>
          <w:rtl w:val="0"/>
        </w:rPr>
      </w:r>
    </w:p>
    <w:p w:rsidR="00000000" w:rsidDel="00000000" w:rsidP="00000000" w:rsidRDefault="00000000" w:rsidRPr="00000000" w14:paraId="00000A39">
      <w:pPr>
        <w:spacing w:line="276" w:lineRule="auto"/>
        <w:jc w:val="both"/>
        <w:rPr/>
      </w:pPr>
      <w:r w:rsidDel="00000000" w:rsidR="00000000" w:rsidRPr="00000000">
        <w:rPr>
          <w:b w:val="1"/>
          <w:rtl w:val="0"/>
        </w:rPr>
        <w:t xml:space="preserve">Description: </w:t>
      </w:r>
      <w:r w:rsidDel="00000000" w:rsidR="00000000" w:rsidRPr="00000000">
        <w:rPr>
          <w:rtl w:val="0"/>
        </w:rPr>
        <w:t xml:space="preserve">The final phase delivers the system citywide, decommissions legacy platforms, and ensures long-term sustainability. Each borough goes live in sequence, supported by hypercare, live training, and performance monitoring. Post-go-live activities include help desk operations, continuous system tuning, and knowledge transfer to NYCDOE support teams, culminating in full ownership transition.</w:t>
      </w:r>
    </w:p>
    <w:p w:rsidR="00000000" w:rsidDel="00000000" w:rsidP="00000000" w:rsidRDefault="00000000" w:rsidRPr="00000000" w14:paraId="00000A3A">
      <w:pPr>
        <w:spacing w:line="276" w:lineRule="auto"/>
        <w:jc w:val="both"/>
        <w:rPr>
          <w:b w:val="1"/>
        </w:rPr>
      </w:pPr>
      <w:r w:rsidDel="00000000" w:rsidR="00000000" w:rsidRPr="00000000">
        <w:rPr>
          <w:rtl w:val="0"/>
        </w:rPr>
      </w:r>
    </w:p>
    <w:p w:rsidR="00000000" w:rsidDel="00000000" w:rsidP="00000000" w:rsidRDefault="00000000" w:rsidRPr="00000000" w14:paraId="00000A3B">
      <w:pPr>
        <w:spacing w:line="276" w:lineRule="auto"/>
        <w:jc w:val="both"/>
        <w:rPr>
          <w:b w:val="1"/>
        </w:rPr>
      </w:pPr>
      <w:r w:rsidDel="00000000" w:rsidR="00000000" w:rsidRPr="00000000">
        <w:rPr>
          <w:b w:val="1"/>
          <w:rtl w:val="0"/>
        </w:rPr>
        <w:t xml:space="preserve">Key Activities:</w:t>
      </w:r>
    </w:p>
    <w:p w:rsidR="00000000" w:rsidDel="00000000" w:rsidP="00000000" w:rsidRDefault="00000000" w:rsidRPr="00000000" w14:paraId="00000A3C">
      <w:pPr>
        <w:numPr>
          <w:ilvl w:val="0"/>
          <w:numId w:val="114"/>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Execute production deployments in Manhattan, Brooklyn, Queens, and Staten Island</w:t>
      </w:r>
    </w:p>
    <w:p w:rsidR="00000000" w:rsidDel="00000000" w:rsidP="00000000" w:rsidRDefault="00000000" w:rsidRPr="00000000" w14:paraId="00000A3D">
      <w:pPr>
        <w:numPr>
          <w:ilvl w:val="0"/>
          <w:numId w:val="114"/>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Perform pre-go-live readiness and cutover tasks for each borough</w:t>
      </w:r>
    </w:p>
    <w:p w:rsidR="00000000" w:rsidDel="00000000" w:rsidP="00000000" w:rsidRDefault="00000000" w:rsidRPr="00000000" w14:paraId="00000A3E">
      <w:pPr>
        <w:numPr>
          <w:ilvl w:val="0"/>
          <w:numId w:val="114"/>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Provide just-in-time training sessions for each user group</w:t>
      </w:r>
    </w:p>
    <w:p w:rsidR="00000000" w:rsidDel="00000000" w:rsidP="00000000" w:rsidRDefault="00000000" w:rsidRPr="00000000" w14:paraId="00000A3F">
      <w:pPr>
        <w:numPr>
          <w:ilvl w:val="0"/>
          <w:numId w:val="114"/>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Deliver hypercare support and resolve critical incidents during initial go-live weeks</w:t>
      </w:r>
    </w:p>
    <w:p w:rsidR="00000000" w:rsidDel="00000000" w:rsidP="00000000" w:rsidRDefault="00000000" w:rsidRPr="00000000" w14:paraId="00000A40">
      <w:pPr>
        <w:numPr>
          <w:ilvl w:val="0"/>
          <w:numId w:val="114"/>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Monitor system logs, user adoption metrics, and platform uptime</w:t>
      </w:r>
    </w:p>
    <w:p w:rsidR="00000000" w:rsidDel="00000000" w:rsidP="00000000" w:rsidRDefault="00000000" w:rsidRPr="00000000" w14:paraId="00000A41">
      <w:pPr>
        <w:numPr>
          <w:ilvl w:val="0"/>
          <w:numId w:val="114"/>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Collaborate with NYCDOE IT to decommission existing TMS components</w:t>
      </w:r>
    </w:p>
    <w:p w:rsidR="00000000" w:rsidDel="00000000" w:rsidP="00000000" w:rsidRDefault="00000000" w:rsidRPr="00000000" w14:paraId="00000A42">
      <w:pPr>
        <w:numPr>
          <w:ilvl w:val="0"/>
          <w:numId w:val="114"/>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Conduct transition and handoff to NYCDOE operations and help desk teams</w:t>
      </w:r>
    </w:p>
    <w:p w:rsidR="00000000" w:rsidDel="00000000" w:rsidP="00000000" w:rsidRDefault="00000000" w:rsidRPr="00000000" w14:paraId="00000A43">
      <w:pPr>
        <w:numPr>
          <w:ilvl w:val="0"/>
          <w:numId w:val="114"/>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Finalize and archive project artifacts and closure reports</w:t>
      </w:r>
    </w:p>
    <w:p w:rsidR="00000000" w:rsidDel="00000000" w:rsidP="00000000" w:rsidRDefault="00000000" w:rsidRPr="00000000" w14:paraId="00000A44">
      <w:pPr>
        <w:spacing w:line="276" w:lineRule="auto"/>
        <w:jc w:val="both"/>
        <w:rPr>
          <w:b w:val="1"/>
        </w:rPr>
      </w:pPr>
      <w:r w:rsidDel="00000000" w:rsidR="00000000" w:rsidRPr="00000000">
        <w:rPr>
          <w:rtl w:val="0"/>
        </w:rPr>
      </w:r>
    </w:p>
    <w:p w:rsidR="00000000" w:rsidDel="00000000" w:rsidP="00000000" w:rsidRDefault="00000000" w:rsidRPr="00000000" w14:paraId="00000A45">
      <w:pPr>
        <w:spacing w:line="276" w:lineRule="auto"/>
        <w:jc w:val="both"/>
        <w:rPr>
          <w:b w:val="1"/>
        </w:rPr>
      </w:pPr>
      <w:r w:rsidDel="00000000" w:rsidR="00000000" w:rsidRPr="00000000">
        <w:rPr>
          <w:b w:val="1"/>
          <w:rtl w:val="0"/>
        </w:rPr>
        <w:t xml:space="preserve">Deliverables:</w:t>
      </w:r>
    </w:p>
    <w:p w:rsidR="00000000" w:rsidDel="00000000" w:rsidP="00000000" w:rsidRDefault="00000000" w:rsidRPr="00000000" w14:paraId="00000A46">
      <w:pPr>
        <w:numPr>
          <w:ilvl w:val="0"/>
          <w:numId w:val="156"/>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ConnectTransit operational citywide across all boroughs</w:t>
      </w:r>
    </w:p>
    <w:p w:rsidR="00000000" w:rsidDel="00000000" w:rsidP="00000000" w:rsidRDefault="00000000" w:rsidRPr="00000000" w14:paraId="00000A47">
      <w:pPr>
        <w:numPr>
          <w:ilvl w:val="0"/>
          <w:numId w:val="156"/>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All users trained and onboarded</w:t>
      </w:r>
    </w:p>
    <w:p w:rsidR="00000000" w:rsidDel="00000000" w:rsidP="00000000" w:rsidRDefault="00000000" w:rsidRPr="00000000" w14:paraId="00000A48">
      <w:pPr>
        <w:numPr>
          <w:ilvl w:val="0"/>
          <w:numId w:val="156"/>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Legacy systems fully decommissioned</w:t>
      </w:r>
    </w:p>
    <w:p w:rsidR="00000000" w:rsidDel="00000000" w:rsidP="00000000" w:rsidRDefault="00000000" w:rsidRPr="00000000" w14:paraId="00000A49">
      <w:pPr>
        <w:numPr>
          <w:ilvl w:val="0"/>
          <w:numId w:val="156"/>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SLA thresholds met for stability and performance</w:t>
      </w:r>
    </w:p>
    <w:p w:rsidR="00000000" w:rsidDel="00000000" w:rsidP="00000000" w:rsidRDefault="00000000" w:rsidRPr="00000000" w14:paraId="00000A4A">
      <w:pPr>
        <w:numPr>
          <w:ilvl w:val="0"/>
          <w:numId w:val="156"/>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Final project documentation and knowledge transfer completed</w:t>
      </w:r>
    </w:p>
    <w:p w:rsidR="00000000" w:rsidDel="00000000" w:rsidP="00000000" w:rsidRDefault="00000000" w:rsidRPr="00000000" w14:paraId="00000A4B">
      <w:pPr>
        <w:numPr>
          <w:ilvl w:val="0"/>
          <w:numId w:val="156"/>
        </w:numPr>
        <w:spacing w:line="240" w:lineRule="auto"/>
        <w:ind w:left="720" w:hanging="360"/>
        <w:jc w:val="both"/>
        <w:rPr>
          <w:rFonts w:ascii="Noto Sans Symbols" w:cs="Noto Sans Symbols" w:eastAsia="Noto Sans Symbols" w:hAnsi="Noto Sans Symbols"/>
          <w:sz w:val="20"/>
          <w:szCs w:val="20"/>
        </w:rPr>
      </w:pPr>
      <w:r w:rsidDel="00000000" w:rsidR="00000000" w:rsidRPr="00000000">
        <w:rPr>
          <w:rtl w:val="0"/>
        </w:rPr>
        <w:t xml:space="preserve">NYCDOE acceptance and project closure formalized</w:t>
      </w:r>
    </w:p>
    <w:p w:rsidR="00000000" w:rsidDel="00000000" w:rsidP="00000000" w:rsidRDefault="00000000" w:rsidRPr="00000000" w14:paraId="00000A4C">
      <w:pPr>
        <w:spacing w:line="240" w:lineRule="auto"/>
        <w:jc w:val="both"/>
        <w:rPr/>
      </w:pPr>
      <w:r w:rsidDel="00000000" w:rsidR="00000000" w:rsidRPr="00000000">
        <w:rPr>
          <w:rtl w:val="0"/>
        </w:rPr>
      </w:r>
    </w:p>
    <w:p w:rsidR="00000000" w:rsidDel="00000000" w:rsidP="00000000" w:rsidRDefault="00000000" w:rsidRPr="00000000" w14:paraId="00000A4D">
      <w:pPr>
        <w:pStyle w:val="Heading2"/>
        <w:keepNext w:val="0"/>
        <w:keepLines w:val="0"/>
        <w:pBdr>
          <w:bottom w:color="999999" w:space="2" w:sz="6" w:val="single"/>
        </w:pBdr>
        <w:spacing w:after="180" w:before="400" w:line="276" w:lineRule="auto"/>
        <w:rPr>
          <w:b w:val="1"/>
          <w:color w:val="003366"/>
          <w:sz w:val="34"/>
          <w:szCs w:val="34"/>
        </w:rPr>
      </w:pPr>
      <w:r w:rsidDel="00000000" w:rsidR="00000000" w:rsidRPr="00000000">
        <w:rPr>
          <w:b w:val="1"/>
          <w:color w:val="003366"/>
          <w:sz w:val="34"/>
          <w:szCs w:val="34"/>
          <w:rtl w:val="0"/>
        </w:rPr>
        <w:t xml:space="preserve">4.3 Requirement Management</w:t>
      </w:r>
    </w:p>
    <w:p w:rsidR="00000000" w:rsidDel="00000000" w:rsidP="00000000" w:rsidRDefault="00000000" w:rsidRPr="00000000" w14:paraId="00000A4E">
      <w:pPr>
        <w:spacing w:line="276" w:lineRule="auto"/>
        <w:jc w:val="both"/>
        <w:rPr/>
      </w:pPr>
      <w:r w:rsidDel="00000000" w:rsidR="00000000" w:rsidRPr="00000000">
        <w:rPr>
          <w:rtl w:val="0"/>
        </w:rPr>
        <w:t xml:space="preserve">The objective of our Requirements Management process is to systematically elicit, analyze, document, validate, prioritize, and manage all functional, non-functional, data, security, and integration requirements across the entire project lifecycle. This structured approach ensures that every aspect of the ConnectTransit solution remains clearly aligned with NYCDOE’s strategic goals and operational needs. Our methodology follows an iterative, Agile-integrated process, allowing requirements to evolve organically through continuous stakeholder feedback and discovery. These activities are embedded within the Origination, Initiation, Planning, and Analysis phases of the SDLC, ensuring that requirements remain current, testable, and actionable throughout the development cycle.</w:t>
      </w:r>
    </w:p>
    <w:p w:rsidR="00000000" w:rsidDel="00000000" w:rsidP="00000000" w:rsidRDefault="00000000" w:rsidRPr="00000000" w14:paraId="00000A4F">
      <w:pPr>
        <w:spacing w:line="276" w:lineRule="auto"/>
        <w:jc w:val="both"/>
        <w:rPr/>
      </w:pPr>
      <w:r w:rsidDel="00000000" w:rsidR="00000000" w:rsidRPr="00000000">
        <w:rPr>
          <w:rtl w:val="0"/>
        </w:rPr>
      </w:r>
    </w:p>
    <w:p w:rsidR="00000000" w:rsidDel="00000000" w:rsidP="00000000" w:rsidRDefault="00000000" w:rsidRPr="00000000" w14:paraId="00000A50">
      <w:pPr>
        <w:spacing w:line="276" w:lineRule="auto"/>
        <w:jc w:val="both"/>
        <w:rPr/>
      </w:pPr>
      <w:r w:rsidDel="00000000" w:rsidR="00000000" w:rsidRPr="00000000">
        <w:rPr>
          <w:rtl w:val="0"/>
        </w:rPr>
        <w:t xml:space="preserve">Sub-phases &amp; key milestones:</w:t>
      </w:r>
    </w:p>
    <w:p w:rsidR="00000000" w:rsidDel="00000000" w:rsidP="00000000" w:rsidRDefault="00000000" w:rsidRPr="00000000" w14:paraId="00000A51">
      <w:pPr>
        <w:numPr>
          <w:ilvl w:val="0"/>
          <w:numId w:val="5"/>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Stakeholder identification and elicitation</w:t>
      </w:r>
      <w:r w:rsidDel="00000000" w:rsidR="00000000" w:rsidRPr="00000000">
        <w:rPr>
          <w:rFonts w:ascii="Calibri" w:cs="Calibri" w:eastAsia="Calibri" w:hAnsi="Calibri"/>
          <w:sz w:val="24"/>
          <w:szCs w:val="24"/>
          <w:rtl w:val="0"/>
        </w:rPr>
        <w:t xml:space="preserve">: this is an ongoing process that begins with a thorough review of the RFP and project kickoff activities to identify key stakeholders. Followed by continuous and structured engagement through methods such as Joint Application Development (JAD) workshops, one-on-one interviews with subject matter experts from OPT, school administrators, Service Bus Coordinators (SBCs), drivers, and parents, as well as surveys, direct observation, and analysis of existing systems. These efforts are informed and guided by Section 3 of the RFP. The outcome of this process is the development and maintenance of a comprehensive Stakeholder Register and a formal Communication Plan, serving as critical milestones for ensuring all voices are represented and communication is effectively managed throughout the project.</w:t>
      </w:r>
    </w:p>
    <w:p w:rsidR="00000000" w:rsidDel="00000000" w:rsidP="00000000" w:rsidRDefault="00000000" w:rsidRPr="00000000" w14:paraId="00000A52">
      <w:pPr>
        <w:numPr>
          <w:ilvl w:val="0"/>
          <w:numId w:val="5"/>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Analysis and Modelling</w:t>
      </w:r>
      <w:r w:rsidDel="00000000" w:rsidR="00000000" w:rsidRPr="00000000">
        <w:rPr>
          <w:rFonts w:ascii="Calibri" w:cs="Calibri" w:eastAsia="Calibri" w:hAnsi="Calibri"/>
          <w:sz w:val="24"/>
          <w:szCs w:val="24"/>
          <w:rtl w:val="0"/>
        </w:rPr>
        <w:t xml:space="preserve">: following an iterative approach in alignment with Agile practices, decomposing high-level needs into Epics, Features, and User Stories managed within JIRA. This decomposition ensures traceability and clarity of scope. To visualize and analyze processes, we leverage Use Case modeling, BPMN 2.0 (using tools such as Lucidchart), User Story Mapping, and Data Modeling techniques. These models help identify business logic, dependencies, and integration points. A Gap Analysis is conducted to highlight variances between current and target states, while a Technical Feasibility Study is performed for complex or high-risk requirements. Key deliverables from this phase include Initial Process Models, a High-Level Data Model, and a Feasibility Study Report, which collectively guide the refinement of functional and technical requirements.</w:t>
      </w:r>
    </w:p>
    <w:p w:rsidR="00000000" w:rsidDel="00000000" w:rsidP="00000000" w:rsidRDefault="00000000" w:rsidRPr="00000000" w14:paraId="00000A53">
      <w:pPr>
        <w:numPr>
          <w:ilvl w:val="0"/>
          <w:numId w:val="5"/>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Specification</w:t>
      </w:r>
      <w:r w:rsidDel="00000000" w:rsidR="00000000" w:rsidRPr="00000000">
        <w:rPr>
          <w:rFonts w:ascii="Calibri" w:cs="Calibri" w:eastAsia="Calibri" w:hAnsi="Calibri"/>
          <w:sz w:val="24"/>
          <w:szCs w:val="24"/>
          <w:rtl w:val="0"/>
        </w:rPr>
        <w:t xml:space="preserve"> phase begins with documenting high-level business needs in a Business Requirements Document (BRD) and Vision document, establishing the foundation for more detailed elaboration. These initial inputs are progressively refined into granular User Stories within JIRA, ensuring alignment with Agile delivery. Each User Story includes clearly defined and testable Acceptance Criteria, typically articulated using Gherkin syntax (Given/When/Then) to support both manual and automated validation. In parallel, non-functional requirements (NFRs) are captured with explicit, measurable criteria to ensure quality attributes such as performance, security, and scalability are fully addressed. Milestones for this phase include a baselined BRD/Vision document and a continuously evolving, prioritized Product Backlog that reflects NYCDOE’s expectations.</w:t>
      </w:r>
    </w:p>
    <w:p w:rsidR="00000000" w:rsidDel="00000000" w:rsidP="00000000" w:rsidRDefault="00000000" w:rsidRPr="00000000" w14:paraId="00000A54">
      <w:pPr>
        <w:numPr>
          <w:ilvl w:val="0"/>
          <w:numId w:val="5"/>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Validation and review of requirements</w:t>
      </w:r>
      <w:r w:rsidDel="00000000" w:rsidR="00000000" w:rsidRPr="00000000">
        <w:rPr>
          <w:rFonts w:ascii="Calibri" w:cs="Calibri" w:eastAsia="Calibri" w:hAnsi="Calibri"/>
          <w:sz w:val="24"/>
          <w:szCs w:val="24"/>
          <w:rtl w:val="0"/>
        </w:rPr>
        <w:t xml:space="preserve">: it is a continuous and collaborative process aimed at ensuring clarity, completeness, and alignment with stakeholder expectations. This is achieved through regular stakeholder review sessions, including backlog grooming and sprint reviews, where feedback is gathered and incorporated iteratively. Usability and functional expectations are further validated through prototype testing, enabling early visibility into the solution design. Additionally, static testing techniques, such as peer reviews conducted by QA and Business Analysts, are employed to assess the clarity and testability of the documented requirements. The primary milestone for this activity is the creation and maintenance of comprehensive Requirements Review Records, which provide traceability and accountability throughout the lifecycle.</w:t>
      </w:r>
    </w:p>
    <w:p w:rsidR="00000000" w:rsidDel="00000000" w:rsidP="00000000" w:rsidRDefault="00000000" w:rsidRPr="00000000" w14:paraId="00000A55">
      <w:pPr>
        <w:numPr>
          <w:ilvl w:val="0"/>
          <w:numId w:val="5"/>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Prioritization and backlog management</w:t>
      </w:r>
      <w:r w:rsidDel="00000000" w:rsidR="00000000" w:rsidRPr="00000000">
        <w:rPr>
          <w:rFonts w:ascii="Calibri" w:cs="Calibri" w:eastAsia="Calibri" w:hAnsi="Calibri"/>
          <w:sz w:val="24"/>
          <w:szCs w:val="24"/>
          <w:rtl w:val="0"/>
        </w:rPr>
        <w:t xml:space="preserve"> are ongoing activities driven by the NYCDOE Product Owner (PO), who oversees the JIRA-based Product Backlog to ensure alignment with program goals and stakeholder needs. Prioritization is carried out using industry-standard techniques such as MoSCoW analysis, Weighted Shortest Job First (WSJF), and stack ranking to balance business value, urgency, and technical feasibility. Regular backlog refinement sessions are conducted to review and update User Stories, ensuring they meet the Definition of Ready (DoR) criteria before entering a sprint. This continuous refinement process helps maintain a delivery-ready pipeline, enabling efficient and high-quality sprint execution.</w:t>
      </w:r>
    </w:p>
    <w:p w:rsidR="00000000" w:rsidDel="00000000" w:rsidP="00000000" w:rsidRDefault="00000000" w:rsidRPr="00000000" w14:paraId="00000A56">
      <w:pPr>
        <w:numPr>
          <w:ilvl w:val="0"/>
          <w:numId w:val="5"/>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Traceability</w:t>
      </w:r>
      <w:r w:rsidDel="00000000" w:rsidR="00000000" w:rsidRPr="00000000">
        <w:rPr>
          <w:rFonts w:ascii="Calibri" w:cs="Calibri" w:eastAsia="Calibri" w:hAnsi="Calibri"/>
          <w:sz w:val="24"/>
          <w:szCs w:val="24"/>
          <w:rtl w:val="0"/>
        </w:rPr>
        <w:t xml:space="preserve"> is maintained as a continuous process to ensure full alignment between NYCDOE’s original requirements and the final solution deliverables. An end-to-end Requirements Traceability Matrix (RTM) is established and managed using JIRA, with integrations to tools like Xray or Zephyr and Confluence. This enables seamless mapping across all stages of the delivery lifecycle—from RFP Requirements to Epics, Features, User Stories, Design Artifacts, Code Modules, Test Cases, and ultimately, Defects. This structured traceability ensures that all business and technical requirements are adequately addressed, tested, and validated, supporting auditability, impact analysis, and compliance. The key milestone for this activity is the successful establishment and ongoing maintenance of a comprehensive RTM.</w:t>
      </w:r>
    </w:p>
    <w:p w:rsidR="00000000" w:rsidDel="00000000" w:rsidP="00000000" w:rsidRDefault="00000000" w:rsidRPr="00000000" w14:paraId="00000A57">
      <w:pPr>
        <w:numPr>
          <w:ilvl w:val="0"/>
          <w:numId w:val="5"/>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Change management</w:t>
      </w:r>
      <w:r w:rsidDel="00000000" w:rsidR="00000000" w:rsidRPr="00000000">
        <w:rPr>
          <w:rFonts w:ascii="Calibri" w:cs="Calibri" w:eastAsia="Calibri" w:hAnsi="Calibri"/>
          <w:sz w:val="24"/>
          <w:szCs w:val="24"/>
          <w:rtl w:val="0"/>
        </w:rPr>
        <w:t xml:space="preserve"> is conducted through a formal Change Control Process established within JIRA, ensuring that any modifications to the requirements or scope are systematically evaluated and governed. A Change Control Board (CCB) comprising representatives from both NYCDOE and Sentry reviews all change requests, including a structured impact analysis assessing implications on scope, schedule, cost, and quality. Based on this evaluation, the CCB formally approves or rejects proposed changes. This disciplined approach ensures transparency, accountability, and alignment with stakeholder expectations. The primary milestone for this activity is the establishment of an operational Change Control Process and the ongoing maintenance of a comprehensive Change Log.</w:t>
      </w:r>
    </w:p>
    <w:p w:rsidR="00000000" w:rsidDel="00000000" w:rsidP="00000000" w:rsidRDefault="00000000" w:rsidRPr="00000000" w14:paraId="00000A58">
      <w:pPr>
        <w:spacing w:line="276" w:lineRule="auto"/>
        <w:jc w:val="both"/>
        <w:rPr/>
      </w:pPr>
      <w:r w:rsidDel="00000000" w:rsidR="00000000" w:rsidRPr="00000000">
        <w:rPr>
          <w:rtl w:val="0"/>
        </w:rPr>
      </w:r>
    </w:p>
    <w:p w:rsidR="00000000" w:rsidDel="00000000" w:rsidP="00000000" w:rsidRDefault="00000000" w:rsidRPr="00000000" w14:paraId="00000A59">
      <w:pPr>
        <w:spacing w:line="276" w:lineRule="auto"/>
        <w:jc w:val="both"/>
        <w:rPr/>
      </w:pPr>
      <w:r w:rsidDel="00000000" w:rsidR="00000000" w:rsidRPr="00000000">
        <w:rPr>
          <w:rtl w:val="0"/>
        </w:rPr>
        <w:t xml:space="preserve">Requirement sign-off is conducted in a phased manner, with formal approvals obtained from NYCDOE Product Owners (POs) at key project milestones. This ensures that all stakeholders are aligned on the scope, completeness, and clarity of the documented requirements before progressing to subsequent phases of the SDLC. By establishing requirement baselines at defined checkpoints, the project maintains controlled scope boundaries while minimizing the risk of rework or misalignment. Each sign-off serves as a formal acknowledgment that the captured requirements accurately reflect NYCDOE’s expectations and are ready for design, development, and testing activities.</w:t>
      </w:r>
    </w:p>
    <w:p w:rsidR="00000000" w:rsidDel="00000000" w:rsidP="00000000" w:rsidRDefault="00000000" w:rsidRPr="00000000" w14:paraId="00000A5A">
      <w:pPr>
        <w:pStyle w:val="Heading2"/>
        <w:keepNext w:val="0"/>
        <w:keepLines w:val="0"/>
        <w:pBdr>
          <w:bottom w:color="999999" w:space="2" w:sz="6" w:val="single"/>
        </w:pBdr>
        <w:spacing w:after="180" w:before="400" w:line="276" w:lineRule="auto"/>
        <w:rPr>
          <w:b w:val="1"/>
          <w:color w:val="003366"/>
          <w:sz w:val="34"/>
          <w:szCs w:val="34"/>
        </w:rPr>
      </w:pPr>
      <w:r w:rsidDel="00000000" w:rsidR="00000000" w:rsidRPr="00000000">
        <w:rPr>
          <w:b w:val="1"/>
          <w:color w:val="003366"/>
          <w:sz w:val="34"/>
          <w:szCs w:val="34"/>
          <w:rtl w:val="0"/>
        </w:rPr>
        <w:t xml:space="preserve">4.4 Design – UI/UX, Architecture and Security</w:t>
      </w:r>
    </w:p>
    <w:p w:rsidR="00000000" w:rsidDel="00000000" w:rsidP="00000000" w:rsidRDefault="00000000" w:rsidRPr="00000000" w14:paraId="00000A5B">
      <w:pPr>
        <w:spacing w:line="276" w:lineRule="auto"/>
        <w:jc w:val="both"/>
        <w:rPr/>
      </w:pPr>
      <w:r w:rsidDel="00000000" w:rsidR="00000000" w:rsidRPr="00000000">
        <w:rPr>
          <w:rtl w:val="0"/>
        </w:rPr>
        <w:t xml:space="preserve">Design (UX/UI, Architecture, Security) focuses on transforming validated requirements into comprehensive, user-centric, scalable, and secure designs. This ensures a clear blueprint for development while maintaining compliance with technical and non-functional requirements. Aligned with the Design Phase of the SDLC, the approach follows an iterative model integrated with Agile sprints, establishing foundational architecture and UX patterns early in the process.</w:t>
      </w:r>
    </w:p>
    <w:p w:rsidR="00000000" w:rsidDel="00000000" w:rsidP="00000000" w:rsidRDefault="00000000" w:rsidRPr="00000000" w14:paraId="00000A5C">
      <w:pPr>
        <w:spacing w:line="276" w:lineRule="auto"/>
        <w:jc w:val="both"/>
        <w:rPr/>
      </w:pPr>
      <w:r w:rsidDel="00000000" w:rsidR="00000000" w:rsidRPr="00000000">
        <w:rPr>
          <w:rtl w:val="0"/>
        </w:rPr>
        <w:t xml:space="preserve">The design follows Domain-Driven Design (DDD) and AWS Well-Architected principles to ensure scalability and security. Best practices such as secure-by-design, API-first development, and infrastructure as code (IaC) are applied. All designs are documented in Confluence using C4 modeling and continuously updated throughout the project lifecycle.</w:t>
      </w:r>
    </w:p>
    <w:p w:rsidR="00000000" w:rsidDel="00000000" w:rsidP="00000000" w:rsidRDefault="00000000" w:rsidRPr="00000000" w14:paraId="00000A5D">
      <w:pPr>
        <w:spacing w:line="276" w:lineRule="auto"/>
        <w:jc w:val="both"/>
        <w:rPr/>
      </w:pPr>
      <w:r w:rsidDel="00000000" w:rsidR="00000000" w:rsidRPr="00000000">
        <w:rPr>
          <w:rtl w:val="0"/>
        </w:rPr>
      </w:r>
    </w:p>
    <w:p w:rsidR="00000000" w:rsidDel="00000000" w:rsidP="00000000" w:rsidRDefault="00000000" w:rsidRPr="00000000" w14:paraId="00000A5E">
      <w:pPr>
        <w:spacing w:line="276" w:lineRule="auto"/>
        <w:jc w:val="both"/>
        <w:rPr/>
      </w:pPr>
      <w:r w:rsidDel="00000000" w:rsidR="00000000" w:rsidRPr="00000000">
        <w:rPr>
          <w:rtl w:val="0"/>
        </w:rPr>
        <w:t xml:space="preserve">Sub-phases &amp; Key Milestones:</w:t>
      </w:r>
    </w:p>
    <w:p w:rsidR="00000000" w:rsidDel="00000000" w:rsidP="00000000" w:rsidRDefault="00000000" w:rsidRPr="00000000" w14:paraId="00000A5F">
      <w:pPr>
        <w:numPr>
          <w:ilvl w:val="0"/>
          <w:numId w:val="137"/>
        </w:numPr>
        <w:spacing w:line="276"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High-Level Architecture Design </w:t>
      </w:r>
    </w:p>
    <w:p w:rsidR="00000000" w:rsidDel="00000000" w:rsidP="00000000" w:rsidRDefault="00000000" w:rsidRPr="00000000" w14:paraId="00000A60">
      <w:pPr>
        <w:spacing w:line="276" w:lineRule="auto"/>
        <w:jc w:val="both"/>
        <w:rPr/>
      </w:pPr>
      <w:r w:rsidDel="00000000" w:rsidR="00000000" w:rsidRPr="00000000">
        <w:rPr>
          <w:rtl w:val="0"/>
        </w:rPr>
        <w:t xml:space="preserve">The system architecture follows a microservices-based approach, leveraging AWS GovCloud for security and scalability. The design includes key components such as Aurora PostgreSQL, Kafka/MSK for event-driven processing, and secure integration strategies. Deployment is structured to ensure resilience, with defined security measures including VPC segmentation, security groups, WAF, and IAM policies.</w:t>
      </w:r>
    </w:p>
    <w:p w:rsidR="00000000" w:rsidDel="00000000" w:rsidP="00000000" w:rsidRDefault="00000000" w:rsidRPr="00000000" w14:paraId="00000A61">
      <w:pPr>
        <w:spacing w:line="276" w:lineRule="auto"/>
        <w:jc w:val="both"/>
        <w:rPr/>
      </w:pPr>
      <w:r w:rsidDel="00000000" w:rsidR="00000000" w:rsidRPr="00000000">
        <w:rPr>
          <w:rtl w:val="0"/>
        </w:rPr>
      </w:r>
    </w:p>
    <w:p w:rsidR="00000000" w:rsidDel="00000000" w:rsidP="00000000" w:rsidRDefault="00000000" w:rsidRPr="00000000" w14:paraId="00000A62">
      <w:pPr>
        <w:spacing w:line="276" w:lineRule="auto"/>
        <w:jc w:val="both"/>
        <w:rPr/>
      </w:pPr>
      <w:r w:rsidDel="00000000" w:rsidR="00000000" w:rsidRPr="00000000">
        <w:rPr>
          <w:highlight w:val="yellow"/>
          <w:rtl w:val="0"/>
        </w:rPr>
        <w:t xml:space="preserve">&lt;to include AWS Portal Arch.jpg - Figure 1&gt;</w:t>
      </w:r>
      <w:r w:rsidDel="00000000" w:rsidR="00000000" w:rsidRPr="00000000">
        <w:rPr>
          <w:rtl w:val="0"/>
        </w:rPr>
      </w:r>
    </w:p>
    <w:p w:rsidR="00000000" w:rsidDel="00000000" w:rsidP="00000000" w:rsidRDefault="00000000" w:rsidRPr="00000000" w14:paraId="00000A63">
      <w:pPr>
        <w:spacing w:line="276" w:lineRule="auto"/>
        <w:jc w:val="both"/>
        <w:rPr>
          <w:b w:val="1"/>
        </w:rPr>
      </w:pPr>
      <w:r w:rsidDel="00000000" w:rsidR="00000000" w:rsidRPr="00000000">
        <w:rPr>
          <w:rtl w:val="0"/>
        </w:rPr>
      </w:r>
    </w:p>
    <w:p w:rsidR="00000000" w:rsidDel="00000000" w:rsidP="00000000" w:rsidRDefault="00000000" w:rsidRPr="00000000" w14:paraId="00000A64">
      <w:pPr>
        <w:numPr>
          <w:ilvl w:val="0"/>
          <w:numId w:val="137"/>
        </w:numPr>
        <w:spacing w:line="276"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UX/UI Design</w:t>
      </w:r>
    </w:p>
    <w:p w:rsidR="00000000" w:rsidDel="00000000" w:rsidP="00000000" w:rsidRDefault="00000000" w:rsidRPr="00000000" w14:paraId="00000A65">
      <w:pPr>
        <w:spacing w:line="276" w:lineRule="auto"/>
        <w:jc w:val="both"/>
        <w:rPr/>
      </w:pPr>
      <w:r w:rsidDel="00000000" w:rsidR="00000000" w:rsidRPr="00000000">
        <w:rPr>
          <w:rtl w:val="0"/>
        </w:rPr>
        <w:t xml:space="preserve">The user experience (UX) and interface design (UI) process is research-driven, beginning with persona development and user journey mapping. Information architecture (IA) is defined early, followed by wireframing in Figma, high-fidelity mockups adhering to the NYCDOE Style Guide, and interactive prototypes for validation. The design ensures WCAG 2.1 AA compliance (accessibility), multi-language support, and an evolving Design System maintained in Storybook.</w:t>
      </w:r>
    </w:p>
    <w:p w:rsidR="00000000" w:rsidDel="00000000" w:rsidP="00000000" w:rsidRDefault="00000000" w:rsidRPr="00000000" w14:paraId="00000A66">
      <w:pPr>
        <w:spacing w:line="276" w:lineRule="auto"/>
        <w:jc w:val="both"/>
        <w:rPr/>
      </w:pPr>
      <w:r w:rsidDel="00000000" w:rsidR="00000000" w:rsidRPr="00000000">
        <w:rPr>
          <w:rtl w:val="0"/>
        </w:rPr>
      </w:r>
    </w:p>
    <w:p w:rsidR="00000000" w:rsidDel="00000000" w:rsidP="00000000" w:rsidRDefault="00000000" w:rsidRPr="00000000" w14:paraId="00000A67">
      <w:pPr>
        <w:numPr>
          <w:ilvl w:val="0"/>
          <w:numId w:val="137"/>
        </w:numPr>
        <w:spacing w:line="276"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Low-Level Design </w:t>
      </w:r>
    </w:p>
    <w:p w:rsidR="00000000" w:rsidDel="00000000" w:rsidP="00000000" w:rsidRDefault="00000000" w:rsidRPr="00000000" w14:paraId="00000A68">
      <w:pPr>
        <w:spacing w:line="276" w:lineRule="auto"/>
        <w:jc w:val="both"/>
        <w:rPr/>
      </w:pPr>
      <w:r w:rsidDel="00000000" w:rsidR="00000000" w:rsidRPr="00000000">
        <w:rPr>
          <w:rtl w:val="0"/>
        </w:rPr>
        <w:t xml:space="preserve">Low-level design (LLD) provides detailed specifications for microservices, API definitions (OpenAPI), database schemas (ERDs), and core algorithms. The LLD aligns closely with Agile development, ensuring that each user story or feature has a documented and approved design before implementation.</w:t>
      </w:r>
    </w:p>
    <w:p w:rsidR="00000000" w:rsidDel="00000000" w:rsidP="00000000" w:rsidRDefault="00000000" w:rsidRPr="00000000" w14:paraId="00000A69">
      <w:pPr>
        <w:spacing w:line="276" w:lineRule="auto"/>
        <w:jc w:val="both"/>
        <w:rPr/>
      </w:pPr>
      <w:r w:rsidDel="00000000" w:rsidR="00000000" w:rsidRPr="00000000">
        <w:rPr>
          <w:rtl w:val="0"/>
        </w:rPr>
      </w:r>
    </w:p>
    <w:p w:rsidR="00000000" w:rsidDel="00000000" w:rsidP="00000000" w:rsidRDefault="00000000" w:rsidRPr="00000000" w14:paraId="00000A6A">
      <w:pPr>
        <w:numPr>
          <w:ilvl w:val="0"/>
          <w:numId w:val="137"/>
        </w:numPr>
        <w:spacing w:line="276"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API Design &amp; Contracts </w:t>
      </w:r>
    </w:p>
    <w:p w:rsidR="00000000" w:rsidDel="00000000" w:rsidP="00000000" w:rsidRDefault="00000000" w:rsidRPr="00000000" w14:paraId="00000A6B">
      <w:pPr>
        <w:spacing w:line="276" w:lineRule="auto"/>
        <w:jc w:val="both"/>
        <w:rPr/>
      </w:pPr>
      <w:r w:rsidDel="00000000" w:rsidR="00000000" w:rsidRPr="00000000">
        <w:rPr>
          <w:rtl w:val="0"/>
        </w:rPr>
        <w:t xml:space="preserve">APIs follow an API-first approach, with specifications defined in OpenAPI Specification (OAS). API contracts are published and versioned using tools like SwaggerHub or Postman, ensuring consistency and alignment across integrations.</w:t>
      </w:r>
    </w:p>
    <w:p w:rsidR="00000000" w:rsidDel="00000000" w:rsidP="00000000" w:rsidRDefault="00000000" w:rsidRPr="00000000" w14:paraId="00000A6C">
      <w:pPr>
        <w:spacing w:line="276" w:lineRule="auto"/>
        <w:jc w:val="both"/>
        <w:rPr/>
      </w:pPr>
      <w:r w:rsidDel="00000000" w:rsidR="00000000" w:rsidRPr="00000000">
        <w:rPr>
          <w:rtl w:val="0"/>
        </w:rPr>
      </w:r>
    </w:p>
    <w:p w:rsidR="00000000" w:rsidDel="00000000" w:rsidP="00000000" w:rsidRDefault="00000000" w:rsidRPr="00000000" w14:paraId="00000A6D">
      <w:pPr>
        <w:numPr>
          <w:ilvl w:val="0"/>
          <w:numId w:val="137"/>
        </w:numPr>
        <w:spacing w:line="276"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Database Design </w:t>
      </w:r>
    </w:p>
    <w:p w:rsidR="00000000" w:rsidDel="00000000" w:rsidP="00000000" w:rsidRDefault="00000000" w:rsidRPr="00000000" w14:paraId="00000A6E">
      <w:pPr>
        <w:spacing w:line="276" w:lineRule="auto"/>
        <w:jc w:val="both"/>
        <w:rPr/>
      </w:pPr>
      <w:r w:rsidDel="00000000" w:rsidR="00000000" w:rsidRPr="00000000">
        <w:rPr>
          <w:rtl w:val="0"/>
        </w:rPr>
        <w:t xml:space="preserve">The database design follows a structured approach, defining logical and physical data models for Aurora PostgreSQL. Optimization techniques such as indexing, partitioning, and schema versioning ensure high performance and maintainability.</w:t>
      </w:r>
    </w:p>
    <w:p w:rsidR="00000000" w:rsidDel="00000000" w:rsidP="00000000" w:rsidRDefault="00000000" w:rsidRPr="00000000" w14:paraId="00000A6F">
      <w:pPr>
        <w:spacing w:line="276" w:lineRule="auto"/>
        <w:jc w:val="both"/>
        <w:rPr/>
      </w:pPr>
      <w:r w:rsidDel="00000000" w:rsidR="00000000" w:rsidRPr="00000000">
        <w:rPr>
          <w:rtl w:val="0"/>
        </w:rPr>
      </w:r>
    </w:p>
    <w:p w:rsidR="00000000" w:rsidDel="00000000" w:rsidP="00000000" w:rsidRDefault="00000000" w:rsidRPr="00000000" w14:paraId="00000A70">
      <w:pPr>
        <w:numPr>
          <w:ilvl w:val="0"/>
          <w:numId w:val="137"/>
        </w:numPr>
        <w:spacing w:line="276"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Security Design </w:t>
      </w:r>
    </w:p>
    <w:p w:rsidR="00000000" w:rsidDel="00000000" w:rsidP="00000000" w:rsidRDefault="00000000" w:rsidRPr="00000000" w14:paraId="00000A71">
      <w:pPr>
        <w:spacing w:line="276" w:lineRule="auto"/>
        <w:jc w:val="both"/>
        <w:rPr/>
      </w:pPr>
      <w:r w:rsidDel="00000000" w:rsidR="00000000" w:rsidRPr="00000000">
        <w:rPr>
          <w:rtl w:val="0"/>
        </w:rPr>
        <w:t xml:space="preserve">A threat modeling approach (STRIDE) is applied to define security controls. Authentication and authorization mechanisms leverage AWS Cognito with SAML, while encryption standards include TLS/AES via AWS KMS. Security layers such as WAF, Security Groups, and AWS Secrets Manager protect data and access. Compliance is mapped to FERPA, HIPAA, and NYCDOE security policies (Appendix I/J).</w:t>
      </w:r>
    </w:p>
    <w:p w:rsidR="00000000" w:rsidDel="00000000" w:rsidP="00000000" w:rsidRDefault="00000000" w:rsidRPr="00000000" w14:paraId="00000A72">
      <w:pPr>
        <w:spacing w:line="276" w:lineRule="auto"/>
        <w:jc w:val="both"/>
        <w:rPr/>
      </w:pPr>
      <w:r w:rsidDel="00000000" w:rsidR="00000000" w:rsidRPr="00000000">
        <w:rPr>
          <w:rtl w:val="0"/>
        </w:rPr>
      </w:r>
    </w:p>
    <w:p w:rsidR="00000000" w:rsidDel="00000000" w:rsidP="00000000" w:rsidRDefault="00000000" w:rsidRPr="00000000" w14:paraId="00000A73">
      <w:pPr>
        <w:numPr>
          <w:ilvl w:val="0"/>
          <w:numId w:val="137"/>
        </w:numPr>
        <w:spacing w:line="276"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Design Review &amp; Approval </w:t>
      </w:r>
    </w:p>
    <w:p w:rsidR="00000000" w:rsidDel="00000000" w:rsidP="00000000" w:rsidRDefault="00000000" w:rsidRPr="00000000" w14:paraId="00000A74">
      <w:pPr>
        <w:spacing w:line="276" w:lineRule="auto"/>
        <w:jc w:val="both"/>
        <w:rPr/>
      </w:pPr>
      <w:r w:rsidDel="00000000" w:rsidR="00000000" w:rsidRPr="00000000">
        <w:rPr>
          <w:rtl w:val="0"/>
        </w:rPr>
        <w:t xml:space="preserve">Formal peer and stakeholder reviews ensure alignment with architectural best practices. The Architecture Review Board (ARB) and security reviews validate HLD, LLDs, UX, APIs, and security measures. Key decisions are documented in Architecture Decision Records (ADRs).</w:t>
      </w:r>
    </w:p>
    <w:p w:rsidR="00000000" w:rsidDel="00000000" w:rsidP="00000000" w:rsidRDefault="00000000" w:rsidRPr="00000000" w14:paraId="00000A75">
      <w:pPr>
        <w:pStyle w:val="Heading2"/>
        <w:keepNext w:val="0"/>
        <w:keepLines w:val="0"/>
        <w:pBdr>
          <w:bottom w:color="999999" w:space="2" w:sz="6" w:val="single"/>
        </w:pBdr>
        <w:spacing w:after="180" w:before="400" w:line="276" w:lineRule="auto"/>
        <w:rPr>
          <w:b w:val="1"/>
          <w:color w:val="003366"/>
          <w:sz w:val="34"/>
          <w:szCs w:val="34"/>
        </w:rPr>
      </w:pPr>
      <w:r w:rsidDel="00000000" w:rsidR="00000000" w:rsidRPr="00000000">
        <w:rPr>
          <w:b w:val="1"/>
          <w:color w:val="003366"/>
          <w:sz w:val="34"/>
          <w:szCs w:val="34"/>
          <w:rtl w:val="0"/>
        </w:rPr>
        <w:t xml:space="preserve">4.5 Quality Assurance</w:t>
      </w:r>
    </w:p>
    <w:p w:rsidR="00000000" w:rsidDel="00000000" w:rsidP="00000000" w:rsidRDefault="00000000" w:rsidRPr="00000000" w14:paraId="00000A76">
      <w:pPr>
        <w:spacing w:after="280" w:before="280" w:line="240" w:lineRule="auto"/>
        <w:jc w:val="both"/>
        <w:rPr/>
      </w:pPr>
      <w:bookmarkStart w:colFirst="0" w:colLast="0" w:name="_f08ty2nwpy1w" w:id="173"/>
      <w:bookmarkEnd w:id="173"/>
      <w:r w:rsidDel="00000000" w:rsidR="00000000" w:rsidRPr="00000000">
        <w:rPr>
          <w:rtl w:val="0"/>
        </w:rPr>
        <w:t xml:space="preserve">Our Quality Assurance (QA) strategy is designed to independently verify and validate that the Transportation Management System (TMS) meets all functional, non-functional, security, and compliance requirements. By integrating comprehensive testing activities throughout the Software Development Lifecycle (SDLC), we ensure the testability, reliability, and overall quality of the solution. The approach emphasizes a Shift-Left testing methodology, enabling early defect detection, risk-based prioritization, and seamless collaboration between QA, Development, and NYCDOE stakeholders. Additionally, our testing framework incorporates extensive automation to drive efficiency and maintain consistent quality across all test phases.</w:t>
      </w:r>
    </w:p>
    <w:p w:rsidR="00000000" w:rsidDel="00000000" w:rsidP="00000000" w:rsidRDefault="00000000" w:rsidRPr="00000000" w14:paraId="00000A77">
      <w:pPr>
        <w:spacing w:after="280" w:before="280" w:line="240" w:lineRule="auto"/>
        <w:jc w:val="both"/>
        <w:rPr/>
      </w:pPr>
      <w:r w:rsidDel="00000000" w:rsidR="00000000" w:rsidRPr="00000000">
        <w:rPr>
          <w:rtl w:val="0"/>
        </w:rPr>
        <w:t xml:space="preserve">To ensure complete coverage, our multi-layered testing strategy includes unit, integration, system, security, performance, user acceptance (UAT), and regression testing, along with test environment and data management practices. All testing activities align with NYCDOE's requirements, with clearly defined objectives, entry/exit criteria, and deliverables for each test phase. Comprehensive documentation—including the Test Strategy &amp; Planning, Test Cases, and Test Reports—will be provided to maintain transparency and traceability. For a detailed breakdown of our QA approach, including methodologies, tools, and test coverage, NYCDOE is encouraged to refer to the QA Strategy Document </w:t>
      </w:r>
      <w:r w:rsidDel="00000000" w:rsidR="00000000" w:rsidRPr="00000000">
        <w:rPr>
          <w:highlight w:val="yellow"/>
          <w:rtl w:val="0"/>
        </w:rPr>
        <w:t xml:space="preserve">(QA Strategy Document_DOE V2.docx).</w:t>
      </w:r>
      <w:r w:rsidDel="00000000" w:rsidR="00000000" w:rsidRPr="00000000">
        <w:rPr>
          <w:rtl w:val="0"/>
        </w:rPr>
        <w:t xml:space="preserve"> Below is the high level details for each test type.</w:t>
      </w:r>
    </w:p>
    <w:p w:rsidR="00000000" w:rsidDel="00000000" w:rsidP="00000000" w:rsidRDefault="00000000" w:rsidRPr="00000000" w14:paraId="00000A78">
      <w:pPr>
        <w:spacing w:line="276" w:lineRule="auto"/>
        <w:rPr>
          <w:b w:val="1"/>
        </w:rPr>
      </w:pPr>
      <w:r w:rsidDel="00000000" w:rsidR="00000000" w:rsidRPr="00000000">
        <w:rPr>
          <w:b w:val="1"/>
          <w:rtl w:val="0"/>
        </w:rPr>
        <w:t xml:space="preserve">Unit Testing</w:t>
      </w:r>
    </w:p>
    <w:p w:rsidR="00000000" w:rsidDel="00000000" w:rsidP="00000000" w:rsidRDefault="00000000" w:rsidRPr="00000000" w14:paraId="00000A79">
      <w:pPr>
        <w:numPr>
          <w:ilvl w:val="0"/>
          <w:numId w:val="68"/>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Unit testing forms the foundation of our testing strategy and is embedded within the development process.</w:t>
      </w:r>
    </w:p>
    <w:p w:rsidR="00000000" w:rsidDel="00000000" w:rsidP="00000000" w:rsidRDefault="00000000" w:rsidRPr="00000000" w14:paraId="00000A7A">
      <w:pPr>
        <w:numPr>
          <w:ilvl w:val="0"/>
          <w:numId w:val="68"/>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Performed by developers using tools such as JUnit (for backend Java services), Mockito (for mocking), and Jest (for frontend components).</w:t>
      </w:r>
    </w:p>
    <w:p w:rsidR="00000000" w:rsidDel="00000000" w:rsidP="00000000" w:rsidRDefault="00000000" w:rsidRPr="00000000" w14:paraId="00000A7B">
      <w:pPr>
        <w:numPr>
          <w:ilvl w:val="0"/>
          <w:numId w:val="68"/>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Each function, method, or class is tested in isolation to verify its correctness, edge case handling, and expected outputs.</w:t>
      </w:r>
    </w:p>
    <w:p w:rsidR="00000000" w:rsidDel="00000000" w:rsidP="00000000" w:rsidRDefault="00000000" w:rsidRPr="00000000" w14:paraId="00000A7C">
      <w:pPr>
        <w:numPr>
          <w:ilvl w:val="0"/>
          <w:numId w:val="68"/>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Unit tests are integrated with CI pipelines to ensure code integrity before merge and deployment.</w:t>
      </w:r>
    </w:p>
    <w:p w:rsidR="00000000" w:rsidDel="00000000" w:rsidP="00000000" w:rsidRDefault="00000000" w:rsidRPr="00000000" w14:paraId="00000A7D">
      <w:pPr>
        <w:numPr>
          <w:ilvl w:val="0"/>
          <w:numId w:val="68"/>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A minimum of 80% code coverage is enforced through build pipelines with gating policies for test failures.</w:t>
      </w:r>
    </w:p>
    <w:p w:rsidR="00000000" w:rsidDel="00000000" w:rsidP="00000000" w:rsidRDefault="00000000" w:rsidRPr="00000000" w14:paraId="00000A7E">
      <w:pPr>
        <w:spacing w:line="276" w:lineRule="auto"/>
        <w:rPr/>
      </w:pPr>
      <w:r w:rsidDel="00000000" w:rsidR="00000000" w:rsidRPr="00000000">
        <w:rPr>
          <w:rtl w:val="0"/>
        </w:rPr>
      </w:r>
    </w:p>
    <w:p w:rsidR="00000000" w:rsidDel="00000000" w:rsidP="00000000" w:rsidRDefault="00000000" w:rsidRPr="00000000" w14:paraId="00000A7F">
      <w:pPr>
        <w:spacing w:line="276" w:lineRule="auto"/>
        <w:rPr>
          <w:b w:val="1"/>
        </w:rPr>
      </w:pPr>
      <w:r w:rsidDel="00000000" w:rsidR="00000000" w:rsidRPr="00000000">
        <w:rPr>
          <w:b w:val="1"/>
          <w:rtl w:val="0"/>
        </w:rPr>
        <w:t xml:space="preserve">Component Integration Testing</w:t>
      </w:r>
    </w:p>
    <w:p w:rsidR="00000000" w:rsidDel="00000000" w:rsidP="00000000" w:rsidRDefault="00000000" w:rsidRPr="00000000" w14:paraId="00000A80">
      <w:pPr>
        <w:numPr>
          <w:ilvl w:val="0"/>
          <w:numId w:val="179"/>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Focuses on validating the interactions between UI components and connected APIs or services.</w:t>
      </w:r>
    </w:p>
    <w:p w:rsidR="00000000" w:rsidDel="00000000" w:rsidP="00000000" w:rsidRDefault="00000000" w:rsidRPr="00000000" w14:paraId="00000A81">
      <w:pPr>
        <w:numPr>
          <w:ilvl w:val="0"/>
          <w:numId w:val="179"/>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Ensures UI elements correctly render data and respond to user interactions based on backend responses.</w:t>
      </w:r>
    </w:p>
    <w:p w:rsidR="00000000" w:rsidDel="00000000" w:rsidP="00000000" w:rsidRDefault="00000000" w:rsidRPr="00000000" w14:paraId="00000A82">
      <w:pPr>
        <w:numPr>
          <w:ilvl w:val="0"/>
          <w:numId w:val="179"/>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Testing is conducted using tools such as Cypress, React Testing Library, and Enzyme to simulate user flows.</w:t>
      </w:r>
    </w:p>
    <w:p w:rsidR="00000000" w:rsidDel="00000000" w:rsidP="00000000" w:rsidRDefault="00000000" w:rsidRPr="00000000" w14:paraId="00000A83">
      <w:pPr>
        <w:numPr>
          <w:ilvl w:val="0"/>
          <w:numId w:val="179"/>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Components are stubbed and mocked when needed to isolate integration concerns.</w:t>
      </w:r>
    </w:p>
    <w:p w:rsidR="00000000" w:rsidDel="00000000" w:rsidP="00000000" w:rsidRDefault="00000000" w:rsidRPr="00000000" w14:paraId="00000A84">
      <w:pPr>
        <w:numPr>
          <w:ilvl w:val="0"/>
          <w:numId w:val="179"/>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Test cases cover real-world workflows such as route lookups, student check-ins, and bus ETA updates.</w:t>
      </w:r>
    </w:p>
    <w:p w:rsidR="00000000" w:rsidDel="00000000" w:rsidP="00000000" w:rsidRDefault="00000000" w:rsidRPr="00000000" w14:paraId="00000A85">
      <w:pPr>
        <w:spacing w:line="276" w:lineRule="auto"/>
        <w:rPr/>
      </w:pPr>
      <w:r w:rsidDel="00000000" w:rsidR="00000000" w:rsidRPr="00000000">
        <w:rPr>
          <w:rtl w:val="0"/>
        </w:rPr>
      </w:r>
    </w:p>
    <w:p w:rsidR="00000000" w:rsidDel="00000000" w:rsidP="00000000" w:rsidRDefault="00000000" w:rsidRPr="00000000" w14:paraId="00000A86">
      <w:pPr>
        <w:spacing w:line="276" w:lineRule="auto"/>
        <w:rPr>
          <w:b w:val="1"/>
        </w:rPr>
      </w:pPr>
      <w:r w:rsidDel="00000000" w:rsidR="00000000" w:rsidRPr="00000000">
        <w:rPr>
          <w:b w:val="1"/>
          <w:rtl w:val="0"/>
        </w:rPr>
        <w:t xml:space="preserve">Service Testing</w:t>
      </w:r>
    </w:p>
    <w:p w:rsidR="00000000" w:rsidDel="00000000" w:rsidP="00000000" w:rsidRDefault="00000000" w:rsidRPr="00000000" w14:paraId="00000A87">
      <w:pPr>
        <w:numPr>
          <w:ilvl w:val="0"/>
          <w:numId w:val="144"/>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Conducted at the API layer to validate business logic, data handling, and API contract adherence.</w:t>
      </w:r>
    </w:p>
    <w:p w:rsidR="00000000" w:rsidDel="00000000" w:rsidP="00000000" w:rsidRDefault="00000000" w:rsidRPr="00000000" w14:paraId="00000A88">
      <w:pPr>
        <w:numPr>
          <w:ilvl w:val="0"/>
          <w:numId w:val="144"/>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REST and GraphQL endpoints are tested using Postman, REST Assured, and Swagger Validator.</w:t>
      </w:r>
    </w:p>
    <w:p w:rsidR="00000000" w:rsidDel="00000000" w:rsidP="00000000" w:rsidRDefault="00000000" w:rsidRPr="00000000" w14:paraId="00000A89">
      <w:pPr>
        <w:numPr>
          <w:ilvl w:val="0"/>
          <w:numId w:val="144"/>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Service testing includes positive, negative, and boundary tests for inputs/outputs.</w:t>
      </w:r>
    </w:p>
    <w:p w:rsidR="00000000" w:rsidDel="00000000" w:rsidP="00000000" w:rsidRDefault="00000000" w:rsidRPr="00000000" w14:paraId="00000A8A">
      <w:pPr>
        <w:numPr>
          <w:ilvl w:val="0"/>
          <w:numId w:val="144"/>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Ensures APIs conform to OpenAPI specifications and are backward-compatible across versions.</w:t>
      </w:r>
    </w:p>
    <w:p w:rsidR="00000000" w:rsidDel="00000000" w:rsidP="00000000" w:rsidRDefault="00000000" w:rsidRPr="00000000" w14:paraId="00000A8B">
      <w:pPr>
        <w:numPr>
          <w:ilvl w:val="0"/>
          <w:numId w:val="144"/>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Automated service tests are integrated into the build pipeline with test result publishing.</w:t>
      </w:r>
    </w:p>
    <w:p w:rsidR="00000000" w:rsidDel="00000000" w:rsidP="00000000" w:rsidRDefault="00000000" w:rsidRPr="00000000" w14:paraId="00000A8C">
      <w:pPr>
        <w:spacing w:line="276" w:lineRule="auto"/>
        <w:rPr/>
      </w:pPr>
      <w:r w:rsidDel="00000000" w:rsidR="00000000" w:rsidRPr="00000000">
        <w:rPr>
          <w:rtl w:val="0"/>
        </w:rPr>
      </w:r>
    </w:p>
    <w:p w:rsidR="00000000" w:rsidDel="00000000" w:rsidP="00000000" w:rsidRDefault="00000000" w:rsidRPr="00000000" w14:paraId="00000A8D">
      <w:pPr>
        <w:spacing w:line="276" w:lineRule="auto"/>
        <w:rPr>
          <w:b w:val="1"/>
        </w:rPr>
      </w:pPr>
      <w:r w:rsidDel="00000000" w:rsidR="00000000" w:rsidRPr="00000000">
        <w:rPr>
          <w:b w:val="1"/>
          <w:rtl w:val="0"/>
        </w:rPr>
        <w:t xml:space="preserve">System Testing</w:t>
      </w:r>
    </w:p>
    <w:p w:rsidR="00000000" w:rsidDel="00000000" w:rsidP="00000000" w:rsidRDefault="00000000" w:rsidRPr="00000000" w14:paraId="00000A8E">
      <w:pPr>
        <w:numPr>
          <w:ilvl w:val="0"/>
          <w:numId w:val="159"/>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Validates the fully integrated application against functional and non-functional requirements.</w:t>
      </w:r>
    </w:p>
    <w:p w:rsidR="00000000" w:rsidDel="00000000" w:rsidP="00000000" w:rsidRDefault="00000000" w:rsidRPr="00000000" w14:paraId="00000A8F">
      <w:pPr>
        <w:numPr>
          <w:ilvl w:val="0"/>
          <w:numId w:val="159"/>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Simulates real-world DOE workflows (e.g., route optimization, student boarding, GPS updates).</w:t>
      </w:r>
    </w:p>
    <w:p w:rsidR="00000000" w:rsidDel="00000000" w:rsidP="00000000" w:rsidRDefault="00000000" w:rsidRPr="00000000" w14:paraId="00000A90">
      <w:pPr>
        <w:numPr>
          <w:ilvl w:val="0"/>
          <w:numId w:val="159"/>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Automated system testing is executed using tools like </w:t>
      </w:r>
      <w:r w:rsidDel="00000000" w:rsidR="00000000" w:rsidRPr="00000000">
        <w:rPr>
          <w:b w:val="1"/>
          <w:rtl w:val="0"/>
        </w:rPr>
        <w:t xml:space="preserve">Selenium</w:t>
      </w:r>
      <w:r w:rsidDel="00000000" w:rsidR="00000000" w:rsidRPr="00000000">
        <w:rPr>
          <w:rtl w:val="0"/>
        </w:rPr>
        <w:t xml:space="preserve">, </w:t>
      </w:r>
      <w:r w:rsidDel="00000000" w:rsidR="00000000" w:rsidRPr="00000000">
        <w:rPr>
          <w:b w:val="1"/>
          <w:rtl w:val="0"/>
        </w:rPr>
        <w:t xml:space="preserve">TestNG</w:t>
      </w:r>
      <w:r w:rsidDel="00000000" w:rsidR="00000000" w:rsidRPr="00000000">
        <w:rPr>
          <w:rtl w:val="0"/>
        </w:rPr>
        <w:t xml:space="preserve">, and </w:t>
      </w:r>
      <w:r w:rsidDel="00000000" w:rsidR="00000000" w:rsidRPr="00000000">
        <w:rPr>
          <w:b w:val="1"/>
          <w:rtl w:val="0"/>
        </w:rPr>
        <w:t xml:space="preserve">Cucumber</w:t>
      </w:r>
      <w:r w:rsidDel="00000000" w:rsidR="00000000" w:rsidRPr="00000000">
        <w:rPr>
          <w:rtl w:val="0"/>
        </w:rPr>
        <w:t xml:space="preserve"> for behavior-driven tests.</w:t>
      </w:r>
    </w:p>
    <w:p w:rsidR="00000000" w:rsidDel="00000000" w:rsidP="00000000" w:rsidRDefault="00000000" w:rsidRPr="00000000" w14:paraId="00000A91">
      <w:pPr>
        <w:numPr>
          <w:ilvl w:val="0"/>
          <w:numId w:val="159"/>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Manual testing is also conducted to evaluate edge cases and UI/UX factors.</w:t>
      </w:r>
    </w:p>
    <w:p w:rsidR="00000000" w:rsidDel="00000000" w:rsidP="00000000" w:rsidRDefault="00000000" w:rsidRPr="00000000" w14:paraId="00000A92">
      <w:pPr>
        <w:numPr>
          <w:ilvl w:val="0"/>
          <w:numId w:val="159"/>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Exit criteria for system testing include complete feature coverage and zero critical defects.</w:t>
      </w:r>
    </w:p>
    <w:p w:rsidR="00000000" w:rsidDel="00000000" w:rsidP="00000000" w:rsidRDefault="00000000" w:rsidRPr="00000000" w14:paraId="00000A93">
      <w:pPr>
        <w:spacing w:line="276" w:lineRule="auto"/>
        <w:rPr/>
      </w:pPr>
      <w:r w:rsidDel="00000000" w:rsidR="00000000" w:rsidRPr="00000000">
        <w:rPr>
          <w:rtl w:val="0"/>
        </w:rPr>
      </w:r>
    </w:p>
    <w:p w:rsidR="00000000" w:rsidDel="00000000" w:rsidP="00000000" w:rsidRDefault="00000000" w:rsidRPr="00000000" w14:paraId="00000A94">
      <w:pPr>
        <w:spacing w:line="276" w:lineRule="auto"/>
        <w:rPr>
          <w:b w:val="1"/>
        </w:rPr>
      </w:pPr>
      <w:r w:rsidDel="00000000" w:rsidR="00000000" w:rsidRPr="00000000">
        <w:rPr>
          <w:b w:val="1"/>
          <w:rtl w:val="0"/>
        </w:rPr>
        <w:t xml:space="preserve">System Integration Testing (SIT)</w:t>
      </w:r>
    </w:p>
    <w:p w:rsidR="00000000" w:rsidDel="00000000" w:rsidP="00000000" w:rsidRDefault="00000000" w:rsidRPr="00000000" w14:paraId="00000A95">
      <w:pPr>
        <w:numPr>
          <w:ilvl w:val="0"/>
          <w:numId w:val="84"/>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Ensures the seamless integration of all system modules (GPS, routing, ridership, admin portal, and mobile apps).</w:t>
      </w:r>
    </w:p>
    <w:p w:rsidR="00000000" w:rsidDel="00000000" w:rsidP="00000000" w:rsidRDefault="00000000" w:rsidRPr="00000000" w14:paraId="00000A96">
      <w:pPr>
        <w:numPr>
          <w:ilvl w:val="0"/>
          <w:numId w:val="84"/>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Conducted in a pre-production environment with full access to DOE-simulated data and third-party integrations.</w:t>
      </w:r>
    </w:p>
    <w:p w:rsidR="00000000" w:rsidDel="00000000" w:rsidP="00000000" w:rsidRDefault="00000000" w:rsidRPr="00000000" w14:paraId="00000A97">
      <w:pPr>
        <w:numPr>
          <w:ilvl w:val="0"/>
          <w:numId w:val="84"/>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Real-time interactions are validated with asynchronous events and data sync (e.g., Kafka-based GPS feeds).</w:t>
      </w:r>
    </w:p>
    <w:p w:rsidR="00000000" w:rsidDel="00000000" w:rsidP="00000000" w:rsidRDefault="00000000" w:rsidRPr="00000000" w14:paraId="00000A98">
      <w:pPr>
        <w:numPr>
          <w:ilvl w:val="0"/>
          <w:numId w:val="84"/>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SIT verifies module interoperability, message queuing, and real-time event handling.</w:t>
      </w:r>
    </w:p>
    <w:p w:rsidR="00000000" w:rsidDel="00000000" w:rsidP="00000000" w:rsidRDefault="00000000" w:rsidRPr="00000000" w14:paraId="00000A99">
      <w:pPr>
        <w:spacing w:line="276" w:lineRule="auto"/>
        <w:rPr/>
      </w:pPr>
      <w:r w:rsidDel="00000000" w:rsidR="00000000" w:rsidRPr="00000000">
        <w:rPr>
          <w:rtl w:val="0"/>
        </w:rPr>
      </w:r>
    </w:p>
    <w:p w:rsidR="00000000" w:rsidDel="00000000" w:rsidP="00000000" w:rsidRDefault="00000000" w:rsidRPr="00000000" w14:paraId="00000A9A">
      <w:pPr>
        <w:spacing w:line="276" w:lineRule="auto"/>
        <w:rPr>
          <w:b w:val="1"/>
        </w:rPr>
      </w:pPr>
      <w:r w:rsidDel="00000000" w:rsidR="00000000" w:rsidRPr="00000000">
        <w:rPr>
          <w:b w:val="1"/>
          <w:rtl w:val="0"/>
        </w:rPr>
        <w:t xml:space="preserve">Data Conversion Testing</w:t>
      </w:r>
    </w:p>
    <w:p w:rsidR="00000000" w:rsidDel="00000000" w:rsidP="00000000" w:rsidRDefault="00000000" w:rsidRPr="00000000" w14:paraId="00000A9B">
      <w:pPr>
        <w:numPr>
          <w:ilvl w:val="0"/>
          <w:numId w:val="37"/>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Focuses on validating data migration from legacy DOE systems such as OPT199 and IRV to the new TMS database.</w:t>
      </w:r>
    </w:p>
    <w:p w:rsidR="00000000" w:rsidDel="00000000" w:rsidP="00000000" w:rsidRDefault="00000000" w:rsidRPr="00000000" w14:paraId="00000A9C">
      <w:pPr>
        <w:numPr>
          <w:ilvl w:val="0"/>
          <w:numId w:val="37"/>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Mapping logic is defined in data migration scripts, with transformation and cleansing rules.</w:t>
      </w:r>
    </w:p>
    <w:p w:rsidR="00000000" w:rsidDel="00000000" w:rsidP="00000000" w:rsidRDefault="00000000" w:rsidRPr="00000000" w14:paraId="00000A9D">
      <w:pPr>
        <w:numPr>
          <w:ilvl w:val="0"/>
          <w:numId w:val="37"/>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Data verification includes checksum comparison, record count validation, and referential integrity checks.</w:t>
      </w:r>
    </w:p>
    <w:p w:rsidR="00000000" w:rsidDel="00000000" w:rsidP="00000000" w:rsidRDefault="00000000" w:rsidRPr="00000000" w14:paraId="00000A9E">
      <w:pPr>
        <w:numPr>
          <w:ilvl w:val="0"/>
          <w:numId w:val="37"/>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Uses automated reconciliation tools and audit logs to confirm data integrity.</w:t>
      </w:r>
    </w:p>
    <w:p w:rsidR="00000000" w:rsidDel="00000000" w:rsidP="00000000" w:rsidRDefault="00000000" w:rsidRPr="00000000" w14:paraId="00000A9F">
      <w:pPr>
        <w:spacing w:line="276" w:lineRule="auto"/>
        <w:rPr/>
      </w:pPr>
      <w:r w:rsidDel="00000000" w:rsidR="00000000" w:rsidRPr="00000000">
        <w:rPr>
          <w:rtl w:val="0"/>
        </w:rPr>
      </w:r>
    </w:p>
    <w:p w:rsidR="00000000" w:rsidDel="00000000" w:rsidP="00000000" w:rsidRDefault="00000000" w:rsidRPr="00000000" w14:paraId="00000AA0">
      <w:pPr>
        <w:spacing w:line="276" w:lineRule="auto"/>
        <w:rPr>
          <w:b w:val="1"/>
        </w:rPr>
      </w:pPr>
      <w:r w:rsidDel="00000000" w:rsidR="00000000" w:rsidRPr="00000000">
        <w:rPr>
          <w:b w:val="1"/>
          <w:rtl w:val="0"/>
        </w:rPr>
        <w:t xml:space="preserve">Security Testing</w:t>
      </w:r>
    </w:p>
    <w:p w:rsidR="00000000" w:rsidDel="00000000" w:rsidP="00000000" w:rsidRDefault="00000000" w:rsidRPr="00000000" w14:paraId="00000AA1">
      <w:pPr>
        <w:numPr>
          <w:ilvl w:val="0"/>
          <w:numId w:val="104"/>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Comprehensive security validation integrated into DevSecOps pipelines.</w:t>
      </w:r>
    </w:p>
    <w:p w:rsidR="00000000" w:rsidDel="00000000" w:rsidP="00000000" w:rsidRDefault="00000000" w:rsidRPr="00000000" w14:paraId="00000AA2">
      <w:pPr>
        <w:numPr>
          <w:ilvl w:val="0"/>
          <w:numId w:val="104"/>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Static Application Security Testing (SAST) is done via tools like SonarQube and Checkmarx.</w:t>
      </w:r>
    </w:p>
    <w:p w:rsidR="00000000" w:rsidDel="00000000" w:rsidP="00000000" w:rsidRDefault="00000000" w:rsidRPr="00000000" w14:paraId="00000AA3">
      <w:pPr>
        <w:numPr>
          <w:ilvl w:val="0"/>
          <w:numId w:val="104"/>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Dynamic Application Security Testing (DAST) and API fuzzing via OWASP ZAP and Burp Suite.</w:t>
      </w:r>
    </w:p>
    <w:p w:rsidR="00000000" w:rsidDel="00000000" w:rsidP="00000000" w:rsidRDefault="00000000" w:rsidRPr="00000000" w14:paraId="00000AA4">
      <w:pPr>
        <w:numPr>
          <w:ilvl w:val="0"/>
          <w:numId w:val="104"/>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Periodic penetration testing is performed against web, mobile, and API layers.</w:t>
      </w:r>
    </w:p>
    <w:p w:rsidR="00000000" w:rsidDel="00000000" w:rsidP="00000000" w:rsidRDefault="00000000" w:rsidRPr="00000000" w14:paraId="00000AA5">
      <w:pPr>
        <w:numPr>
          <w:ilvl w:val="0"/>
          <w:numId w:val="104"/>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Results are triaged and remediated based on severity, with compliance checks against FERPA, HIPAA, and NYS Ed Law §2-d.</w:t>
      </w:r>
    </w:p>
    <w:p w:rsidR="00000000" w:rsidDel="00000000" w:rsidP="00000000" w:rsidRDefault="00000000" w:rsidRPr="00000000" w14:paraId="00000AA6">
      <w:pPr>
        <w:spacing w:line="240" w:lineRule="auto"/>
        <w:ind w:left="720" w:firstLine="0"/>
        <w:rPr/>
      </w:pPr>
      <w:r w:rsidDel="00000000" w:rsidR="00000000" w:rsidRPr="00000000">
        <w:rPr>
          <w:rtl w:val="0"/>
        </w:rPr>
      </w:r>
    </w:p>
    <w:p w:rsidR="00000000" w:rsidDel="00000000" w:rsidP="00000000" w:rsidRDefault="00000000" w:rsidRPr="00000000" w14:paraId="00000AA7">
      <w:pPr>
        <w:spacing w:line="276" w:lineRule="auto"/>
        <w:rPr>
          <w:b w:val="1"/>
        </w:rPr>
      </w:pPr>
      <w:r w:rsidDel="00000000" w:rsidR="00000000" w:rsidRPr="00000000">
        <w:rPr>
          <w:b w:val="1"/>
          <w:rtl w:val="0"/>
        </w:rPr>
        <w:t xml:space="preserve">Performance Testing</w:t>
      </w:r>
    </w:p>
    <w:p w:rsidR="00000000" w:rsidDel="00000000" w:rsidP="00000000" w:rsidRDefault="00000000" w:rsidRPr="00000000" w14:paraId="00000AA8">
      <w:pPr>
        <w:numPr>
          <w:ilvl w:val="0"/>
          <w:numId w:val="49"/>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Ensures system responsiveness, throughput, and scalability under various load conditions.</w:t>
      </w:r>
    </w:p>
    <w:p w:rsidR="00000000" w:rsidDel="00000000" w:rsidP="00000000" w:rsidRDefault="00000000" w:rsidRPr="00000000" w14:paraId="00000AA9">
      <w:pPr>
        <w:numPr>
          <w:ilvl w:val="0"/>
          <w:numId w:val="49"/>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Uses </w:t>
      </w:r>
      <w:r w:rsidDel="00000000" w:rsidR="00000000" w:rsidRPr="00000000">
        <w:rPr>
          <w:b w:val="1"/>
          <w:rtl w:val="0"/>
        </w:rPr>
        <w:t xml:space="preserve">JMeter</w:t>
      </w:r>
      <w:r w:rsidDel="00000000" w:rsidR="00000000" w:rsidRPr="00000000">
        <w:rPr>
          <w:rtl w:val="0"/>
        </w:rPr>
        <w:t xml:space="preserve"> for load and stress testing, and </w:t>
      </w:r>
      <w:r w:rsidDel="00000000" w:rsidR="00000000" w:rsidRPr="00000000">
        <w:rPr>
          <w:b w:val="1"/>
          <w:rtl w:val="0"/>
        </w:rPr>
        <w:t xml:space="preserve">Locust</w:t>
      </w:r>
      <w:r w:rsidDel="00000000" w:rsidR="00000000" w:rsidRPr="00000000">
        <w:rPr>
          <w:rtl w:val="0"/>
        </w:rPr>
        <w:t xml:space="preserve"> for distributed real-time simulations.</w:t>
      </w:r>
    </w:p>
    <w:p w:rsidR="00000000" w:rsidDel="00000000" w:rsidP="00000000" w:rsidRDefault="00000000" w:rsidRPr="00000000" w14:paraId="00000AAA">
      <w:pPr>
        <w:numPr>
          <w:ilvl w:val="0"/>
          <w:numId w:val="49"/>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Simulates peak DOE loads such as simultaneous GPS ping ingestion, route lookups, and UAT boarding events.</w:t>
      </w:r>
    </w:p>
    <w:p w:rsidR="00000000" w:rsidDel="00000000" w:rsidP="00000000" w:rsidRDefault="00000000" w:rsidRPr="00000000" w14:paraId="00000AAB">
      <w:pPr>
        <w:numPr>
          <w:ilvl w:val="0"/>
          <w:numId w:val="49"/>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Benchmarks are established for CPU/memory usage, response times, and SLA compliance (e.g., &lt;2s response for 95% of requests).</w:t>
      </w:r>
    </w:p>
    <w:p w:rsidR="00000000" w:rsidDel="00000000" w:rsidP="00000000" w:rsidRDefault="00000000" w:rsidRPr="00000000" w14:paraId="00000AAC">
      <w:pPr>
        <w:spacing w:line="276" w:lineRule="auto"/>
        <w:rPr/>
      </w:pPr>
      <w:r w:rsidDel="00000000" w:rsidR="00000000" w:rsidRPr="00000000">
        <w:rPr>
          <w:rtl w:val="0"/>
        </w:rPr>
      </w:r>
    </w:p>
    <w:p w:rsidR="00000000" w:rsidDel="00000000" w:rsidP="00000000" w:rsidRDefault="00000000" w:rsidRPr="00000000" w14:paraId="00000AAD">
      <w:pPr>
        <w:spacing w:line="276" w:lineRule="auto"/>
        <w:rPr>
          <w:b w:val="1"/>
        </w:rPr>
      </w:pPr>
      <w:r w:rsidDel="00000000" w:rsidR="00000000" w:rsidRPr="00000000">
        <w:rPr>
          <w:b w:val="1"/>
          <w:rtl w:val="0"/>
        </w:rPr>
        <w:t xml:space="preserve">User Acceptance Testing (UAT)</w:t>
      </w:r>
    </w:p>
    <w:p w:rsidR="00000000" w:rsidDel="00000000" w:rsidP="00000000" w:rsidRDefault="00000000" w:rsidRPr="00000000" w14:paraId="00000AAE">
      <w:pPr>
        <w:numPr>
          <w:ilvl w:val="0"/>
          <w:numId w:val="41"/>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Conducted as the final phase of validation before production release, UAT ensures the system meets DOE’s operational expectations and business requirements.</w:t>
      </w:r>
    </w:p>
    <w:p w:rsidR="00000000" w:rsidDel="00000000" w:rsidP="00000000" w:rsidRDefault="00000000" w:rsidRPr="00000000" w14:paraId="00000AAF">
      <w:pPr>
        <w:numPr>
          <w:ilvl w:val="0"/>
          <w:numId w:val="41"/>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UAT sessions are structured and led by DOE transportation coordinators, end-users, and administrative stakeholders.</w:t>
      </w:r>
    </w:p>
    <w:p w:rsidR="00000000" w:rsidDel="00000000" w:rsidP="00000000" w:rsidRDefault="00000000" w:rsidRPr="00000000" w14:paraId="00000AB0">
      <w:pPr>
        <w:numPr>
          <w:ilvl w:val="0"/>
          <w:numId w:val="41"/>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Executed in a pre-production environment that mirrors production data, integrations, and configurations.</w:t>
      </w:r>
    </w:p>
    <w:p w:rsidR="00000000" w:rsidDel="00000000" w:rsidP="00000000" w:rsidRDefault="00000000" w:rsidRPr="00000000" w14:paraId="00000AB1">
      <w:pPr>
        <w:numPr>
          <w:ilvl w:val="0"/>
          <w:numId w:val="41"/>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Users execute test scenarios based on real-world workflows such as routing approvals, student ridership tracking, and administrative oversight.</w:t>
      </w:r>
    </w:p>
    <w:p w:rsidR="00000000" w:rsidDel="00000000" w:rsidP="00000000" w:rsidRDefault="00000000" w:rsidRPr="00000000" w14:paraId="00000AB2">
      <w:pPr>
        <w:numPr>
          <w:ilvl w:val="0"/>
          <w:numId w:val="41"/>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Feedback is logged, triaged, and integrated into final release plans.</w:t>
      </w:r>
    </w:p>
    <w:p w:rsidR="00000000" w:rsidDel="00000000" w:rsidP="00000000" w:rsidRDefault="00000000" w:rsidRPr="00000000" w14:paraId="00000AB3">
      <w:pPr>
        <w:numPr>
          <w:ilvl w:val="0"/>
          <w:numId w:val="41"/>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Sign-off from designated DOE stakeholders marks the official readiness for production deployment.</w:t>
      </w:r>
    </w:p>
    <w:p w:rsidR="00000000" w:rsidDel="00000000" w:rsidP="00000000" w:rsidRDefault="00000000" w:rsidRPr="00000000" w14:paraId="00000AB4">
      <w:pPr>
        <w:spacing w:line="276" w:lineRule="auto"/>
        <w:ind w:left="720" w:firstLine="0"/>
        <w:rPr/>
      </w:pPr>
      <w:r w:rsidDel="00000000" w:rsidR="00000000" w:rsidRPr="00000000">
        <w:rPr>
          <w:rtl w:val="0"/>
        </w:rPr>
      </w:r>
    </w:p>
    <w:p w:rsidR="00000000" w:rsidDel="00000000" w:rsidP="00000000" w:rsidRDefault="00000000" w:rsidRPr="00000000" w14:paraId="00000AB5">
      <w:pPr>
        <w:spacing w:line="276" w:lineRule="auto"/>
        <w:rPr>
          <w:b w:val="1"/>
        </w:rPr>
      </w:pPr>
      <w:r w:rsidDel="00000000" w:rsidR="00000000" w:rsidRPr="00000000">
        <w:rPr>
          <w:b w:val="1"/>
          <w:rtl w:val="0"/>
        </w:rPr>
        <w:t xml:space="preserve">Consolidated Integration Testing (CIT)</w:t>
      </w:r>
    </w:p>
    <w:p w:rsidR="00000000" w:rsidDel="00000000" w:rsidP="00000000" w:rsidRDefault="00000000" w:rsidRPr="00000000" w14:paraId="00000AB6">
      <w:pPr>
        <w:numPr>
          <w:ilvl w:val="0"/>
          <w:numId w:val="69"/>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CIT focuses on validating all integrated components, including internal modules and third-party systems such as NYC DOT real-time traffic APIs and weather data services.</w:t>
      </w:r>
    </w:p>
    <w:p w:rsidR="00000000" w:rsidDel="00000000" w:rsidP="00000000" w:rsidRDefault="00000000" w:rsidRPr="00000000" w14:paraId="00000AB7">
      <w:pPr>
        <w:numPr>
          <w:ilvl w:val="0"/>
          <w:numId w:val="69"/>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Tests simulate full end-to-end journeys that span across GPS tracking, routing adjustments, and notifications.</w:t>
      </w:r>
    </w:p>
    <w:p w:rsidR="00000000" w:rsidDel="00000000" w:rsidP="00000000" w:rsidRDefault="00000000" w:rsidRPr="00000000" w14:paraId="00000AB8">
      <w:pPr>
        <w:numPr>
          <w:ilvl w:val="0"/>
          <w:numId w:val="69"/>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Data flow, timing accuracy, SLA compliance, and response behavior are validated under real-world conditions.</w:t>
      </w:r>
    </w:p>
    <w:p w:rsidR="00000000" w:rsidDel="00000000" w:rsidP="00000000" w:rsidRDefault="00000000" w:rsidRPr="00000000" w14:paraId="00000AB9">
      <w:pPr>
        <w:numPr>
          <w:ilvl w:val="0"/>
          <w:numId w:val="69"/>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Integration edge cases, data mismatches, and timeout scenarios are thoroughly tested to ensure robustness and fail-safes.</w:t>
      </w:r>
    </w:p>
    <w:p w:rsidR="00000000" w:rsidDel="00000000" w:rsidP="00000000" w:rsidRDefault="00000000" w:rsidRPr="00000000" w14:paraId="00000ABA">
      <w:pPr>
        <w:spacing w:line="276" w:lineRule="auto"/>
        <w:ind w:left="720" w:firstLine="0"/>
        <w:rPr/>
      </w:pPr>
      <w:r w:rsidDel="00000000" w:rsidR="00000000" w:rsidRPr="00000000">
        <w:rPr>
          <w:rtl w:val="0"/>
        </w:rPr>
      </w:r>
    </w:p>
    <w:p w:rsidR="00000000" w:rsidDel="00000000" w:rsidP="00000000" w:rsidRDefault="00000000" w:rsidRPr="00000000" w14:paraId="00000ABB">
      <w:pPr>
        <w:spacing w:line="276" w:lineRule="auto"/>
        <w:rPr>
          <w:b w:val="1"/>
        </w:rPr>
      </w:pPr>
      <w:r w:rsidDel="00000000" w:rsidR="00000000" w:rsidRPr="00000000">
        <w:rPr>
          <w:b w:val="1"/>
          <w:rtl w:val="0"/>
        </w:rPr>
        <w:t xml:space="preserve">Regression Testing</w:t>
      </w:r>
    </w:p>
    <w:p w:rsidR="00000000" w:rsidDel="00000000" w:rsidP="00000000" w:rsidRDefault="00000000" w:rsidRPr="00000000" w14:paraId="00000ABC">
      <w:pPr>
        <w:numPr>
          <w:ilvl w:val="0"/>
          <w:numId w:val="121"/>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A comprehensive set of automated regression test cases is executed regularly, typically as nightly builds in the CI pipeline.</w:t>
      </w:r>
    </w:p>
    <w:p w:rsidR="00000000" w:rsidDel="00000000" w:rsidP="00000000" w:rsidRDefault="00000000" w:rsidRPr="00000000" w14:paraId="00000ABD">
      <w:pPr>
        <w:numPr>
          <w:ilvl w:val="0"/>
          <w:numId w:val="121"/>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Tests cover critical system functionalities, including routing, student data sync, real-time GPS updates, and UI flows.</w:t>
      </w:r>
    </w:p>
    <w:p w:rsidR="00000000" w:rsidDel="00000000" w:rsidP="00000000" w:rsidRDefault="00000000" w:rsidRPr="00000000" w14:paraId="00000ABE">
      <w:pPr>
        <w:numPr>
          <w:ilvl w:val="0"/>
          <w:numId w:val="121"/>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Ensures that newly developed features do not adversely impact existing features.</w:t>
      </w:r>
    </w:p>
    <w:p w:rsidR="00000000" w:rsidDel="00000000" w:rsidP="00000000" w:rsidRDefault="00000000" w:rsidRPr="00000000" w14:paraId="00000ABF">
      <w:pPr>
        <w:numPr>
          <w:ilvl w:val="0"/>
          <w:numId w:val="121"/>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Results are monitored via dashboards, and regressions trigger automated alerts for immediate triage.</w:t>
      </w:r>
    </w:p>
    <w:p w:rsidR="00000000" w:rsidDel="00000000" w:rsidP="00000000" w:rsidRDefault="00000000" w:rsidRPr="00000000" w14:paraId="00000AC0">
      <w:pPr>
        <w:spacing w:line="276" w:lineRule="auto"/>
        <w:ind w:left="720" w:firstLine="0"/>
        <w:rPr/>
      </w:pPr>
      <w:r w:rsidDel="00000000" w:rsidR="00000000" w:rsidRPr="00000000">
        <w:rPr>
          <w:rtl w:val="0"/>
        </w:rPr>
      </w:r>
    </w:p>
    <w:p w:rsidR="00000000" w:rsidDel="00000000" w:rsidP="00000000" w:rsidRDefault="00000000" w:rsidRPr="00000000" w14:paraId="00000AC1">
      <w:pPr>
        <w:spacing w:line="276" w:lineRule="auto"/>
        <w:rPr>
          <w:b w:val="1"/>
        </w:rPr>
      </w:pPr>
      <w:r w:rsidDel="00000000" w:rsidR="00000000" w:rsidRPr="00000000">
        <w:rPr>
          <w:b w:val="1"/>
          <w:rtl w:val="0"/>
        </w:rPr>
        <w:t xml:space="preserve">Test Environment Management</w:t>
      </w:r>
    </w:p>
    <w:p w:rsidR="00000000" w:rsidDel="00000000" w:rsidP="00000000" w:rsidRDefault="00000000" w:rsidRPr="00000000" w14:paraId="00000AC2">
      <w:pPr>
        <w:numPr>
          <w:ilvl w:val="0"/>
          <w:numId w:val="9"/>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Multiple isolated environments are maintained for development, QA, UAT, staging, and performance testing.</w:t>
      </w:r>
    </w:p>
    <w:p w:rsidR="00000000" w:rsidDel="00000000" w:rsidP="00000000" w:rsidRDefault="00000000" w:rsidRPr="00000000" w14:paraId="00000AC3">
      <w:pPr>
        <w:numPr>
          <w:ilvl w:val="0"/>
          <w:numId w:val="9"/>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Environments are containerized and orchestrated using Kubernetes (EKS), with Infrastructure as Code (Terraform) enabling consistent and auditable provisioning.</w:t>
      </w:r>
    </w:p>
    <w:p w:rsidR="00000000" w:rsidDel="00000000" w:rsidP="00000000" w:rsidRDefault="00000000" w:rsidRPr="00000000" w14:paraId="00000AC4">
      <w:pPr>
        <w:numPr>
          <w:ilvl w:val="0"/>
          <w:numId w:val="9"/>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Environment parity with production ensures accuracy in test results and reduces production issues.</w:t>
      </w:r>
    </w:p>
    <w:p w:rsidR="00000000" w:rsidDel="00000000" w:rsidP="00000000" w:rsidRDefault="00000000" w:rsidRPr="00000000" w14:paraId="00000AC5">
      <w:pPr>
        <w:numPr>
          <w:ilvl w:val="0"/>
          <w:numId w:val="9"/>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Automated environment health checks and rollback mechanisms are included for stability and rapid recovery.</w:t>
      </w:r>
    </w:p>
    <w:p w:rsidR="00000000" w:rsidDel="00000000" w:rsidP="00000000" w:rsidRDefault="00000000" w:rsidRPr="00000000" w14:paraId="00000AC6">
      <w:pPr>
        <w:spacing w:line="276" w:lineRule="auto"/>
        <w:ind w:left="720" w:firstLine="0"/>
        <w:rPr/>
      </w:pPr>
      <w:r w:rsidDel="00000000" w:rsidR="00000000" w:rsidRPr="00000000">
        <w:rPr>
          <w:rtl w:val="0"/>
        </w:rPr>
      </w:r>
    </w:p>
    <w:p w:rsidR="00000000" w:rsidDel="00000000" w:rsidP="00000000" w:rsidRDefault="00000000" w:rsidRPr="00000000" w14:paraId="00000AC7">
      <w:pPr>
        <w:spacing w:line="276" w:lineRule="auto"/>
        <w:rPr>
          <w:b w:val="1"/>
        </w:rPr>
      </w:pPr>
      <w:r w:rsidDel="00000000" w:rsidR="00000000" w:rsidRPr="00000000">
        <w:rPr>
          <w:b w:val="1"/>
          <w:rtl w:val="0"/>
        </w:rPr>
        <w:t xml:space="preserve">Test Data Management</w:t>
      </w:r>
    </w:p>
    <w:p w:rsidR="00000000" w:rsidDel="00000000" w:rsidP="00000000" w:rsidRDefault="00000000" w:rsidRPr="00000000" w14:paraId="00000AC8">
      <w:pPr>
        <w:numPr>
          <w:ilvl w:val="0"/>
          <w:numId w:val="33"/>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Uses synthetic and anonymized datasets to ensure privacy while covering all functional testing needs.</w:t>
      </w:r>
    </w:p>
    <w:p w:rsidR="00000000" w:rsidDel="00000000" w:rsidP="00000000" w:rsidRDefault="00000000" w:rsidRPr="00000000" w14:paraId="00000AC9">
      <w:pPr>
        <w:numPr>
          <w:ilvl w:val="0"/>
          <w:numId w:val="33"/>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Data is categorized and provisioned per environment using automated scripting, version-controlled snapshots, and masking utilities.</w:t>
      </w:r>
    </w:p>
    <w:p w:rsidR="00000000" w:rsidDel="00000000" w:rsidP="00000000" w:rsidRDefault="00000000" w:rsidRPr="00000000" w14:paraId="00000ACA">
      <w:pPr>
        <w:numPr>
          <w:ilvl w:val="0"/>
          <w:numId w:val="33"/>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Supports test cases for general education, special education (IEP-based), multilingual scenarios, and Medicaid eligibility workflows.</w:t>
      </w:r>
    </w:p>
    <w:p w:rsidR="00000000" w:rsidDel="00000000" w:rsidP="00000000" w:rsidRDefault="00000000" w:rsidRPr="00000000" w14:paraId="00000ACB">
      <w:pPr>
        <w:numPr>
          <w:ilvl w:val="0"/>
          <w:numId w:val="33"/>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Maintains consistent data states across test cycles to enable reproducibility and traceability.</w:t>
      </w:r>
    </w:p>
    <w:p w:rsidR="00000000" w:rsidDel="00000000" w:rsidP="00000000" w:rsidRDefault="00000000" w:rsidRPr="00000000" w14:paraId="00000ACC">
      <w:pPr>
        <w:spacing w:line="276" w:lineRule="auto"/>
        <w:ind w:left="720" w:firstLine="0"/>
        <w:rPr/>
      </w:pPr>
      <w:r w:rsidDel="00000000" w:rsidR="00000000" w:rsidRPr="00000000">
        <w:rPr>
          <w:rtl w:val="0"/>
        </w:rPr>
      </w:r>
    </w:p>
    <w:p w:rsidR="00000000" w:rsidDel="00000000" w:rsidP="00000000" w:rsidRDefault="00000000" w:rsidRPr="00000000" w14:paraId="00000ACD">
      <w:pPr>
        <w:spacing w:line="276" w:lineRule="auto"/>
        <w:rPr>
          <w:b w:val="1"/>
        </w:rPr>
      </w:pPr>
      <w:r w:rsidDel="00000000" w:rsidR="00000000" w:rsidRPr="00000000">
        <w:rPr>
          <w:b w:val="1"/>
          <w:rtl w:val="0"/>
        </w:rPr>
        <w:t xml:space="preserve">Defect Management</w:t>
      </w:r>
    </w:p>
    <w:p w:rsidR="00000000" w:rsidDel="00000000" w:rsidP="00000000" w:rsidRDefault="00000000" w:rsidRPr="00000000" w14:paraId="00000ACE">
      <w:pPr>
        <w:numPr>
          <w:ilvl w:val="0"/>
          <w:numId w:val="50"/>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All defects are logged, tracked, and managed using Jira with severity levels (Critical, High, Medium, Low) aligned to SLA commitments.</w:t>
      </w:r>
    </w:p>
    <w:p w:rsidR="00000000" w:rsidDel="00000000" w:rsidP="00000000" w:rsidRDefault="00000000" w:rsidRPr="00000000" w14:paraId="00000ACF">
      <w:pPr>
        <w:numPr>
          <w:ilvl w:val="0"/>
          <w:numId w:val="50"/>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Automated alerts are sent to developers and QA engineers upon ticket creation for immediate triage.</w:t>
      </w:r>
    </w:p>
    <w:p w:rsidR="00000000" w:rsidDel="00000000" w:rsidP="00000000" w:rsidRDefault="00000000" w:rsidRPr="00000000" w14:paraId="00000AD0">
      <w:pPr>
        <w:numPr>
          <w:ilvl w:val="0"/>
          <w:numId w:val="50"/>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Root Cause Analysis (RCA) is mandatory for all critical and high-severity issues and documented in retrospectives.</w:t>
      </w:r>
    </w:p>
    <w:p w:rsidR="00000000" w:rsidDel="00000000" w:rsidP="00000000" w:rsidRDefault="00000000" w:rsidRPr="00000000" w14:paraId="00000AD1">
      <w:pPr>
        <w:numPr>
          <w:ilvl w:val="0"/>
          <w:numId w:val="50"/>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Trends and recurrence are monitored to implement preventive measures and improve code quality.</w:t>
      </w:r>
    </w:p>
    <w:p w:rsidR="00000000" w:rsidDel="00000000" w:rsidP="00000000" w:rsidRDefault="00000000" w:rsidRPr="00000000" w14:paraId="00000AD2">
      <w:pPr>
        <w:numPr>
          <w:ilvl w:val="0"/>
          <w:numId w:val="50"/>
        </w:numPr>
        <w:spacing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Dashboards and weekly reports are shared with NYCDOE stakeholders to ensure visibility and governance.</w:t>
      </w:r>
    </w:p>
    <w:p w:rsidR="00000000" w:rsidDel="00000000" w:rsidP="00000000" w:rsidRDefault="00000000" w:rsidRPr="00000000" w14:paraId="00000AD3">
      <w:pPr>
        <w:pStyle w:val="Heading2"/>
        <w:keepNext w:val="0"/>
        <w:keepLines w:val="0"/>
        <w:pBdr>
          <w:bottom w:color="999999" w:space="2" w:sz="6" w:val="single"/>
        </w:pBdr>
        <w:spacing w:after="180" w:before="400" w:line="276" w:lineRule="auto"/>
        <w:rPr>
          <w:b w:val="1"/>
          <w:color w:val="003366"/>
          <w:sz w:val="34"/>
          <w:szCs w:val="34"/>
        </w:rPr>
      </w:pPr>
      <w:r w:rsidDel="00000000" w:rsidR="00000000" w:rsidRPr="00000000">
        <w:rPr>
          <w:b w:val="1"/>
          <w:color w:val="003366"/>
          <w:sz w:val="34"/>
          <w:szCs w:val="34"/>
          <w:rtl w:val="0"/>
        </w:rPr>
        <w:t xml:space="preserve">4.6 Integration &amp; Deployment</w:t>
      </w:r>
    </w:p>
    <w:p w:rsidR="00000000" w:rsidDel="00000000" w:rsidP="00000000" w:rsidRDefault="00000000" w:rsidRPr="00000000" w14:paraId="00000AD4">
      <w:pPr>
        <w:spacing w:line="276" w:lineRule="auto"/>
        <w:jc w:val="both"/>
        <w:rPr/>
      </w:pPr>
      <w:r w:rsidDel="00000000" w:rsidR="00000000" w:rsidRPr="00000000">
        <w:rPr>
          <w:rtl w:val="0"/>
        </w:rPr>
        <w:t xml:space="preserve">Integration &amp; Deployment (CI/CD) process is to automate the end-to-end workflow of building, testing, and deploying ConnectTransit software components across all environments in a frequent, reliable, safe, and efficient manner. This approach enables rapid feedback loops and ensures consistent, high-quality releases, aligning with both the Construction and Deployment phases of the software development lifecycle. The strategy involves implementing mature CI/CD practices through a centralized automation platform, leveraging Infrastructure as Code (IaC) to manage environments and deployments systematically. A critical milestone in this process is the successful setup of the CI/CD pipeline.</w:t>
      </w:r>
    </w:p>
    <w:p w:rsidR="00000000" w:rsidDel="00000000" w:rsidP="00000000" w:rsidRDefault="00000000" w:rsidRPr="00000000" w14:paraId="00000AD5">
      <w:pPr>
        <w:spacing w:line="276" w:lineRule="auto"/>
        <w:jc w:val="both"/>
        <w:rPr/>
      </w:pPr>
      <w:r w:rsidDel="00000000" w:rsidR="00000000" w:rsidRPr="00000000">
        <w:rPr>
          <w:b w:val="1"/>
          <w:rtl w:val="0"/>
        </w:rPr>
        <w:t xml:space="preserve">Implementation Details:</w:t>
      </w:r>
      <w:r w:rsidDel="00000000" w:rsidR="00000000" w:rsidRPr="00000000">
        <w:rPr>
          <w:rtl w:val="0"/>
        </w:rPr>
        <w:t xml:space="preserve"> Sentry proposes to use declarative CI/CD pipelines with embedded quality gates to enforce code and security standards. Leverage Infrastructure as Code (IaC) with </w:t>
      </w:r>
      <w:r w:rsidDel="00000000" w:rsidR="00000000" w:rsidRPr="00000000">
        <w:rPr>
          <w:b w:val="1"/>
          <w:rtl w:val="0"/>
        </w:rPr>
        <w:t xml:space="preserve">Terraform </w:t>
      </w:r>
      <w:r w:rsidDel="00000000" w:rsidR="00000000" w:rsidRPr="00000000">
        <w:rPr>
          <w:rtl w:val="0"/>
        </w:rPr>
        <w:t xml:space="preserve">to ensure consistent and repeatable infrastructure provisioning. Package applications in Docker containers and deploy them using </w:t>
      </w:r>
      <w:r w:rsidDel="00000000" w:rsidR="00000000" w:rsidRPr="00000000">
        <w:rPr>
          <w:b w:val="1"/>
          <w:rtl w:val="0"/>
        </w:rPr>
        <w:t xml:space="preserve">Helm </w:t>
      </w:r>
      <w:r w:rsidDel="00000000" w:rsidR="00000000" w:rsidRPr="00000000">
        <w:rPr>
          <w:rtl w:val="0"/>
        </w:rPr>
        <w:t xml:space="preserve">to </w:t>
      </w:r>
      <w:r w:rsidDel="00000000" w:rsidR="00000000" w:rsidRPr="00000000">
        <w:rPr>
          <w:b w:val="1"/>
          <w:rtl w:val="0"/>
        </w:rPr>
        <w:t xml:space="preserve">Kubernetes (EKS)</w:t>
      </w:r>
      <w:r w:rsidDel="00000000" w:rsidR="00000000" w:rsidRPr="00000000">
        <w:rPr>
          <w:rtl w:val="0"/>
        </w:rPr>
        <w:t xml:space="preserve"> or </w:t>
      </w:r>
      <w:r w:rsidDel="00000000" w:rsidR="00000000" w:rsidRPr="00000000">
        <w:rPr>
          <w:b w:val="1"/>
          <w:rtl w:val="0"/>
        </w:rPr>
        <w:t xml:space="preserve">Amazon ECS, </w:t>
      </w:r>
      <w:r w:rsidDel="00000000" w:rsidR="00000000" w:rsidRPr="00000000">
        <w:rPr>
          <w:rtl w:val="0"/>
        </w:rPr>
        <w:t xml:space="preserve">supporting scalable and resilient deployments.</w:t>
      </w:r>
    </w:p>
    <w:p w:rsidR="00000000" w:rsidDel="00000000" w:rsidP="00000000" w:rsidRDefault="00000000" w:rsidRPr="00000000" w14:paraId="00000AD6">
      <w:pPr>
        <w:spacing w:line="276" w:lineRule="auto"/>
        <w:jc w:val="both"/>
        <w:rPr/>
      </w:pPr>
      <w:r w:rsidDel="00000000" w:rsidR="00000000" w:rsidRPr="00000000">
        <w:rPr/>
        <w:drawing>
          <wp:inline distB="0" distT="0" distL="0" distR="0">
            <wp:extent cx="6681788" cy="3156750"/>
            <wp:effectExtent b="0" l="0" r="0" t="0"/>
            <wp:docPr id="14"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6681788" cy="3156750"/>
                    </a:xfrm>
                    <a:prstGeom prst="rect"/>
                    <a:ln/>
                  </pic:spPr>
                </pic:pic>
              </a:graphicData>
            </a:graphic>
          </wp:inline>
        </w:drawing>
      </w:r>
      <w:r w:rsidDel="00000000" w:rsidR="00000000" w:rsidRPr="00000000">
        <w:rPr>
          <w:rtl w:val="0"/>
        </w:rPr>
      </w:r>
    </w:p>
    <w:p w:rsidR="00000000" w:rsidDel="00000000" w:rsidP="00000000" w:rsidRDefault="00000000" w:rsidRPr="00000000" w14:paraId="00000AD7">
      <w:pPr>
        <w:spacing w:line="276" w:lineRule="auto"/>
        <w:jc w:val="both"/>
        <w:rPr/>
      </w:pPr>
      <w:r w:rsidDel="00000000" w:rsidR="00000000" w:rsidRPr="00000000">
        <w:rPr>
          <w:rtl w:val="0"/>
        </w:rPr>
        <w:t xml:space="preserve">Below details the sub phases of Continuous Integration and Continuous Deployment:</w:t>
      </w:r>
    </w:p>
    <w:p w:rsidR="00000000" w:rsidDel="00000000" w:rsidP="00000000" w:rsidRDefault="00000000" w:rsidRPr="00000000" w14:paraId="00000AD8">
      <w:pPr>
        <w:numPr>
          <w:ilvl w:val="0"/>
          <w:numId w:val="108"/>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CI/CD pipeline is designed with clearly defined stages—Build, Test, Secure, Deploy, and Verify—ensuring a structured and automated flow from code commit to production deployment. Leveraging tools such as </w:t>
      </w:r>
      <w:r w:rsidDel="00000000" w:rsidR="00000000" w:rsidRPr="00000000">
        <w:rPr>
          <w:rFonts w:ascii="Calibri" w:cs="Calibri" w:eastAsia="Calibri" w:hAnsi="Calibri"/>
          <w:b w:val="1"/>
          <w:sz w:val="24"/>
          <w:szCs w:val="24"/>
          <w:rtl w:val="0"/>
        </w:rPr>
        <w:t xml:space="preserve">GitLab CI/CD</w:t>
      </w:r>
      <w:r w:rsidDel="00000000" w:rsidR="00000000" w:rsidRPr="00000000">
        <w:rPr>
          <w:rFonts w:ascii="Calibri" w:cs="Calibri" w:eastAsia="Calibri" w:hAnsi="Calibri"/>
          <w:sz w:val="24"/>
          <w:szCs w:val="24"/>
          <w:rtl w:val="0"/>
        </w:rPr>
        <w:t xml:space="preserve"> or </w:t>
      </w:r>
      <w:r w:rsidDel="00000000" w:rsidR="00000000" w:rsidRPr="00000000">
        <w:rPr>
          <w:rFonts w:ascii="Calibri" w:cs="Calibri" w:eastAsia="Calibri" w:hAnsi="Calibri"/>
          <w:b w:val="1"/>
          <w:sz w:val="24"/>
          <w:szCs w:val="24"/>
          <w:rtl w:val="0"/>
        </w:rPr>
        <w:t xml:space="preserve">AWS CodePipeline</w:t>
      </w:r>
      <w:r w:rsidDel="00000000" w:rsidR="00000000" w:rsidRPr="00000000">
        <w:rPr>
          <w:rFonts w:ascii="Calibri" w:cs="Calibri" w:eastAsia="Calibri" w:hAnsi="Calibri"/>
          <w:sz w:val="24"/>
          <w:szCs w:val="24"/>
          <w:rtl w:val="0"/>
        </w:rPr>
        <w:t xml:space="preserve"> (assumed), the pipeline integrates seamlessly into the development lifecycle to promote efficiency and consistency. A key milestone in this effort is the successful definition and implementation of all CI/CD pipeline stages.</w:t>
      </w:r>
    </w:p>
    <w:p w:rsidR="00000000" w:rsidDel="00000000" w:rsidP="00000000" w:rsidRDefault="00000000" w:rsidRPr="00000000" w14:paraId="00000AD9">
      <w:pPr>
        <w:numPr>
          <w:ilvl w:val="0"/>
          <w:numId w:val="108"/>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Environment provisioning is automated to ensure consistency and scalability across all stages—Dev, QA, UAT, Staging, and Performance—using </w:t>
      </w:r>
      <w:r w:rsidDel="00000000" w:rsidR="00000000" w:rsidRPr="00000000">
        <w:rPr>
          <w:rFonts w:ascii="Calibri" w:cs="Calibri" w:eastAsia="Calibri" w:hAnsi="Calibri"/>
          <w:b w:val="1"/>
          <w:sz w:val="24"/>
          <w:szCs w:val="24"/>
          <w:rtl w:val="0"/>
        </w:rPr>
        <w:t xml:space="preserve">Infrastructure as Code (IaC)</w:t>
      </w:r>
      <w:r w:rsidDel="00000000" w:rsidR="00000000" w:rsidRPr="00000000">
        <w:rPr>
          <w:rFonts w:ascii="Calibri" w:cs="Calibri" w:eastAsia="Calibri" w:hAnsi="Calibri"/>
          <w:sz w:val="24"/>
          <w:szCs w:val="24"/>
          <w:rtl w:val="0"/>
        </w:rPr>
        <w:t xml:space="preserve"> practices. Tools like </w:t>
      </w:r>
      <w:r w:rsidDel="00000000" w:rsidR="00000000" w:rsidRPr="00000000">
        <w:rPr>
          <w:rFonts w:ascii="Calibri" w:cs="Calibri" w:eastAsia="Calibri" w:hAnsi="Calibri"/>
          <w:b w:val="1"/>
          <w:sz w:val="24"/>
          <w:szCs w:val="24"/>
          <w:rtl w:val="0"/>
        </w:rPr>
        <w:t xml:space="preserve">Terraform</w:t>
      </w:r>
      <w:r w:rsidDel="00000000" w:rsidR="00000000" w:rsidRPr="00000000">
        <w:rPr>
          <w:rFonts w:ascii="Calibri" w:cs="Calibri" w:eastAsia="Calibri" w:hAnsi="Calibri"/>
          <w:sz w:val="24"/>
          <w:szCs w:val="24"/>
          <w:rtl w:val="0"/>
        </w:rPr>
        <w:t xml:space="preserve"> (assumed) are used to script and manage environment setup, enabling repeatable, version-controlled deployments. The milestone for this activity is the readiness of fully automated environment provisioning.</w:t>
      </w:r>
    </w:p>
    <w:p w:rsidR="00000000" w:rsidDel="00000000" w:rsidP="00000000" w:rsidRDefault="00000000" w:rsidRPr="00000000" w14:paraId="00000ADA">
      <w:pPr>
        <w:numPr>
          <w:ilvl w:val="0"/>
          <w:numId w:val="108"/>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Build and test automation integrates key quality and security checks directly into the CI/CD pipeline. This includes automated builds, unit testing, static code analysis, and security scans such as SAST and SCA, as well as container image builds and vulnerability scans. In the deployment stages (CD), automated integration, API, and UI tests are triggered to validate end-to-end functionality. The milestone for this effort is the successful integration of automated testing across the CI/CD process.</w:t>
      </w:r>
    </w:p>
    <w:p w:rsidR="00000000" w:rsidDel="00000000" w:rsidP="00000000" w:rsidRDefault="00000000" w:rsidRPr="00000000" w14:paraId="00000ADB">
      <w:pPr>
        <w:numPr>
          <w:ilvl w:val="0"/>
          <w:numId w:val="108"/>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Deployment automation focuses on streamlining the release of software to various environments using Kubernetes (via Helm and ArgoCD) or ECS deployment tools. This includes implementing deployment strategies such as Rolling, Blue/Green, and Canary to ensure minimal downtime and safer rollouts. Additionally, infrastructure updates are automated using Infrastructure as Code (IaC), ensuring consistency and repeatability. The milestone for this stage is the readiness of a fully automated deployment system.</w:t>
      </w:r>
    </w:p>
    <w:p w:rsidR="00000000" w:rsidDel="00000000" w:rsidP="00000000" w:rsidRDefault="00000000" w:rsidRPr="00000000" w14:paraId="00000ADC">
      <w:pPr>
        <w:numPr>
          <w:ilvl w:val="0"/>
          <w:numId w:val="108"/>
        </w:numPr>
        <w:spacing w:line="276" w:lineRule="auto"/>
        <w:ind w:left="720" w:hanging="360"/>
        <w:jc w:val="both"/>
        <w:rPr>
          <w:rFonts w:ascii="Calibri" w:cs="Calibri" w:eastAsia="Calibri" w:hAnsi="Calibri"/>
          <w:sz w:val="24"/>
          <w:szCs w:val="24"/>
        </w:rPr>
      </w:pPr>
      <w:r w:rsidDel="00000000" w:rsidR="00000000" w:rsidRPr="00000000">
        <w:rPr>
          <w:rtl w:val="0"/>
        </w:rPr>
        <w:t xml:space="preserve">Pipeline Monitoring &amp; Optimization: Continuously monitor CI/CD pipeline metrics such as health, duration, and success/failure rates. Use these insights to identify bottlenecks and iteratively optimize performance, reliability, and feedback speed.</w:t>
      </w:r>
    </w:p>
    <w:p w:rsidR="00000000" w:rsidDel="00000000" w:rsidP="00000000" w:rsidRDefault="00000000" w:rsidRPr="00000000" w14:paraId="00000ADD">
      <w:pPr>
        <w:pStyle w:val="Heading2"/>
        <w:keepNext w:val="0"/>
        <w:keepLines w:val="0"/>
        <w:pBdr>
          <w:bottom w:color="999999" w:space="2" w:sz="6" w:val="single"/>
        </w:pBdr>
        <w:spacing w:after="180" w:before="400" w:line="276" w:lineRule="auto"/>
        <w:rPr>
          <w:b w:val="1"/>
          <w:color w:val="003366"/>
          <w:sz w:val="34"/>
          <w:szCs w:val="34"/>
        </w:rPr>
      </w:pPr>
      <w:r w:rsidDel="00000000" w:rsidR="00000000" w:rsidRPr="00000000">
        <w:rPr>
          <w:b w:val="1"/>
          <w:color w:val="003366"/>
          <w:sz w:val="34"/>
          <w:szCs w:val="34"/>
          <w:rtl w:val="0"/>
        </w:rPr>
        <w:t xml:space="preserve">4.7 Release Management</w:t>
      </w:r>
    </w:p>
    <w:p w:rsidR="00000000" w:rsidDel="00000000" w:rsidP="00000000" w:rsidRDefault="00000000" w:rsidRPr="00000000" w14:paraId="00000ADE">
      <w:pPr>
        <w:spacing w:line="276" w:lineRule="auto"/>
        <w:jc w:val="both"/>
        <w:rPr/>
      </w:pPr>
      <w:r w:rsidDel="00000000" w:rsidR="00000000" w:rsidRPr="00000000">
        <w:rPr>
          <w:rtl w:val="0"/>
        </w:rPr>
        <w:t xml:space="preserve">Release Management is a structured process designed to ensure the controlled and predictable transition of software changes into production while minimizing risks and maintaining business readiness. This approach aligns with the Deployment Phase of the SDLC and is seamlessly integrated with Agile methodologies and CI/CD pipelines. By enforcing standardized release procedures, clear communication, and rigorous validation, the process ensures smooth deployments while safeguarding system stability and operational continuity.</w:t>
      </w:r>
    </w:p>
    <w:p w:rsidR="00000000" w:rsidDel="00000000" w:rsidP="00000000" w:rsidRDefault="00000000" w:rsidRPr="00000000" w14:paraId="00000ADF">
      <w:pPr>
        <w:spacing w:line="276" w:lineRule="auto"/>
        <w:jc w:val="both"/>
        <w:rPr/>
      </w:pPr>
      <w:r w:rsidDel="00000000" w:rsidR="00000000" w:rsidRPr="00000000">
        <w:rPr>
          <w:rtl w:val="0"/>
        </w:rPr>
        <w:t xml:space="preserve">Implementation Details include adopting Semantic Versioning, leveraging formal Change Management processes ([ASSUMPTION: JIRA Service Management]), defining and testing rollback plans, ensuring alignment between documentation and training, and maintaining deployment logs for auditability.</w:t>
      </w:r>
    </w:p>
    <w:p w:rsidR="00000000" w:rsidDel="00000000" w:rsidP="00000000" w:rsidRDefault="00000000" w:rsidRPr="00000000" w14:paraId="00000AE0">
      <w:pPr>
        <w:spacing w:line="276" w:lineRule="auto"/>
        <w:jc w:val="both"/>
        <w:rPr/>
      </w:pPr>
      <w:r w:rsidDel="00000000" w:rsidR="00000000" w:rsidRPr="00000000">
        <w:rPr>
          <w:rtl w:val="0"/>
        </w:rPr>
      </w:r>
    </w:p>
    <w:p w:rsidR="00000000" w:rsidDel="00000000" w:rsidP="00000000" w:rsidRDefault="00000000" w:rsidRPr="00000000" w14:paraId="00000AE1">
      <w:pPr>
        <w:spacing w:line="276" w:lineRule="auto"/>
        <w:jc w:val="both"/>
        <w:rPr/>
      </w:pPr>
      <w:r w:rsidDel="00000000" w:rsidR="00000000" w:rsidRPr="00000000">
        <w:rPr>
          <w:rtl w:val="0"/>
        </w:rPr>
        <w:t xml:space="preserve">Below details the sub phases of Release Management:</w:t>
      </w:r>
    </w:p>
    <w:p w:rsidR="00000000" w:rsidDel="00000000" w:rsidP="00000000" w:rsidRDefault="00000000" w:rsidRPr="00000000" w14:paraId="00000AE2">
      <w:pPr>
        <w:numPr>
          <w:ilvl w:val="0"/>
          <w:numId w:val="124"/>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Release Planning &amp; Scheduling</w:t>
      </w:r>
      <w:r w:rsidDel="00000000" w:rsidR="00000000" w:rsidRPr="00000000">
        <w:rPr>
          <w:rFonts w:ascii="Calibri" w:cs="Calibri" w:eastAsia="Calibri" w:hAnsi="Calibri"/>
          <w:sz w:val="24"/>
          <w:szCs w:val="24"/>
          <w:rtl w:val="0"/>
        </w:rPr>
        <w:t xml:space="preserve"> involves defining a structured release cadence in coordination with NYCDOE, ensuring alignment with sprint completions and scheduled maintenance windows. A comprehensive Release Calendar is maintained to provide visibility and predictability, facilitating seamless deployments. (Milestone: Release Cadence Agreed).</w:t>
      </w:r>
    </w:p>
    <w:p w:rsidR="00000000" w:rsidDel="00000000" w:rsidP="00000000" w:rsidRDefault="00000000" w:rsidRPr="00000000" w14:paraId="00000AE3">
      <w:pPr>
        <w:numPr>
          <w:ilvl w:val="0"/>
          <w:numId w:val="124"/>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Release Candidate Preparation</w:t>
      </w:r>
      <w:r w:rsidDel="00000000" w:rsidR="00000000" w:rsidRPr="00000000">
        <w:rPr>
          <w:rFonts w:ascii="Calibri" w:cs="Calibri" w:eastAsia="Calibri" w:hAnsi="Calibri"/>
          <w:sz w:val="24"/>
          <w:szCs w:val="24"/>
          <w:rtl w:val="0"/>
        </w:rPr>
        <w:t xml:space="preserve"> ensures the stabilization of code on the release branch, followed by final validation through Regression, UAT, Performance, and Security testing in the staging environment. This process guarantees readiness for deployment. (Milestone: RC Ready &amp; Validated).</w:t>
      </w:r>
    </w:p>
    <w:p w:rsidR="00000000" w:rsidDel="00000000" w:rsidP="00000000" w:rsidRDefault="00000000" w:rsidRPr="00000000" w14:paraId="00000AE4">
      <w:pPr>
        <w:numPr>
          <w:ilvl w:val="0"/>
          <w:numId w:val="124"/>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Change Management &amp; Approval</w:t>
      </w:r>
      <w:r w:rsidDel="00000000" w:rsidR="00000000" w:rsidRPr="00000000">
        <w:rPr>
          <w:rFonts w:ascii="Calibri" w:cs="Calibri" w:eastAsia="Calibri" w:hAnsi="Calibri"/>
          <w:sz w:val="24"/>
          <w:szCs w:val="24"/>
          <w:rtl w:val="0"/>
        </w:rPr>
        <w:t xml:space="preserve"> involves presenting the Release Candidate (RC) to the Change Advisory Board (CAB) comprising SENTRY and NYCDOE stakeholders. A readiness assessment is conducted to obtain Go/No-Go approval for deployment. (Milestone: Deployment Approval).</w:t>
      </w:r>
    </w:p>
    <w:p w:rsidR="00000000" w:rsidDel="00000000" w:rsidP="00000000" w:rsidRDefault="00000000" w:rsidRPr="00000000" w14:paraId="00000AE5">
      <w:pPr>
        <w:numPr>
          <w:ilvl w:val="0"/>
          <w:numId w:val="124"/>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Production Deployment Execution</w:t>
      </w:r>
      <w:r w:rsidDel="00000000" w:rsidR="00000000" w:rsidRPr="00000000">
        <w:rPr>
          <w:rFonts w:ascii="Calibri" w:cs="Calibri" w:eastAsia="Calibri" w:hAnsi="Calibri"/>
          <w:sz w:val="24"/>
          <w:szCs w:val="24"/>
          <w:rtl w:val="0"/>
        </w:rPr>
        <w:t xml:space="preserve"> involves coordinating and executing the deployment using the CI/CD pipeline, following the Blue/Green deployment strategy. Post-deployment verification ensures system stability and functionality</w:t>
      </w:r>
    </w:p>
    <w:p w:rsidR="00000000" w:rsidDel="00000000" w:rsidP="00000000" w:rsidRDefault="00000000" w:rsidRPr="00000000" w14:paraId="00000AE6">
      <w:pPr>
        <w:numPr>
          <w:ilvl w:val="0"/>
          <w:numId w:val="124"/>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Post-Deployment Monitoring</w:t>
      </w:r>
      <w:r w:rsidDel="00000000" w:rsidR="00000000" w:rsidRPr="00000000">
        <w:rPr>
          <w:rFonts w:ascii="Calibri" w:cs="Calibri" w:eastAsia="Calibri" w:hAnsi="Calibri"/>
          <w:sz w:val="24"/>
          <w:szCs w:val="24"/>
          <w:rtl w:val="0"/>
        </w:rPr>
        <w:t xml:space="preserve"> &amp; Review includes closely monitoring system health after release and conducting a thorough post-deployment review to assess performance and address any issues.</w:t>
      </w:r>
    </w:p>
    <w:p w:rsidR="00000000" w:rsidDel="00000000" w:rsidP="00000000" w:rsidRDefault="00000000" w:rsidRPr="00000000" w14:paraId="00000AE7">
      <w:pPr>
        <w:numPr>
          <w:ilvl w:val="0"/>
          <w:numId w:val="124"/>
        </w:numPr>
        <w:spacing w:line="276" w:lineRule="auto"/>
        <w:ind w:left="720" w:hanging="360"/>
        <w:jc w:val="both"/>
        <w:rPr>
          <w:rFonts w:ascii="Calibri" w:cs="Calibri" w:eastAsia="Calibri" w:hAnsi="Calibri"/>
          <w:sz w:val="24"/>
          <w:szCs w:val="24"/>
        </w:rPr>
      </w:pPr>
      <w:r w:rsidDel="00000000" w:rsidR="00000000" w:rsidRPr="00000000">
        <w:rPr>
          <w:b w:val="1"/>
          <w:rtl w:val="0"/>
        </w:rPr>
        <w:t xml:space="preserve">Release Communication &amp; Documentation</w:t>
      </w:r>
      <w:r w:rsidDel="00000000" w:rsidR="00000000" w:rsidRPr="00000000">
        <w:rPr>
          <w:rtl w:val="0"/>
        </w:rPr>
        <w:t xml:space="preserve"> involves publishing release notes and change logs, communicating the release schedule and status, and updating relevant documentation to ensure transparency and alignment.</w:t>
      </w:r>
    </w:p>
    <w:p w:rsidR="00000000" w:rsidDel="00000000" w:rsidP="00000000" w:rsidRDefault="00000000" w:rsidRPr="00000000" w14:paraId="00000AE8">
      <w:pPr>
        <w:spacing w:line="276" w:lineRule="auto"/>
        <w:rPr/>
      </w:pPr>
      <w:r w:rsidDel="00000000" w:rsidR="00000000" w:rsidRPr="00000000">
        <w:rPr>
          <w:rtl w:val="0"/>
        </w:rPr>
      </w:r>
    </w:p>
    <w:p w:rsidR="00000000" w:rsidDel="00000000" w:rsidP="00000000" w:rsidRDefault="00000000" w:rsidRPr="00000000" w14:paraId="00000AE9">
      <w:pPr>
        <w:pStyle w:val="Heading2"/>
        <w:keepNext w:val="0"/>
        <w:keepLines w:val="0"/>
        <w:pBdr>
          <w:bottom w:color="999999" w:space="2" w:sz="6" w:val="single"/>
        </w:pBdr>
        <w:spacing w:after="180" w:before="400" w:line="276" w:lineRule="auto"/>
        <w:rPr>
          <w:b w:val="1"/>
          <w:color w:val="003366"/>
          <w:sz w:val="34"/>
          <w:szCs w:val="34"/>
        </w:rPr>
      </w:pPr>
      <w:r w:rsidDel="00000000" w:rsidR="00000000" w:rsidRPr="00000000">
        <w:rPr>
          <w:b w:val="1"/>
          <w:color w:val="003366"/>
          <w:sz w:val="34"/>
          <w:szCs w:val="34"/>
          <w:rtl w:val="0"/>
        </w:rPr>
        <w:t xml:space="preserve">4.8 Monitoring &amp; Operations</w:t>
      </w:r>
    </w:p>
    <w:p w:rsidR="00000000" w:rsidDel="00000000" w:rsidP="00000000" w:rsidRDefault="00000000" w:rsidRPr="00000000" w14:paraId="00000AEA">
      <w:pPr>
        <w:spacing w:line="276" w:lineRule="auto"/>
        <w:jc w:val="both"/>
        <w:rPr/>
      </w:pPr>
      <w:r w:rsidDel="00000000" w:rsidR="00000000" w:rsidRPr="00000000">
        <w:rPr>
          <w:rtl w:val="0"/>
        </w:rPr>
        <w:t xml:space="preserve">To maintain the stability, performance, availability, and security of the production ConnectTransit system post-deployment, ensuring it continues to meet defined SLAs. This is achieved through proactive monitoring, timely incident response, and effective operations management. It aligns with the </w:t>
      </w:r>
      <w:r w:rsidDel="00000000" w:rsidR="00000000" w:rsidRPr="00000000">
        <w:rPr>
          <w:i w:val="1"/>
          <w:rtl w:val="0"/>
        </w:rPr>
        <w:t xml:space="preserve">Maintenance &amp; Post-Close Phase</w:t>
      </w:r>
      <w:r w:rsidDel="00000000" w:rsidR="00000000" w:rsidRPr="00000000">
        <w:rPr>
          <w:rtl w:val="0"/>
        </w:rPr>
        <w:t xml:space="preserve"> of the SDLC</w:t>
      </w:r>
    </w:p>
    <w:p w:rsidR="00000000" w:rsidDel="00000000" w:rsidP="00000000" w:rsidRDefault="00000000" w:rsidRPr="00000000" w14:paraId="00000AEB">
      <w:pPr>
        <w:spacing w:line="276" w:lineRule="auto"/>
        <w:jc w:val="both"/>
        <w:rPr/>
      </w:pPr>
      <w:r w:rsidDel="00000000" w:rsidR="00000000" w:rsidRPr="00000000">
        <w:rPr>
          <w:rtl w:val="0"/>
        </w:rPr>
        <w:t xml:space="preserve">Establish robust observability using metrics, logs, and traces, supported by ITIL-aligned operational practices. A dedicated Production Monitoring Setup milestone ensures that systems are in place for real-time health tracking, anomaly detection, and issue resolution</w:t>
      </w:r>
    </w:p>
    <w:p w:rsidR="00000000" w:rsidDel="00000000" w:rsidP="00000000" w:rsidRDefault="00000000" w:rsidRPr="00000000" w14:paraId="00000AEC">
      <w:pPr>
        <w:spacing w:line="276" w:lineRule="auto"/>
        <w:jc w:val="both"/>
        <w:rPr/>
      </w:pPr>
      <w:r w:rsidDel="00000000" w:rsidR="00000000" w:rsidRPr="00000000">
        <w:rPr>
          <w:b w:val="1"/>
          <w:rtl w:val="0"/>
        </w:rPr>
        <w:t xml:space="preserve">Implementation Details</w:t>
      </w:r>
      <w:r w:rsidDel="00000000" w:rsidR="00000000" w:rsidRPr="00000000">
        <w:rPr>
          <w:rtl w:val="0"/>
        </w:rPr>
        <w:t xml:space="preserve">: The production operations will leverage a robust observability stack, incorporating tools like Loki or ELK for log aggregation, Prometheus or Datadog for metrics collection, and Jaeger or Datadog APM for distributed tracing. Alerting will be managed through PagerDuty to ensure timely response to incidents. JIRA Service Management will serve as the primary platform for incident tracking and resolution. Operational procedures, including runbooks and standard operating procedures (SOPs), will be thoroughly documented in Confluence. Additionally, structured knowledge transfer sessions will be conducted in line with NFR 3.25.19.2, and clear Service Level Agreements (SLAs) and Service Level Objectives (SLOs) will be defined to support operational reliability and transparency. </w:t>
      </w:r>
    </w:p>
    <w:p w:rsidR="00000000" w:rsidDel="00000000" w:rsidP="00000000" w:rsidRDefault="00000000" w:rsidRPr="00000000" w14:paraId="00000AED">
      <w:pPr>
        <w:spacing w:line="276" w:lineRule="auto"/>
        <w:jc w:val="both"/>
        <w:rPr/>
      </w:pPr>
      <w:r w:rsidDel="00000000" w:rsidR="00000000" w:rsidRPr="00000000">
        <w:rPr>
          <w:rtl w:val="0"/>
        </w:rPr>
      </w:r>
    </w:p>
    <w:p w:rsidR="00000000" w:rsidDel="00000000" w:rsidP="00000000" w:rsidRDefault="00000000" w:rsidRPr="00000000" w14:paraId="00000AEE">
      <w:pPr>
        <w:spacing w:line="276" w:lineRule="auto"/>
        <w:jc w:val="both"/>
        <w:rPr/>
      </w:pPr>
      <w:r w:rsidDel="00000000" w:rsidR="00000000" w:rsidRPr="00000000">
        <w:rPr>
          <w:rtl w:val="0"/>
        </w:rPr>
        <w:t xml:space="preserve">Below are sub phases of monitoring and operations:</w:t>
      </w:r>
    </w:p>
    <w:p w:rsidR="00000000" w:rsidDel="00000000" w:rsidP="00000000" w:rsidRDefault="00000000" w:rsidRPr="00000000" w14:paraId="00000AEF">
      <w:pPr>
        <w:numPr>
          <w:ilvl w:val="0"/>
          <w:numId w:val="47"/>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Monitoring Implementation: Set up comprehensive monitoring across infrastructure, applications, logs, and business KPIs using tools such as Prometheus, Grafana, Loki+Promtail, CloudWatch, or Datadog. Create intuitive dashboards to visualize system health, performance trends, and key operational metrics. Milestone: Monitoring Dashboards Live – indicating full observability readiness.</w:t>
      </w:r>
    </w:p>
    <w:p w:rsidR="00000000" w:rsidDel="00000000" w:rsidP="00000000" w:rsidRDefault="00000000" w:rsidRPr="00000000" w14:paraId="00000AF0">
      <w:pPr>
        <w:numPr>
          <w:ilvl w:val="0"/>
          <w:numId w:val="47"/>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Alerting Configuration: Define actionable alert rules based on system thresholds, anomalies, and failure conditions. Integrate with incident management tools like PagerDuty or Opsgenie to enable real-time notifications and rapid response. Milestone: Alerting System Operational – ensuring prompt detection and escalation of production issues..</w:t>
      </w:r>
    </w:p>
    <w:p w:rsidR="00000000" w:rsidDel="00000000" w:rsidP="00000000" w:rsidRDefault="00000000" w:rsidRPr="00000000" w14:paraId="00000AF1">
      <w:pPr>
        <w:numPr>
          <w:ilvl w:val="0"/>
          <w:numId w:val="47"/>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Incident Response Planning: Establish a structured Incident Management process aligned with ITIL practices. Clearly define severity levels, escalation paths, roles, and a communication plan to ensure swift resolution and transparency during incidents. Milestone: Incident Response Plan Approved – formalizing the procedures for effective issue management.</w:t>
      </w:r>
    </w:p>
    <w:p w:rsidR="00000000" w:rsidDel="00000000" w:rsidP="00000000" w:rsidRDefault="00000000" w:rsidRPr="00000000" w14:paraId="00000AF2">
      <w:pPr>
        <w:numPr>
          <w:ilvl w:val="0"/>
          <w:numId w:val="47"/>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Support Playbook Development: Develop comprehensive runbooks and standard operating procedures (SOPs) to guide routine support tasks and incident handling. Simultaneously, build a centralized knowledge base to support ongoing operations and onboarding of new team members. Milestone: Initial Runbooks/KB Created – ensuring foundational operational readiness and knowledge sharing.</w:t>
      </w:r>
    </w:p>
    <w:p w:rsidR="00000000" w:rsidDel="00000000" w:rsidP="00000000" w:rsidRDefault="00000000" w:rsidRPr="00000000" w14:paraId="00000AF3">
      <w:pPr>
        <w:numPr>
          <w:ilvl w:val="0"/>
          <w:numId w:val="47"/>
        </w:numPr>
        <w:spacing w:line="276" w:lineRule="auto"/>
        <w:ind w:left="720" w:hanging="360"/>
        <w:jc w:val="both"/>
        <w:rPr>
          <w:rFonts w:ascii="Calibri" w:cs="Calibri" w:eastAsia="Calibri" w:hAnsi="Calibri"/>
          <w:sz w:val="24"/>
          <w:szCs w:val="24"/>
        </w:rPr>
      </w:pPr>
      <w:r w:rsidDel="00000000" w:rsidR="00000000" w:rsidRPr="00000000">
        <w:rPr>
          <w:rtl w:val="0"/>
        </w:rPr>
        <w:t xml:space="preserve">SLA Definition &amp; Reporting: Finalize the key Service Level Agreement (SLA) metrics such as uptime, response time, incident resolution time, and support availability. Establish regular SLA reporting mechanisms to track adherence and support transparency with NYCDOE. Milestone: SLA Reporting Established – ensuring clear expectations and accountability for system performance and support.</w:t>
      </w:r>
    </w:p>
    <w:p w:rsidR="00000000" w:rsidDel="00000000" w:rsidP="00000000" w:rsidRDefault="00000000" w:rsidRPr="00000000" w14:paraId="00000AF4">
      <w:pPr>
        <w:pStyle w:val="Heading2"/>
        <w:keepNext w:val="0"/>
        <w:keepLines w:val="0"/>
        <w:pBdr>
          <w:bottom w:color="999999" w:space="2" w:sz="6" w:val="single"/>
        </w:pBdr>
        <w:spacing w:after="180" w:before="400" w:line="276" w:lineRule="auto"/>
        <w:rPr>
          <w:b w:val="1"/>
          <w:color w:val="003366"/>
          <w:sz w:val="34"/>
          <w:szCs w:val="34"/>
        </w:rPr>
      </w:pPr>
      <w:r w:rsidDel="00000000" w:rsidR="00000000" w:rsidRPr="00000000">
        <w:rPr>
          <w:b w:val="1"/>
          <w:color w:val="003366"/>
          <w:sz w:val="34"/>
          <w:szCs w:val="34"/>
          <w:rtl w:val="0"/>
        </w:rPr>
        <w:t xml:space="preserve">4.9 Security Integration</w:t>
      </w:r>
    </w:p>
    <w:p w:rsidR="00000000" w:rsidDel="00000000" w:rsidP="00000000" w:rsidRDefault="00000000" w:rsidRPr="00000000" w14:paraId="00000AF5">
      <w:pPr>
        <w:spacing w:line="276" w:lineRule="auto"/>
        <w:jc w:val="both"/>
        <w:rPr/>
      </w:pPr>
      <w:r w:rsidDel="00000000" w:rsidR="00000000" w:rsidRPr="00000000">
        <w:rPr>
          <w:rtl w:val="0"/>
        </w:rPr>
        <w:t xml:space="preserve">Objective: The goal is to embed security throughout the Software Development Life Cycle (SDLC), ensuring that the ConnectTransit system is secure by design, resilient to threats, and fully protective of NYCDOE data. This security-first approach not only strengthens the system but also ensures compliance with regulatory and organizational mandates.</w:t>
      </w:r>
    </w:p>
    <w:p w:rsidR="00000000" w:rsidDel="00000000" w:rsidP="00000000" w:rsidRDefault="00000000" w:rsidRPr="00000000" w14:paraId="00000AF6">
      <w:pPr>
        <w:spacing w:line="276" w:lineRule="auto"/>
        <w:jc w:val="both"/>
        <w:rPr/>
      </w:pPr>
      <w:r w:rsidDel="00000000" w:rsidR="00000000" w:rsidRPr="00000000">
        <w:rPr>
          <w:rtl w:val="0"/>
        </w:rPr>
      </w:r>
    </w:p>
    <w:p w:rsidR="00000000" w:rsidDel="00000000" w:rsidP="00000000" w:rsidRDefault="00000000" w:rsidRPr="00000000" w14:paraId="00000AF7">
      <w:pPr>
        <w:spacing w:line="276" w:lineRule="auto"/>
        <w:jc w:val="both"/>
        <w:rPr/>
      </w:pPr>
      <w:r w:rsidDel="00000000" w:rsidR="00000000" w:rsidRPr="00000000">
        <w:rPr>
          <w:rtl w:val="0"/>
        </w:rPr>
        <w:t xml:space="preserve">Approach: Security will be treated as a shared responsibility and will be tightly integrated across all phases of the SDLC through a "Shift Left" strategy. This includes early identification and mitigation of risks, embedding secure coding practices, and automating security checks. The initiative will comply fully with the NYCPS InfoSec Requirements v1.5 and Secure Coding Standards v1.5, aligning with non-functional requirements NFR 3.25.18.1 and 3.25.18.2.</w:t>
      </w:r>
    </w:p>
    <w:p w:rsidR="00000000" w:rsidDel="00000000" w:rsidP="00000000" w:rsidRDefault="00000000" w:rsidRPr="00000000" w14:paraId="00000AF8">
      <w:pPr>
        <w:spacing w:line="276" w:lineRule="auto"/>
        <w:jc w:val="both"/>
        <w:rPr/>
      </w:pPr>
      <w:r w:rsidDel="00000000" w:rsidR="00000000" w:rsidRPr="00000000">
        <w:rPr>
          <w:rtl w:val="0"/>
        </w:rPr>
      </w:r>
    </w:p>
    <w:p w:rsidR="00000000" w:rsidDel="00000000" w:rsidP="00000000" w:rsidRDefault="00000000" w:rsidRPr="00000000" w14:paraId="00000AF9">
      <w:pPr>
        <w:spacing w:line="276" w:lineRule="auto"/>
        <w:jc w:val="both"/>
        <w:rPr/>
      </w:pPr>
      <w:r w:rsidDel="00000000" w:rsidR="00000000" w:rsidRPr="00000000">
        <w:rPr>
          <w:rtl w:val="0"/>
        </w:rPr>
        <w:t xml:space="preserve">Security will be embedded across the entire SDLC by following DevSecOps principles, ensuring that security is not an afterthought but a continuous, integrated process. Automated security checks will be built into CI/CD pipelines to detect issues early. The team will conduct regular security reviews and training to foster a culture of shared security ownership and awareness.</w:t>
      </w:r>
    </w:p>
    <w:p w:rsidR="00000000" w:rsidDel="00000000" w:rsidP="00000000" w:rsidRDefault="00000000" w:rsidRPr="00000000" w14:paraId="00000AFA">
      <w:pPr>
        <w:spacing w:line="276" w:lineRule="auto"/>
        <w:jc w:val="both"/>
        <w:rPr/>
      </w:pPr>
      <w:r w:rsidDel="00000000" w:rsidR="00000000" w:rsidRPr="00000000">
        <w:rPr>
          <w:rtl w:val="0"/>
        </w:rPr>
      </w:r>
    </w:p>
    <w:p w:rsidR="00000000" w:rsidDel="00000000" w:rsidP="00000000" w:rsidRDefault="00000000" w:rsidRPr="00000000" w14:paraId="00000AFB">
      <w:pPr>
        <w:spacing w:line="276" w:lineRule="auto"/>
        <w:jc w:val="both"/>
        <w:rPr/>
      </w:pPr>
      <w:r w:rsidDel="00000000" w:rsidR="00000000" w:rsidRPr="00000000">
        <w:rPr>
          <w:rtl w:val="0"/>
        </w:rPr>
        <w:t xml:space="preserve">Identified vulnerabilities will be addressed promptly, with defined SLAs to ensure timely remediation. The system will comply with all relevant regulations and standards, including FERPA, HIPAA, Ed Law 2-d, and Appendix I/J, as well as NYCDOE-specific security requirements (NFR 3.25.24).</w:t>
      </w:r>
    </w:p>
    <w:p w:rsidR="00000000" w:rsidDel="00000000" w:rsidP="00000000" w:rsidRDefault="00000000" w:rsidRPr="00000000" w14:paraId="00000AFC">
      <w:pPr>
        <w:spacing w:line="276" w:lineRule="auto"/>
        <w:jc w:val="both"/>
        <w:rPr/>
      </w:pPr>
      <w:r w:rsidDel="00000000" w:rsidR="00000000" w:rsidRPr="00000000">
        <w:rPr>
          <w:rtl w:val="0"/>
        </w:rPr>
      </w:r>
    </w:p>
    <w:p w:rsidR="00000000" w:rsidDel="00000000" w:rsidP="00000000" w:rsidRDefault="00000000" w:rsidRPr="00000000" w14:paraId="00000AFD">
      <w:pPr>
        <w:spacing w:line="276" w:lineRule="auto"/>
        <w:jc w:val="both"/>
        <w:rPr/>
      </w:pPr>
      <w:r w:rsidDel="00000000" w:rsidR="00000000" w:rsidRPr="00000000">
        <w:rPr>
          <w:rtl w:val="0"/>
        </w:rPr>
        <w:t xml:space="preserve">To safeguard infrastructure and data, AWS-native security services will be leveraged, including AWS Shield for DDoS protection, WAF for web application firewall capabilities, and Security Groups for fine-grained access control. Data at rest and in transit will be encrypted using AWS KMS and AWS Secrets Manager, meeting data protection requirements outlined in NFR 3.25.12.</w:t>
      </w:r>
    </w:p>
    <w:p w:rsidR="00000000" w:rsidDel="00000000" w:rsidP="00000000" w:rsidRDefault="00000000" w:rsidRPr="00000000" w14:paraId="00000AFE">
      <w:pPr>
        <w:spacing w:line="276" w:lineRule="auto"/>
        <w:jc w:val="both"/>
        <w:rPr/>
      </w:pPr>
      <w:r w:rsidDel="00000000" w:rsidR="00000000" w:rsidRPr="00000000">
        <w:rPr>
          <w:rtl w:val="0"/>
        </w:rPr>
      </w:r>
    </w:p>
    <w:p w:rsidR="00000000" w:rsidDel="00000000" w:rsidP="00000000" w:rsidRDefault="00000000" w:rsidRPr="00000000" w14:paraId="00000AFF">
      <w:pPr>
        <w:spacing w:line="276" w:lineRule="auto"/>
        <w:jc w:val="both"/>
        <w:rPr/>
      </w:pPr>
      <w:r w:rsidDel="00000000" w:rsidR="00000000" w:rsidRPr="00000000">
        <w:rPr>
          <w:rtl w:val="0"/>
        </w:rPr>
        <w:t xml:space="preserve">Below are the Sub phases for security integration in SDLC</w:t>
      </w:r>
    </w:p>
    <w:p w:rsidR="00000000" w:rsidDel="00000000" w:rsidP="00000000" w:rsidRDefault="00000000" w:rsidRPr="00000000" w14:paraId="00000B00">
      <w:pPr>
        <w:numPr>
          <w:ilvl w:val="0"/>
          <w:numId w:val="94"/>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Secure Design: Security will be proactively integrated into the design process through structured Threat Modeling using the STRIDE methodology during design sprints. In addition, dedicated Security Architecture Reviews will be conducted to validate the robustness of the proposed architecture and ensure all identified threats are addressed. Milestone: Security Design Approved</w:t>
      </w:r>
    </w:p>
    <w:p w:rsidR="00000000" w:rsidDel="00000000" w:rsidP="00000000" w:rsidRDefault="00000000" w:rsidRPr="00000000" w14:paraId="00000B01">
      <w:pPr>
        <w:numPr>
          <w:ilvl w:val="0"/>
          <w:numId w:val="94"/>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Secure Development: To foster a secure-by-default coding culture, all developers will undergo Secure Coding Training aimed at reinforcing awareness of industry best practices and addressing common security vulnerabilities. Adherence to secure coding standards will be enforced through automated linters and mandatory peer code reviews. Additionally, all sensitive information such as API keys and credentials will be handled through robust secrets management practices using AWS Secrets Manager, ensuring protection across development, testing, and production environments. Milestone: Secure Coding Practices Established</w:t>
      </w:r>
    </w:p>
    <w:p w:rsidR="00000000" w:rsidDel="00000000" w:rsidP="00000000" w:rsidRDefault="00000000" w:rsidRPr="00000000" w14:paraId="00000B02">
      <w:pPr>
        <w:numPr>
          <w:ilvl w:val="0"/>
          <w:numId w:val="94"/>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Security testing will be seamlessly integrated into the CI/CD pipeline to ensure continuous, automated detection of vulnerabilities. This includes Static Application Security Testing (SAST) using Veracode, Software Composition Analysis (SCA) with Snyk, container image scanning via Trivy, and Infrastructure as Code (IaC) scanning using Checkov. These tools will help identify issues early in the development cycle and support remediation before deployment. Milestone: Automated Security Scans Operational in CI/CD</w:t>
      </w:r>
    </w:p>
    <w:p w:rsidR="00000000" w:rsidDel="00000000" w:rsidP="00000000" w:rsidRDefault="00000000" w:rsidRPr="00000000" w14:paraId="00000B03">
      <w:pPr>
        <w:numPr>
          <w:ilvl w:val="0"/>
          <w:numId w:val="94"/>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Dynamic security testing will be conducted using OWASP ZAP to identify runtime vulnerabilities in the application. In addition, regular third-party Penetration Testing will be scheduled to simulate real-world attack scenarios and assess system resilience. Manual security QA will be performed to validate business logic vulnerabilities and ensure comprehensive coverage. These activities will complement automated scans and provide an additional layer of assurance. Milestone: Pen Test Schedule Agreed, Initial Pen Test Complete</w:t>
      </w:r>
    </w:p>
    <w:p w:rsidR="00000000" w:rsidDel="00000000" w:rsidP="00000000" w:rsidRDefault="00000000" w:rsidRPr="00000000" w14:paraId="00000B04">
      <w:pPr>
        <w:numPr>
          <w:ilvl w:val="0"/>
          <w:numId w:val="94"/>
        </w:numPr>
        <w:spacing w:line="276" w:lineRule="auto"/>
        <w:ind w:left="720" w:hanging="360"/>
        <w:jc w:val="both"/>
        <w:rPr>
          <w:rFonts w:ascii="Calibri" w:cs="Calibri" w:eastAsia="Calibri" w:hAnsi="Calibri"/>
          <w:sz w:val="24"/>
          <w:szCs w:val="24"/>
        </w:rPr>
      </w:pPr>
      <w:r w:rsidDel="00000000" w:rsidR="00000000" w:rsidRPr="00000000">
        <w:rPr>
          <w:rtl w:val="0"/>
        </w:rPr>
        <w:t xml:space="preserve">To ensure robust protection in the production environment, security monitoring will be implemented using a combination of tools such as Amazon GuardDuty, AWS Detective, and EventBridge integrated with SNS alerts for real-time threat detection and notification. A comprehensive Security Information and Event Management (SIEM) system will be employed to aggregate and analyze security logs and events across the stack. Additionally, a formal Vulnerability Management and Patch Management Process will be established to proactively address discovered issues. A well-defined Security Incident Response Plan will also be developed, outlining detection, escalation, containment, and recovery procedures for security incidents. Milestone: Security Monitoring Setup, Incident Plan Ready</w:t>
      </w:r>
    </w:p>
    <w:p w:rsidR="00000000" w:rsidDel="00000000" w:rsidP="00000000" w:rsidRDefault="00000000" w:rsidRPr="00000000" w14:paraId="00000B05">
      <w:pPr>
        <w:spacing w:line="276" w:lineRule="auto"/>
        <w:rPr/>
      </w:pPr>
      <w:r w:rsidDel="00000000" w:rsidR="00000000" w:rsidRPr="00000000">
        <w:rPr>
          <w:rtl w:val="0"/>
        </w:rPr>
      </w:r>
    </w:p>
    <w:p w:rsidR="00000000" w:rsidDel="00000000" w:rsidP="00000000" w:rsidRDefault="00000000" w:rsidRPr="00000000" w14:paraId="00000B06">
      <w:pPr>
        <w:spacing w:line="276" w:lineRule="auto"/>
        <w:rPr/>
      </w:pPr>
      <w:r w:rsidDel="00000000" w:rsidR="00000000" w:rsidRPr="00000000">
        <w:rPr>
          <w:rtl w:val="0"/>
        </w:rPr>
      </w:r>
    </w:p>
    <w:p w:rsidR="00000000" w:rsidDel="00000000" w:rsidP="00000000" w:rsidRDefault="00000000" w:rsidRPr="00000000" w14:paraId="00000B07">
      <w:pPr>
        <w:pStyle w:val="Heading2"/>
        <w:keepNext w:val="0"/>
        <w:keepLines w:val="0"/>
        <w:pBdr>
          <w:bottom w:color="999999" w:space="2" w:sz="6" w:val="single"/>
        </w:pBdr>
        <w:spacing w:after="180" w:before="400" w:line="276" w:lineRule="auto"/>
        <w:rPr>
          <w:b w:val="1"/>
          <w:color w:val="003366"/>
          <w:sz w:val="34"/>
          <w:szCs w:val="34"/>
        </w:rPr>
      </w:pPr>
      <w:r w:rsidDel="00000000" w:rsidR="00000000" w:rsidRPr="00000000">
        <w:rPr>
          <w:b w:val="1"/>
          <w:color w:val="003366"/>
          <w:sz w:val="34"/>
          <w:szCs w:val="34"/>
          <w:rtl w:val="0"/>
        </w:rPr>
        <w:t xml:space="preserve">4.10 Continuous Improvement &amp; Optimization</w:t>
      </w:r>
    </w:p>
    <w:p w:rsidR="00000000" w:rsidDel="00000000" w:rsidP="00000000" w:rsidRDefault="00000000" w:rsidRPr="00000000" w14:paraId="00000B08">
      <w:pPr>
        <w:spacing w:line="276" w:lineRule="auto"/>
        <w:rPr/>
      </w:pPr>
      <w:r w:rsidDel="00000000" w:rsidR="00000000" w:rsidRPr="00000000">
        <w:rPr>
          <w:rtl w:val="0"/>
        </w:rPr>
        <w:t xml:space="preserve">The objective is to implement sustainable mechanisms for continuous improvement, ensuring the ConnectTransit system evolves to meet changing needs, improves in performance, and remains maintainable over time. This phase promotes a culture of Kaizen, or incremental improvement, within both the system and the SDLC processes themselves. It aligns with the final phase of the modern SDLC lifecycle.</w:t>
      </w:r>
    </w:p>
    <w:p w:rsidR="00000000" w:rsidDel="00000000" w:rsidP="00000000" w:rsidRDefault="00000000" w:rsidRPr="00000000" w14:paraId="00000B09">
      <w:pPr>
        <w:spacing w:line="276" w:lineRule="auto"/>
        <w:rPr/>
      </w:pPr>
      <w:r w:rsidDel="00000000" w:rsidR="00000000" w:rsidRPr="00000000">
        <w:rPr>
          <w:rtl w:val="0"/>
        </w:rPr>
      </w:r>
    </w:p>
    <w:p w:rsidR="00000000" w:rsidDel="00000000" w:rsidP="00000000" w:rsidRDefault="00000000" w:rsidRPr="00000000" w14:paraId="00000B0A">
      <w:pPr>
        <w:spacing w:line="276" w:lineRule="auto"/>
        <w:rPr/>
      </w:pPr>
      <w:r w:rsidDel="00000000" w:rsidR="00000000" w:rsidRPr="00000000">
        <w:rPr>
          <w:rtl w:val="0"/>
        </w:rPr>
        <w:t xml:space="preserve">Approach: A data-driven approach will be used, with feedback loops embedded across operations and user engagement channels. Performance metrics, operational logs, and user feedback will be regularly reviewed to identify opportunities for optimization. Improvement activities will be structured as part of ongoing sprint ceremonies, post-mortems, and quarterly reviews.</w:t>
      </w:r>
    </w:p>
    <w:p w:rsidR="00000000" w:rsidDel="00000000" w:rsidP="00000000" w:rsidRDefault="00000000" w:rsidRPr="00000000" w14:paraId="00000B0B">
      <w:pPr>
        <w:spacing w:line="276" w:lineRule="auto"/>
        <w:rPr/>
      </w:pPr>
      <w:r w:rsidDel="00000000" w:rsidR="00000000" w:rsidRPr="00000000">
        <w:rPr>
          <w:rtl w:val="0"/>
        </w:rPr>
      </w:r>
    </w:p>
    <w:p w:rsidR="00000000" w:rsidDel="00000000" w:rsidP="00000000" w:rsidRDefault="00000000" w:rsidRPr="00000000" w14:paraId="00000B0C">
      <w:pPr>
        <w:spacing w:line="276" w:lineRule="auto"/>
        <w:rPr/>
      </w:pPr>
      <w:r w:rsidDel="00000000" w:rsidR="00000000" w:rsidRPr="00000000">
        <w:rPr>
          <w:rtl w:val="0"/>
        </w:rPr>
        <w:t xml:space="preserve">Below are the sub phases of Continuous Improvement &amp; optimization:</w:t>
      </w:r>
    </w:p>
    <w:p w:rsidR="00000000" w:rsidDel="00000000" w:rsidP="00000000" w:rsidRDefault="00000000" w:rsidRPr="00000000" w14:paraId="00000B0D">
      <w:pPr>
        <w:numPr>
          <w:ilvl w:val="0"/>
          <w:numId w:val="82"/>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Retrospectives &amp; Feedback Loops (Ongoing): Sprint retrospectives will continue throughout the lifecycle to reflect on what’s working and what needs improvement across teams. Additionally, structured feedback channels such as user surveys, focus groups, and user advisory panels will be established to gather insights directly from NYCDOE users. Support ticket data will also be analyzed regularly to identify recurring issues, bottlenecks, or pain points in the system. These feedback mechanisms will feed into backlog grooming, process refinements, and system enhancements. Milestone: Feedback Collection &amp; Analysis Process Operational.</w:t>
      </w:r>
    </w:p>
    <w:p w:rsidR="00000000" w:rsidDel="00000000" w:rsidP="00000000" w:rsidRDefault="00000000" w:rsidRPr="00000000" w14:paraId="00000B0E">
      <w:pPr>
        <w:numPr>
          <w:ilvl w:val="0"/>
          <w:numId w:val="82"/>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Performance Tuning &amp; Optimization (Ongoing):</w:t>
        <w:br w:type="textWrapping"/>
        <w:t xml:space="preserve">Production performance will be continuously monitored through live dashboards and telemetry data. This helps in proactively identifying potential bottlenecks, latency issues, or inefficient resource usage that could affect user experience or system stability. Cost optimization opportunities will also be evaluated using tools like AWS Compute Optimizer, ensuring the system remains both performant and economically efficient. Dedicated engineering capacity will be allocated to address performance tuning tasks as part of regular sprints. Milestone: Performance Monitoring and Tuning Practices Operational.</w:t>
      </w:r>
    </w:p>
    <w:p w:rsidR="00000000" w:rsidDel="00000000" w:rsidP="00000000" w:rsidRDefault="00000000" w:rsidRPr="00000000" w14:paraId="00000B0F">
      <w:pPr>
        <w:numPr>
          <w:ilvl w:val="0"/>
          <w:numId w:val="82"/>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Technical Debt Management (Ongoing):</w:t>
        <w:br w:type="textWrapping"/>
        <w:t xml:space="preserve">A dedicated technical debt backlog will be maintained and prioritized within JIRA, capturing items such as code refactoring needs, legacy service upgrades, outdated dependencies, and test automation enhancements. To systematically reduce technical debt, approximately 10–15% of sprint capacity will be allocated in each sprint. Teams will also track usage of deprecated libraries, APIs, or services to ensure timely replacement or removal. Milestone: Tech Debt Management Process Defined and Incorporated into Sprint Planning.</w:t>
      </w:r>
    </w:p>
    <w:p w:rsidR="00000000" w:rsidDel="00000000" w:rsidP="00000000" w:rsidRDefault="00000000" w:rsidRPr="00000000" w14:paraId="00000B10">
      <w:pPr>
        <w:numPr>
          <w:ilvl w:val="0"/>
          <w:numId w:val="82"/>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Feature Usage Analytics &amp; Business Value Assessment (Ongoing):</w:t>
        <w:br w:type="textWrapping"/>
        <w:t xml:space="preserve">To inform data-driven decision making, product analytics tools such as Mixpanel or AWS Pinpoint will be implemented to track feature usage patterns, user engagement, and adoption rates across the ConnectTransit system. Insights from this data will be regularly analyzed to assess the business value delivered by individual features, helping prioritize enhancements, backlog grooming, and UX/UI improvements. Reports will be reviewed with stakeholders on a scheduled cadence. Milestone: Regular Usage/Value Reports Generated and Reviewed.</w:t>
      </w:r>
    </w:p>
    <w:p w:rsidR="00000000" w:rsidDel="00000000" w:rsidP="00000000" w:rsidRDefault="00000000" w:rsidRPr="00000000" w14:paraId="00000B11">
      <w:pPr>
        <w:numPr>
          <w:ilvl w:val="0"/>
          <w:numId w:val="82"/>
        </w:numPr>
        <w:spacing w:after="280" w:line="240" w:lineRule="auto"/>
        <w:ind w:left="720" w:hanging="360"/>
        <w:rPr>
          <w:rFonts w:ascii="Calibri" w:cs="Calibri" w:eastAsia="Calibri" w:hAnsi="Calibri"/>
          <w:sz w:val="24"/>
          <w:szCs w:val="24"/>
        </w:rPr>
      </w:pPr>
      <w:r w:rsidDel="00000000" w:rsidR="00000000" w:rsidRPr="00000000">
        <w:rPr>
          <w:rtl w:val="0"/>
        </w:rPr>
        <w:t xml:space="preserve">Continuous Learning (Ongoing):</w:t>
        <w:br w:type="textWrapping"/>
        <w:t xml:space="preserve">To support long-term excellence and adaptability, the ConnectTransit team will foster a culture of continuous learning. This includes structured training programs, internal knowledge-sharing sessions (e.g., brown bag lunches), and proactive exploration of emerging technologies relevant to the NYCDOE ecosystem. These initiatives ensure that the team remains up-to-date with industry best practices, security trends, and platform innovations, ultimately improving solution quality and sustainability. Milestone: Training Plan Includes Continuous Learning Initiatives.</w:t>
      </w:r>
    </w:p>
    <w:p w:rsidR="00000000" w:rsidDel="00000000" w:rsidP="00000000" w:rsidRDefault="00000000" w:rsidRPr="00000000" w14:paraId="00000B12">
      <w:pPr>
        <w:pStyle w:val="Heading2"/>
        <w:keepNext w:val="0"/>
        <w:keepLines w:val="0"/>
        <w:pBdr>
          <w:bottom w:color="999999" w:space="2" w:sz="6" w:val="single"/>
        </w:pBdr>
        <w:spacing w:after="180" w:before="400" w:line="276" w:lineRule="auto"/>
        <w:rPr>
          <w:b w:val="1"/>
          <w:color w:val="003366"/>
          <w:sz w:val="34"/>
          <w:szCs w:val="34"/>
        </w:rPr>
      </w:pPr>
      <w:r w:rsidDel="00000000" w:rsidR="00000000" w:rsidRPr="00000000">
        <w:rPr>
          <w:b w:val="1"/>
          <w:color w:val="003366"/>
          <w:sz w:val="34"/>
          <w:szCs w:val="34"/>
          <w:rtl w:val="0"/>
        </w:rPr>
        <w:t xml:space="preserve">4.11 Implementation Plan</w:t>
      </w:r>
    </w:p>
    <w:p w:rsidR="00000000" w:rsidDel="00000000" w:rsidP="00000000" w:rsidRDefault="00000000" w:rsidRPr="00000000" w14:paraId="00000B13">
      <w:pPr>
        <w:spacing w:line="276" w:lineRule="auto"/>
        <w:jc w:val="both"/>
        <w:rPr/>
      </w:pPr>
      <w:r w:rsidDel="00000000" w:rsidR="00000000" w:rsidRPr="00000000">
        <w:rPr>
          <w:rtl w:val="0"/>
        </w:rPr>
        <w:t xml:space="preserve">Our phased implementation approach ensures a structured and efficient deployment of the ConnectTransit Transportation Management System (TMS) solution, minimizing risks and maximizing stakeholder engagement. The plan spans 12 months and is divided into four key phases: Discovery, Planning &amp; foundation, Core Platform Build, Integration &amp; Pilot Preparation, Pilot Deployment, UAT &amp; Full Feature Development, and Phased Production Rollout &amp; Stabilization. Each phase includes critical activities such as system configuration, integration, testing, training, and phased deployment, ensuring a smooth transition from existing systems to the new platform. This structured approach guarantees alignment with project objectives, regulatory requirements, and user expectations outlined by DOE, while optimizing system performance and adoption.</w:t>
      </w:r>
    </w:p>
    <w:p w:rsidR="00000000" w:rsidDel="00000000" w:rsidP="00000000" w:rsidRDefault="00000000" w:rsidRPr="00000000" w14:paraId="00000B14">
      <w:pPr>
        <w:spacing w:line="276" w:lineRule="auto"/>
        <w:jc w:val="both"/>
        <w:rPr/>
      </w:pPr>
      <w:r w:rsidDel="00000000" w:rsidR="00000000" w:rsidRPr="00000000">
        <w:rPr/>
        <w:drawing>
          <wp:inline distB="0" distT="0" distL="0" distR="0">
            <wp:extent cx="6097270" cy="3155315"/>
            <wp:effectExtent b="0" l="0" r="0" t="0"/>
            <wp:docPr id="12"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6097270" cy="3155315"/>
                    </a:xfrm>
                    <a:prstGeom prst="rect"/>
                    <a:ln/>
                  </pic:spPr>
                </pic:pic>
              </a:graphicData>
            </a:graphic>
          </wp:inline>
        </w:drawing>
      </w:r>
      <w:r w:rsidDel="00000000" w:rsidR="00000000" w:rsidRPr="00000000">
        <w:rPr>
          <w:rtl w:val="0"/>
        </w:rPr>
      </w:r>
    </w:p>
    <w:p w:rsidR="00000000" w:rsidDel="00000000" w:rsidP="00000000" w:rsidRDefault="00000000" w:rsidRPr="00000000" w14:paraId="00000B15">
      <w:pPr>
        <w:spacing w:line="276" w:lineRule="auto"/>
        <w:rPr/>
      </w:pPr>
      <w:r w:rsidDel="00000000" w:rsidR="00000000" w:rsidRPr="00000000">
        <w:rPr>
          <w:rtl w:val="0"/>
        </w:rPr>
      </w:r>
    </w:p>
    <w:p w:rsidR="00000000" w:rsidDel="00000000" w:rsidP="00000000" w:rsidRDefault="00000000" w:rsidRPr="00000000" w14:paraId="00000B16">
      <w:pPr>
        <w:spacing w:line="276" w:lineRule="auto"/>
        <w:rPr/>
      </w:pPr>
      <w:r w:rsidDel="00000000" w:rsidR="00000000" w:rsidRPr="00000000">
        <w:rPr>
          <w:rtl w:val="0"/>
        </w:rPr>
      </w:r>
    </w:p>
    <w:p w:rsidR="00000000" w:rsidDel="00000000" w:rsidP="00000000" w:rsidRDefault="00000000" w:rsidRPr="00000000" w14:paraId="00000B17">
      <w:pPr>
        <w:pStyle w:val="Heading2"/>
        <w:keepNext w:val="0"/>
        <w:keepLines w:val="0"/>
        <w:pBdr>
          <w:bottom w:color="999999" w:space="2" w:sz="6" w:val="single"/>
        </w:pBdr>
        <w:spacing w:after="180" w:before="400" w:line="276" w:lineRule="auto"/>
        <w:rPr>
          <w:b w:val="1"/>
          <w:color w:val="003366"/>
          <w:sz w:val="34"/>
          <w:szCs w:val="34"/>
        </w:rPr>
      </w:pPr>
      <w:bookmarkStart w:colFirst="0" w:colLast="0" w:name="_4cnc8ata63re" w:id="174"/>
      <w:bookmarkEnd w:id="174"/>
      <w:r w:rsidDel="00000000" w:rsidR="00000000" w:rsidRPr="00000000">
        <w:rPr>
          <w:b w:val="1"/>
          <w:color w:val="003366"/>
          <w:sz w:val="34"/>
          <w:szCs w:val="34"/>
          <w:rtl w:val="0"/>
        </w:rPr>
        <w:t xml:space="preserve">4.12 Program Governance</w:t>
      </w:r>
    </w:p>
    <w:p w:rsidR="00000000" w:rsidDel="00000000" w:rsidP="00000000" w:rsidRDefault="00000000" w:rsidRPr="00000000" w14:paraId="00000B18">
      <w:pPr>
        <w:spacing w:line="276" w:lineRule="auto"/>
        <w:jc w:val="both"/>
        <w:rPr/>
      </w:pPr>
      <w:r w:rsidDel="00000000" w:rsidR="00000000" w:rsidRPr="00000000">
        <w:rPr>
          <w:rtl w:val="0"/>
        </w:rPr>
        <w:t xml:space="preserve">Sentry will establish a robust governance framework to ensure alignment, transparency, and accountability throughout the duration of the project. This structure is designed to facilitate informed decision-making, proactive risk management, and clear communication among all stakeholders.</w:t>
      </w:r>
    </w:p>
    <w:p w:rsidR="00000000" w:rsidDel="00000000" w:rsidP="00000000" w:rsidRDefault="00000000" w:rsidRPr="00000000" w14:paraId="00000B19">
      <w:pPr>
        <w:spacing w:line="276" w:lineRule="auto"/>
        <w:jc w:val="both"/>
        <w:rPr/>
      </w:pPr>
      <w:r w:rsidDel="00000000" w:rsidR="00000000" w:rsidRPr="00000000">
        <w:rPr/>
        <w:drawing>
          <wp:inline distB="0" distT="0" distL="0" distR="0">
            <wp:extent cx="5926574" cy="3375985"/>
            <wp:effectExtent b="0" l="0" r="0" t="0"/>
            <wp:docPr id="7"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26574" cy="3375985"/>
                    </a:xfrm>
                    <a:prstGeom prst="rect"/>
                    <a:ln/>
                  </pic:spPr>
                </pic:pic>
              </a:graphicData>
            </a:graphic>
          </wp:inline>
        </w:drawing>
      </w:r>
      <w:r w:rsidDel="00000000" w:rsidR="00000000" w:rsidRPr="00000000">
        <w:rPr>
          <w:rtl w:val="0"/>
        </w:rPr>
      </w:r>
    </w:p>
    <w:p w:rsidR="00000000" w:rsidDel="00000000" w:rsidP="00000000" w:rsidRDefault="00000000" w:rsidRPr="00000000" w14:paraId="00000B1A">
      <w:pPr>
        <w:spacing w:line="276" w:lineRule="auto"/>
        <w:jc w:val="both"/>
        <w:rPr/>
      </w:pPr>
      <w:r w:rsidDel="00000000" w:rsidR="00000000" w:rsidRPr="00000000">
        <w:rPr>
          <w:rtl w:val="0"/>
        </w:rPr>
        <w:t xml:space="preserve">Key governance components include:</w:t>
      </w:r>
    </w:p>
    <w:p w:rsidR="00000000" w:rsidDel="00000000" w:rsidP="00000000" w:rsidRDefault="00000000" w:rsidRPr="00000000" w14:paraId="00000B1B">
      <w:pPr>
        <w:numPr>
          <w:ilvl w:val="0"/>
          <w:numId w:val="140"/>
        </w:numPr>
        <w:spacing w:line="276" w:lineRule="auto"/>
        <w:ind w:left="1080" w:hanging="72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Executive Committee:</w:t>
      </w:r>
      <w:r w:rsidDel="00000000" w:rsidR="00000000" w:rsidRPr="00000000">
        <w:rPr>
          <w:rFonts w:ascii="Calibri" w:cs="Calibri" w:eastAsia="Calibri" w:hAnsi="Calibri"/>
          <w:sz w:val="24"/>
          <w:szCs w:val="24"/>
          <w:rtl w:val="0"/>
        </w:rPr>
        <w:t xml:space="preserve"> A high-level governance body providing strategic oversight, aligning project goals with organizational vision, and ensuring executive sponsorship and accountability.</w:t>
      </w:r>
    </w:p>
    <w:p w:rsidR="00000000" w:rsidDel="00000000" w:rsidP="00000000" w:rsidRDefault="00000000" w:rsidRPr="00000000" w14:paraId="00000B1C">
      <w:pPr>
        <w:numPr>
          <w:ilvl w:val="0"/>
          <w:numId w:val="140"/>
        </w:numPr>
        <w:spacing w:line="276" w:lineRule="auto"/>
        <w:ind w:left="1080" w:hanging="72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Steering Committee</w:t>
      </w:r>
      <w:r w:rsidDel="00000000" w:rsidR="00000000" w:rsidRPr="00000000">
        <w:rPr>
          <w:rFonts w:ascii="Calibri" w:cs="Calibri" w:eastAsia="Calibri" w:hAnsi="Calibri"/>
          <w:sz w:val="24"/>
          <w:szCs w:val="24"/>
          <w:rtl w:val="0"/>
        </w:rPr>
        <w:t xml:space="preserve">: A senior-level body comprising representatives from both NYCDOE and Sentry. Meets monthly to review overall progress, approve major changes, and resolve escalations.</w:t>
      </w:r>
    </w:p>
    <w:p w:rsidR="00000000" w:rsidDel="00000000" w:rsidP="00000000" w:rsidRDefault="00000000" w:rsidRPr="00000000" w14:paraId="00000B1D">
      <w:pPr>
        <w:numPr>
          <w:ilvl w:val="0"/>
          <w:numId w:val="140"/>
        </w:numPr>
        <w:spacing w:line="276" w:lineRule="auto"/>
        <w:ind w:left="1080" w:hanging="72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Change Control Board (CCB):</w:t>
      </w:r>
      <w:r w:rsidDel="00000000" w:rsidR="00000000" w:rsidRPr="00000000">
        <w:rPr>
          <w:rFonts w:ascii="Calibri" w:cs="Calibri" w:eastAsia="Calibri" w:hAnsi="Calibri"/>
          <w:sz w:val="24"/>
          <w:szCs w:val="24"/>
          <w:rtl w:val="0"/>
        </w:rPr>
        <w:t xml:space="preserve"> Responsible for evaluating and approving any proposed changes to scope, timeline, or budget. Convened on a bi-weekly basis.</w:t>
      </w:r>
    </w:p>
    <w:p w:rsidR="00000000" w:rsidDel="00000000" w:rsidP="00000000" w:rsidRDefault="00000000" w:rsidRPr="00000000" w14:paraId="00000B1E">
      <w:pPr>
        <w:numPr>
          <w:ilvl w:val="0"/>
          <w:numId w:val="140"/>
        </w:numPr>
        <w:spacing w:line="276" w:lineRule="auto"/>
        <w:ind w:left="1080" w:hanging="72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Project Management Office (PMO):</w:t>
      </w:r>
      <w:r w:rsidDel="00000000" w:rsidR="00000000" w:rsidRPr="00000000">
        <w:rPr>
          <w:rFonts w:ascii="Calibri" w:cs="Calibri" w:eastAsia="Calibri" w:hAnsi="Calibri"/>
          <w:sz w:val="24"/>
          <w:szCs w:val="24"/>
          <w:rtl w:val="0"/>
        </w:rPr>
        <w:t xml:space="preserve"> Manages day-to-day operations, oversees risk and issue tracking, and ensures consistent and timely reporting across teams.</w:t>
      </w:r>
    </w:p>
    <w:p w:rsidR="00000000" w:rsidDel="00000000" w:rsidP="00000000" w:rsidRDefault="00000000" w:rsidRPr="00000000" w14:paraId="00000B1F">
      <w:pPr>
        <w:numPr>
          <w:ilvl w:val="0"/>
          <w:numId w:val="140"/>
        </w:numPr>
        <w:spacing w:line="276" w:lineRule="auto"/>
        <w:ind w:left="1080" w:hanging="72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Technical Governance Group:</w:t>
      </w:r>
      <w:r w:rsidDel="00000000" w:rsidR="00000000" w:rsidRPr="00000000">
        <w:rPr>
          <w:rFonts w:ascii="Calibri" w:cs="Calibri" w:eastAsia="Calibri" w:hAnsi="Calibri"/>
          <w:sz w:val="24"/>
          <w:szCs w:val="24"/>
          <w:rtl w:val="0"/>
        </w:rPr>
        <w:t xml:space="preserve"> Provides oversight on system architecture, integration strategies, security compliance, and identification of technical risks.</w:t>
      </w:r>
    </w:p>
    <w:p w:rsidR="00000000" w:rsidDel="00000000" w:rsidP="00000000" w:rsidRDefault="00000000" w:rsidRPr="00000000" w14:paraId="00000B20">
      <w:pPr>
        <w:numPr>
          <w:ilvl w:val="0"/>
          <w:numId w:val="140"/>
        </w:numPr>
        <w:spacing w:line="276" w:lineRule="auto"/>
        <w:ind w:left="1080" w:hanging="72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Weekly Status Meetings:</w:t>
      </w:r>
      <w:r w:rsidDel="00000000" w:rsidR="00000000" w:rsidRPr="00000000">
        <w:rPr>
          <w:rFonts w:ascii="Calibri" w:cs="Calibri" w:eastAsia="Calibri" w:hAnsi="Calibri"/>
          <w:sz w:val="24"/>
          <w:szCs w:val="24"/>
          <w:rtl w:val="0"/>
        </w:rPr>
        <w:t xml:space="preserve"> Regular operational syncs with Sentry and NYCDOE team leads to track tactical progress and coordinate action items.</w:t>
      </w:r>
    </w:p>
    <w:p w:rsidR="00000000" w:rsidDel="00000000" w:rsidP="00000000" w:rsidRDefault="00000000" w:rsidRPr="00000000" w14:paraId="00000B21">
      <w:pPr>
        <w:numPr>
          <w:ilvl w:val="0"/>
          <w:numId w:val="140"/>
        </w:numPr>
        <w:spacing w:line="276" w:lineRule="auto"/>
        <w:ind w:left="1080" w:hanging="72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Quarterly Business Reviews (QBRs):</w:t>
      </w:r>
      <w:r w:rsidDel="00000000" w:rsidR="00000000" w:rsidRPr="00000000">
        <w:rPr>
          <w:rFonts w:ascii="Calibri" w:cs="Calibri" w:eastAsia="Calibri" w:hAnsi="Calibri"/>
          <w:sz w:val="24"/>
          <w:szCs w:val="24"/>
          <w:rtl w:val="0"/>
        </w:rPr>
        <w:t xml:space="preserve"> Formal reviews held every quarter to evaluate milestone achievements, delivery quality, and stakeholder satisfaction.</w:t>
      </w:r>
    </w:p>
    <w:p w:rsidR="00000000" w:rsidDel="00000000" w:rsidP="00000000" w:rsidRDefault="00000000" w:rsidRPr="00000000" w14:paraId="00000B22">
      <w:pPr>
        <w:pStyle w:val="Heading1"/>
        <w:keepNext w:val="0"/>
        <w:keepLines w:val="0"/>
        <w:pBdr>
          <w:bottom w:color="003366" w:space="3" w:sz="12" w:val="single"/>
        </w:pBdr>
        <w:spacing w:after="240" w:before="560" w:lineRule="auto"/>
        <w:rPr>
          <w:b w:val="1"/>
          <w:color w:val="003366"/>
          <w:sz w:val="46"/>
          <w:szCs w:val="46"/>
        </w:rPr>
      </w:pPr>
      <w:bookmarkStart w:colFirst="0" w:colLast="0" w:name="_xl2b2k6b4ipa" w:id="175"/>
      <w:bookmarkEnd w:id="175"/>
      <w:r w:rsidDel="00000000" w:rsidR="00000000" w:rsidRPr="00000000">
        <w:rPr>
          <w:rtl w:val="0"/>
        </w:rPr>
      </w:r>
    </w:p>
    <w:p w:rsidR="00000000" w:rsidDel="00000000" w:rsidP="00000000" w:rsidRDefault="00000000" w:rsidRPr="00000000" w14:paraId="00000B23">
      <w:pPr>
        <w:pStyle w:val="Heading1"/>
        <w:keepNext w:val="0"/>
        <w:keepLines w:val="0"/>
        <w:pBdr>
          <w:bottom w:color="003366" w:space="3" w:sz="12" w:val="single"/>
        </w:pBdr>
        <w:spacing w:after="240" w:before="560" w:lineRule="auto"/>
        <w:rPr>
          <w:b w:val="1"/>
          <w:color w:val="003366"/>
          <w:sz w:val="46"/>
          <w:szCs w:val="46"/>
        </w:rPr>
      </w:pPr>
      <w:bookmarkStart w:colFirst="0" w:colLast="0" w:name="_5qj2wo1lveko" w:id="176"/>
      <w:bookmarkEnd w:id="176"/>
      <w:r w:rsidDel="00000000" w:rsidR="00000000" w:rsidRPr="00000000">
        <w:rPr>
          <w:b w:val="1"/>
          <w:color w:val="003366"/>
          <w:sz w:val="46"/>
          <w:szCs w:val="46"/>
          <w:rtl w:val="0"/>
        </w:rPr>
        <w:t xml:space="preserve">4. Organizational Capacity</w:t>
      </w:r>
    </w:p>
    <w:p w:rsidR="00000000" w:rsidDel="00000000" w:rsidP="00000000" w:rsidRDefault="00000000" w:rsidRPr="00000000" w14:paraId="00000B24">
      <w:pPr>
        <w:spacing w:after="240" w:before="240" w:lineRule="auto"/>
        <w:rPr>
          <w:i w:val="1"/>
        </w:rPr>
      </w:pPr>
      <w:r w:rsidDel="00000000" w:rsidR="00000000" w:rsidRPr="00000000">
        <w:rPr>
          <w:i w:val="1"/>
          <w:rtl w:val="0"/>
        </w:rPr>
        <w:t xml:space="preserve">(Corresponds to RFP Appendix E1 &amp; Section 4.1)</w:t>
      </w:r>
    </w:p>
    <w:p w:rsidR="00000000" w:rsidDel="00000000" w:rsidP="00000000" w:rsidRDefault="00000000" w:rsidRPr="00000000" w14:paraId="00000B25">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Sentry possesses the necessary human, organizational, technical, and professional resources to successfully deliver and support the proposed Transportation Management System. We have extensive experience in [mention relevant areas, e.g., large-scale software deployment, transportation logistics, K-12 sector], a dedicated project team structure including local NYC presence for key support roles, and the capacity to meet the project's demands. Our documented processes ensure compliance with all relevant administrative and operational policies.</w:t>
      </w:r>
    </w:p>
    <w:p w:rsidR="00000000" w:rsidDel="00000000" w:rsidP="00000000" w:rsidRDefault="00000000" w:rsidRPr="00000000" w14:paraId="00000B26">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B27">
      <w:pPr>
        <w:spacing w:after="240" w:before="240" w:lineRule="auto"/>
        <w:rPr/>
      </w:pPr>
      <w:r w:rsidDel="00000000" w:rsidR="00000000" w:rsidRPr="00000000">
        <w:rPr>
          <w:rtl w:val="0"/>
        </w:rPr>
        <w:t xml:space="preserve">This section provides evidence of Sentry's robust capacity to meet the requirements of RFP R1804 (RFP Sec 4.1).</w:t>
      </w:r>
    </w:p>
    <w:p w:rsidR="00000000" w:rsidDel="00000000" w:rsidP="00000000" w:rsidRDefault="00000000" w:rsidRPr="00000000" w14:paraId="00000B28">
      <w:pPr>
        <w:numPr>
          <w:ilvl w:val="0"/>
          <w:numId w:val="56"/>
        </w:numPr>
        <w:spacing w:after="0" w:afterAutospacing="0" w:before="120" w:lineRule="auto"/>
        <w:ind w:left="720" w:hanging="360"/>
      </w:pPr>
      <w:r w:rsidDel="00000000" w:rsidR="00000000" w:rsidRPr="00000000">
        <w:rPr>
          <w:b w:val="1"/>
          <w:rtl w:val="0"/>
        </w:rPr>
        <w:t xml:space="preserve">Company Overview (RFP Sec 4.2.1):</w:t>
      </w:r>
      <w:r w:rsidDel="00000000" w:rsidR="00000000" w:rsidRPr="00000000">
        <w:rPr>
          <w:rtl w:val="0"/>
        </w:rPr>
        <w:t xml:space="preserve"> [Insert brief description of your company's history, mission, size, financial stability (referencing Min Qual evidence), and core competencies relevant to this RFP, e.g., software development, systems integration, GPS technology, K-12 solutions, large-scale project management].</w:t>
      </w:r>
    </w:p>
    <w:p w:rsidR="00000000" w:rsidDel="00000000" w:rsidP="00000000" w:rsidRDefault="00000000" w:rsidRPr="00000000" w14:paraId="00000B29">
      <w:pPr>
        <w:numPr>
          <w:ilvl w:val="0"/>
          <w:numId w:val="56"/>
        </w:numPr>
        <w:spacing w:after="0" w:afterAutospacing="0" w:before="0" w:beforeAutospacing="0" w:lineRule="auto"/>
        <w:ind w:left="720" w:hanging="360"/>
      </w:pPr>
      <w:r w:rsidDel="00000000" w:rsidR="00000000" w:rsidRPr="00000000">
        <w:rPr>
          <w:b w:val="1"/>
          <w:rtl w:val="0"/>
        </w:rPr>
        <w:t xml:space="preserve">Project Team Structure &amp; Resources (RFP Sec 4.1.1, 4.1.2):</w:t>
      </w:r>
    </w:p>
    <w:p w:rsidR="00000000" w:rsidDel="00000000" w:rsidP="00000000" w:rsidRDefault="00000000" w:rsidRPr="00000000" w14:paraId="00000B2A">
      <w:pPr>
        <w:numPr>
          <w:ilvl w:val="1"/>
          <w:numId w:val="56"/>
        </w:numPr>
        <w:spacing w:after="0" w:afterAutospacing="0" w:before="0" w:beforeAutospacing="0" w:lineRule="auto"/>
        <w:ind w:left="1440" w:hanging="360"/>
      </w:pPr>
      <w:r w:rsidDel="00000000" w:rsidR="00000000" w:rsidRPr="00000000">
        <w:rPr>
          <w:rtl w:val="0"/>
        </w:rPr>
        <w:t xml:space="preserve">Our organizational structure, detailed in the charts provided in [Reference Appendix E1], clearly outlines the dedicated team assigned to this project, including subcontractors if applicable [mention if subs are used and % allocation].</w:t>
      </w:r>
    </w:p>
    <w:p w:rsidR="00000000" w:rsidDel="00000000" w:rsidP="00000000" w:rsidRDefault="00000000" w:rsidRPr="00000000" w14:paraId="00000B2B">
      <w:pPr>
        <w:numPr>
          <w:ilvl w:val="1"/>
          <w:numId w:val="56"/>
        </w:numPr>
        <w:spacing w:after="0" w:afterAutospacing="0" w:before="0" w:beforeAutospacing="0" w:lineRule="auto"/>
        <w:ind w:left="1440" w:hanging="360"/>
      </w:pPr>
      <w:r w:rsidDel="00000000" w:rsidR="00000000" w:rsidRPr="00000000">
        <w:rPr>
          <w:rtl w:val="0"/>
        </w:rPr>
        <w:t xml:space="preserve">The project-specific chart identifies key roles and personnel [mention key roles like PM, BA, Tech Lead, QA Lead, Training Lead, Support Lead, etc.], demonstrating adequate human resources.</w:t>
      </w:r>
    </w:p>
    <w:p w:rsidR="00000000" w:rsidDel="00000000" w:rsidP="00000000" w:rsidRDefault="00000000" w:rsidRPr="00000000" w14:paraId="00000B2C">
      <w:pPr>
        <w:numPr>
          <w:ilvl w:val="1"/>
          <w:numId w:val="56"/>
        </w:numPr>
        <w:spacing w:after="0" w:afterAutospacing="0" w:before="0" w:beforeAutospacing="0" w:lineRule="auto"/>
        <w:ind w:left="1440" w:hanging="360"/>
      </w:pPr>
      <w:r w:rsidDel="00000000" w:rsidR="00000000" w:rsidRPr="00000000">
        <w:rPr>
          <w:rtl w:val="0"/>
        </w:rPr>
        <w:t xml:space="preserve">We meet the local presence requirements (RFP Sec 2.3, Q12/Q17/Q89/Q273) through [Explain your model: e.g., our NYC-based ground support team, commitment for key personnel (PM/BA/TL) to work on-site at OPT offices as required, leveraging our nearby regional office located at...].</w:t>
      </w:r>
    </w:p>
    <w:p w:rsidR="00000000" w:rsidDel="00000000" w:rsidP="00000000" w:rsidRDefault="00000000" w:rsidRPr="00000000" w14:paraId="00000B2D">
      <w:pPr>
        <w:numPr>
          <w:ilvl w:val="1"/>
          <w:numId w:val="56"/>
        </w:numPr>
        <w:spacing w:after="0" w:afterAutospacing="0" w:before="0" w:beforeAutospacing="0" w:lineRule="auto"/>
        <w:ind w:left="1440" w:hanging="360"/>
      </w:pPr>
      <w:r w:rsidDel="00000000" w:rsidR="00000000" w:rsidRPr="00000000">
        <w:rPr>
          <w:i w:val="1"/>
          <w:rtl w:val="0"/>
        </w:rPr>
        <w:t xml:space="preserve">Ref: </w:t>
      </w:r>
      <w:r w:rsidDel="00000000" w:rsidR="00000000" w:rsidRPr="00000000">
        <w:rPr>
          <w:rFonts w:ascii="Roboto Mono" w:cs="Roboto Mono" w:eastAsia="Roboto Mono" w:hAnsi="Roboto Mono"/>
          <w:i w:val="1"/>
          <w:color w:val="188038"/>
          <w:shd w:fill="f0f0f0" w:val="clear"/>
          <w:rtl w:val="0"/>
        </w:rPr>
        <w:t xml:space="preserve">Appendix X.1 - Team Structure and Processes.pdf</w:t>
      </w:r>
    </w:p>
    <w:p w:rsidR="00000000" w:rsidDel="00000000" w:rsidP="00000000" w:rsidRDefault="00000000" w:rsidRPr="00000000" w14:paraId="00000B2E">
      <w:pPr>
        <w:numPr>
          <w:ilvl w:val="0"/>
          <w:numId w:val="56"/>
        </w:numPr>
        <w:spacing w:after="0" w:afterAutospacing="0" w:before="0" w:beforeAutospacing="0" w:lineRule="auto"/>
        <w:ind w:left="720" w:hanging="360"/>
      </w:pPr>
      <w:r w:rsidDel="00000000" w:rsidR="00000000" w:rsidRPr="00000000">
        <w:rPr>
          <w:b w:val="1"/>
          <w:rtl w:val="0"/>
        </w:rPr>
        <w:t xml:space="preserve">Key Personnel Qualifications (RFP Sec 4.1.3):</w:t>
      </w:r>
      <w:r w:rsidDel="00000000" w:rsidR="00000000" w:rsidRPr="00000000">
        <w:rPr>
          <w:rtl w:val="0"/>
        </w:rPr>
        <w:t xml:space="preserve"> Resumes and relevant certifications/licenses for all key personnel assigned to this project, including those from subcontractors, are provided in [Reference Appendix B], demonstrating their professional expertise and experience.</w:t>
      </w:r>
    </w:p>
    <w:p w:rsidR="00000000" w:rsidDel="00000000" w:rsidP="00000000" w:rsidRDefault="00000000" w:rsidRPr="00000000" w14:paraId="00000B2F">
      <w:pPr>
        <w:numPr>
          <w:ilvl w:val="0"/>
          <w:numId w:val="56"/>
        </w:numPr>
        <w:spacing w:after="0" w:afterAutospacing="0" w:before="0" w:beforeAutospacing="0" w:lineRule="auto"/>
        <w:ind w:left="720" w:hanging="360"/>
      </w:pPr>
      <w:r w:rsidDel="00000000" w:rsidR="00000000" w:rsidRPr="00000000">
        <w:rPr>
          <w:b w:val="1"/>
          <w:rtl w:val="0"/>
        </w:rPr>
        <w:t xml:space="preserve">Service Capacity (RFP Sec 4.1.4):</w:t>
      </w:r>
      <w:r w:rsidDel="00000000" w:rsidR="00000000" w:rsidRPr="00000000">
        <w:rPr>
          <w:rtl w:val="0"/>
        </w:rPr>
        <w:t xml:space="preserve"> Based on our current staffing levels and proven scalability, Sentry has the capacity to fully implement and support the proposed solution for NYCPS OPT's scale (~10,500 vehicles, ~150k+ students, ~3,500 sites). [Optionally add more specific capacity statement if available].</w:t>
      </w:r>
    </w:p>
    <w:p w:rsidR="00000000" w:rsidDel="00000000" w:rsidP="00000000" w:rsidRDefault="00000000" w:rsidRPr="00000000" w14:paraId="00000B30">
      <w:pPr>
        <w:numPr>
          <w:ilvl w:val="0"/>
          <w:numId w:val="56"/>
        </w:numPr>
        <w:spacing w:after="0" w:afterAutospacing="0" w:before="0" w:beforeAutospacing="0" w:lineRule="auto"/>
        <w:ind w:left="720" w:hanging="360"/>
      </w:pPr>
      <w:r w:rsidDel="00000000" w:rsidR="00000000" w:rsidRPr="00000000">
        <w:rPr>
          <w:b w:val="1"/>
          <w:rtl w:val="0"/>
        </w:rPr>
        <w:t xml:space="preserve">Additional Resources (RFP Sec 4.1.5):</w:t>
      </w:r>
      <w:r w:rsidDel="00000000" w:rsidR="00000000" w:rsidRPr="00000000">
        <w:rPr>
          <w:rtl w:val="0"/>
        </w:rPr>
        <w:t xml:space="preserve"> We maintain relationships with [mention types, e.g., specialized consultants, subject matter experts, certified trainers] who can supplement our core team for specific tasks like [mention examples, e.g., advanced GIS analysis, specialized accessibility audits, large-scale workshop delivery] as needed.</w:t>
      </w:r>
    </w:p>
    <w:p w:rsidR="00000000" w:rsidDel="00000000" w:rsidP="00000000" w:rsidRDefault="00000000" w:rsidRPr="00000000" w14:paraId="00000B31">
      <w:pPr>
        <w:numPr>
          <w:ilvl w:val="0"/>
          <w:numId w:val="56"/>
        </w:numPr>
        <w:spacing w:after="0" w:afterAutospacing="0" w:before="0" w:beforeAutospacing="0" w:lineRule="auto"/>
        <w:ind w:left="720" w:hanging="360"/>
      </w:pPr>
      <w:r w:rsidDel="00000000" w:rsidR="00000000" w:rsidRPr="00000000">
        <w:rPr>
          <w:b w:val="1"/>
          <w:rtl w:val="0"/>
        </w:rPr>
        <w:t xml:space="preserve">Technical Resources:</w:t>
      </w:r>
      <w:r w:rsidDel="00000000" w:rsidR="00000000" w:rsidRPr="00000000">
        <w:rPr>
          <w:rtl w:val="0"/>
        </w:rPr>
        <w:t xml:space="preserve"> We utilize state-of-the-art development tools, testing frameworks, project management software, and secure infrastructure [briefly mention, linking to Architecture/DevOps strategies] to support efficient and high-quality delivery.</w:t>
      </w:r>
    </w:p>
    <w:p w:rsidR="00000000" w:rsidDel="00000000" w:rsidP="00000000" w:rsidRDefault="00000000" w:rsidRPr="00000000" w14:paraId="00000B32">
      <w:pPr>
        <w:numPr>
          <w:ilvl w:val="0"/>
          <w:numId w:val="56"/>
        </w:numPr>
        <w:spacing w:after="360" w:before="0" w:beforeAutospacing="0" w:lineRule="auto"/>
        <w:ind w:left="720" w:hanging="360"/>
      </w:pPr>
      <w:r w:rsidDel="00000000" w:rsidR="00000000" w:rsidRPr="00000000">
        <w:rPr>
          <w:b w:val="1"/>
          <w:rtl w:val="0"/>
        </w:rPr>
        <w:t xml:space="preserve">Policy Compliance:</w:t>
      </w:r>
      <w:r w:rsidDel="00000000" w:rsidR="00000000" w:rsidRPr="00000000">
        <w:rPr>
          <w:rtl w:val="0"/>
        </w:rPr>
        <w:t xml:space="preserve"> Our internal processes and quality management system ensure adherence to relevant administrative, operational, and compliance policies, including those stipulated by NYCDOE and NYS (Ref: </w:t>
      </w:r>
      <w:r w:rsidDel="00000000" w:rsidR="00000000" w:rsidRPr="00000000">
        <w:rPr>
          <w:rFonts w:ascii="Roboto Mono" w:cs="Roboto Mono" w:eastAsia="Roboto Mono" w:hAnsi="Roboto Mono"/>
          <w:color w:val="188038"/>
          <w:shd w:fill="f0f0f0" w:val="clear"/>
          <w:rtl w:val="0"/>
        </w:rPr>
        <w:t xml:space="preserve">Appendix P.3 - Audit Framework.pdf</w:t>
      </w:r>
      <w:r w:rsidDel="00000000" w:rsidR="00000000" w:rsidRPr="00000000">
        <w:rPr>
          <w:rtl w:val="0"/>
        </w:rPr>
        <w:t xml:space="preserve">).</w:t>
      </w:r>
    </w:p>
    <w:p w:rsidR="00000000" w:rsidDel="00000000" w:rsidP="00000000" w:rsidRDefault="00000000" w:rsidRPr="00000000" w14:paraId="00000B33">
      <w:pPr>
        <w:spacing w:after="220" w:before="0" w:lineRule="auto"/>
        <w:rPr>
          <w:i w:val="1"/>
          <w:color w:val="777777"/>
          <w:sz w:val="20"/>
          <w:szCs w:val="20"/>
        </w:rPr>
      </w:pPr>
      <w:r w:rsidDel="00000000" w:rsidR="00000000" w:rsidRPr="00000000">
        <w:rPr>
          <w:i w:val="1"/>
          <w:color w:val="777777"/>
          <w:sz w:val="20"/>
          <w:szCs w:val="20"/>
          <w:rtl w:val="0"/>
        </w:rPr>
        <w:t xml:space="preserve">Reference: Appendices E1/E2 (Org Charts, Max Capacity Info), Appendix B (Resumes), </w:t>
      </w:r>
      <w:r w:rsidDel="00000000" w:rsidR="00000000" w:rsidRPr="00000000">
        <w:rPr>
          <w:rFonts w:ascii="Roboto Mono" w:cs="Roboto Mono" w:eastAsia="Roboto Mono" w:hAnsi="Roboto Mono"/>
          <w:i w:val="1"/>
          <w:color w:val="777777"/>
          <w:sz w:val="20"/>
          <w:szCs w:val="20"/>
          <w:shd w:fill="f0f0f0" w:val="clear"/>
          <w:rtl w:val="0"/>
        </w:rPr>
        <w:t xml:space="preserve">Appendix X.1 - Team Structure and Processes.pdf</w:t>
      </w:r>
      <w:r w:rsidDel="00000000" w:rsidR="00000000" w:rsidRPr="00000000">
        <w:rPr>
          <w:i w:val="1"/>
          <w:color w:val="777777"/>
          <w:sz w:val="20"/>
          <w:szCs w:val="20"/>
          <w:rtl w:val="0"/>
        </w:rPr>
        <w:t xml:space="preserve"> (Roles, Location Strategy), </w:t>
      </w:r>
      <w:r w:rsidDel="00000000" w:rsidR="00000000" w:rsidRPr="00000000">
        <w:rPr>
          <w:rFonts w:ascii="Roboto Mono" w:cs="Roboto Mono" w:eastAsia="Roboto Mono" w:hAnsi="Roboto Mono"/>
          <w:i w:val="1"/>
          <w:color w:val="777777"/>
          <w:sz w:val="20"/>
          <w:szCs w:val="20"/>
          <w:shd w:fill="f0f0f0" w:val="clear"/>
          <w:rtl w:val="0"/>
        </w:rPr>
        <w:t xml:space="preserve">Appendix P.3 - Audit Framework.pdf</w:t>
      </w:r>
      <w:r w:rsidDel="00000000" w:rsidR="00000000" w:rsidRPr="00000000">
        <w:rPr>
          <w:i w:val="1"/>
          <w:color w:val="777777"/>
          <w:sz w:val="20"/>
          <w:szCs w:val="20"/>
          <w:rtl w:val="0"/>
        </w:rPr>
        <w:t xml:space="preserve"> (Policy Adherence)</w:t>
      </w:r>
    </w:p>
    <w:p w:rsidR="00000000" w:rsidDel="00000000" w:rsidP="00000000" w:rsidRDefault="00000000" w:rsidRPr="00000000" w14:paraId="00000B3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35">
      <w:pPr>
        <w:pStyle w:val="Heading1"/>
        <w:keepNext w:val="0"/>
        <w:keepLines w:val="0"/>
        <w:pBdr>
          <w:bottom w:color="003366" w:space="3" w:sz="12" w:val="single"/>
        </w:pBdr>
        <w:spacing w:after="240" w:before="560" w:lineRule="auto"/>
        <w:rPr>
          <w:b w:val="1"/>
          <w:color w:val="003366"/>
          <w:sz w:val="46"/>
          <w:szCs w:val="46"/>
        </w:rPr>
      </w:pPr>
      <w:bookmarkStart w:colFirst="0" w:colLast="0" w:name="_ctzjjhy1nb66" w:id="177"/>
      <w:bookmarkEnd w:id="177"/>
      <w:r w:rsidDel="00000000" w:rsidR="00000000" w:rsidRPr="00000000">
        <w:rPr>
          <w:b w:val="1"/>
          <w:color w:val="003366"/>
          <w:sz w:val="46"/>
          <w:szCs w:val="46"/>
          <w:rtl w:val="0"/>
        </w:rPr>
        <w:t xml:space="preserve">5. Demonstrated Effectiveness</w:t>
      </w:r>
    </w:p>
    <w:p w:rsidR="00000000" w:rsidDel="00000000" w:rsidP="00000000" w:rsidRDefault="00000000" w:rsidRPr="00000000" w14:paraId="00000B36">
      <w:pPr>
        <w:spacing w:after="240" w:before="240" w:lineRule="auto"/>
        <w:rPr>
          <w:i w:val="1"/>
        </w:rPr>
      </w:pPr>
      <w:r w:rsidDel="00000000" w:rsidR="00000000" w:rsidRPr="00000000">
        <w:rPr>
          <w:i w:val="1"/>
          <w:rtl w:val="0"/>
        </w:rPr>
        <w:t xml:space="preserve">(Corresponds to RFP Appendix E1 &amp; Section 4.2)</w:t>
      </w:r>
    </w:p>
    <w:p w:rsidR="00000000" w:rsidDel="00000000" w:rsidP="00000000" w:rsidRDefault="00000000" w:rsidRPr="00000000" w14:paraId="00000B37">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Sentry has a proven track record of successfully delivering and supporting complex, large-scale technology solutions comparable to the NYCPS OPT Transportation Management System. Our extensive experience includes [mention specific relevant areas, e.g., GPS tracking, dynamic routing for large fleets, K-12 transportation software, ridership systems, large-scale mobile deployments] for numerous clients, including public sector and educational organizations. We provide objective data and client references demonstrating the positive outcomes and high quality of our past performance.</w:t>
      </w:r>
    </w:p>
    <w:p w:rsidR="00000000" w:rsidDel="00000000" w:rsidP="00000000" w:rsidRDefault="00000000" w:rsidRPr="00000000" w14:paraId="00000B38">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B39">
      <w:pPr>
        <w:spacing w:after="240" w:before="240" w:lineRule="auto"/>
        <w:rPr/>
      </w:pPr>
      <w:r w:rsidDel="00000000" w:rsidR="00000000" w:rsidRPr="00000000">
        <w:rPr>
          <w:rtl w:val="0"/>
        </w:rPr>
        <w:t xml:space="preserve">This section details Sentry's qualifications and prior experience relevant to the services required in RFP R1804 (RFP Sec 4.2).</w:t>
      </w:r>
    </w:p>
    <w:p w:rsidR="00000000" w:rsidDel="00000000" w:rsidP="00000000" w:rsidRDefault="00000000" w:rsidRPr="00000000" w14:paraId="00000B3A">
      <w:pPr>
        <w:numPr>
          <w:ilvl w:val="0"/>
          <w:numId w:val="71"/>
        </w:numPr>
        <w:spacing w:after="0" w:afterAutospacing="0" w:before="120" w:lineRule="auto"/>
        <w:ind w:left="720" w:hanging="360"/>
      </w:pPr>
      <w:r w:rsidDel="00000000" w:rsidR="00000000" w:rsidRPr="00000000">
        <w:rPr>
          <w:b w:val="1"/>
          <w:rtl w:val="0"/>
        </w:rPr>
        <w:t xml:space="preserve">Background &amp; Qualifications (RFP Sec 4.2.1):</w:t>
      </w:r>
      <w:r w:rsidDel="00000000" w:rsidR="00000000" w:rsidRPr="00000000">
        <w:rPr>
          <w:rtl w:val="0"/>
        </w:rPr>
        <w:t xml:space="preserve"> Founded in [Year], Sentry specializes in [mention core business]. We possess deep expertise in developing, implementing, and supporting integrated technology platforms involving real-time data, mobile applications, complex logistics, and large user bases. Our specific experience relevant to Section 3 of this RFP includes:</w:t>
      </w:r>
    </w:p>
    <w:p w:rsidR="00000000" w:rsidDel="00000000" w:rsidP="00000000" w:rsidRDefault="00000000" w:rsidRPr="00000000" w14:paraId="00000B3B">
      <w:pPr>
        <w:numPr>
          <w:ilvl w:val="1"/>
          <w:numId w:val="71"/>
        </w:numPr>
        <w:spacing w:after="0" w:afterAutospacing="0" w:before="0" w:beforeAutospacing="0" w:lineRule="auto"/>
        <w:ind w:left="1440" w:hanging="360"/>
      </w:pPr>
      <w:r w:rsidDel="00000000" w:rsidR="00000000" w:rsidRPr="00000000">
        <w:rPr>
          <w:rtl w:val="0"/>
        </w:rPr>
        <w:t xml:space="preserve">[Detail specific experience #1, e.g., Implemented a dynamic routing and GPS tracking system for X district/municipality with Y vehicles/users...]</w:t>
      </w:r>
    </w:p>
    <w:p w:rsidR="00000000" w:rsidDel="00000000" w:rsidP="00000000" w:rsidRDefault="00000000" w:rsidRPr="00000000" w14:paraId="00000B3C">
      <w:pPr>
        <w:numPr>
          <w:ilvl w:val="1"/>
          <w:numId w:val="71"/>
        </w:numPr>
        <w:spacing w:after="0" w:afterAutospacing="0" w:before="0" w:beforeAutospacing="0" w:lineRule="auto"/>
        <w:ind w:left="1440" w:hanging="360"/>
      </w:pPr>
      <w:r w:rsidDel="00000000" w:rsidR="00000000" w:rsidRPr="00000000">
        <w:rPr>
          <w:rtl w:val="0"/>
        </w:rPr>
        <w:t xml:space="preserve">[Detail specific experience #2, e.g., Developed a mobile ridership tracking application used by Z organization handling N scans per day...]</w:t>
      </w:r>
    </w:p>
    <w:p w:rsidR="00000000" w:rsidDel="00000000" w:rsidP="00000000" w:rsidRDefault="00000000" w:rsidRPr="00000000" w14:paraId="00000B3D">
      <w:pPr>
        <w:numPr>
          <w:ilvl w:val="1"/>
          <w:numId w:val="71"/>
        </w:numPr>
        <w:spacing w:after="0" w:afterAutospacing="0" w:before="0" w:beforeAutospacing="0" w:lineRule="auto"/>
        <w:ind w:left="1440" w:hanging="360"/>
      </w:pPr>
      <w:r w:rsidDel="00000000" w:rsidR="00000000" w:rsidRPr="00000000">
        <w:rPr>
          <w:rtl w:val="0"/>
        </w:rPr>
        <w:t xml:space="preserve">[Detail specific experience #3, e.g., Integrated complex legacy systems with modern cloud platforms for K-12 client...]</w:t>
      </w:r>
    </w:p>
    <w:p w:rsidR="00000000" w:rsidDel="00000000" w:rsidP="00000000" w:rsidRDefault="00000000" w:rsidRPr="00000000" w14:paraId="00000B3E">
      <w:pPr>
        <w:numPr>
          <w:ilvl w:val="1"/>
          <w:numId w:val="71"/>
        </w:numPr>
        <w:spacing w:after="0" w:afterAutospacing="0" w:before="0" w:beforeAutospacing="0" w:lineRule="auto"/>
        <w:ind w:left="1440" w:hanging="360"/>
      </w:pPr>
      <w:r w:rsidDel="00000000" w:rsidR="00000000" w:rsidRPr="00000000">
        <w:rPr>
          <w:rtl w:val="0"/>
        </w:rPr>
        <w:t xml:space="preserve">[Add other relevant highlights]</w:t>
      </w:r>
    </w:p>
    <w:p w:rsidR="00000000" w:rsidDel="00000000" w:rsidP="00000000" w:rsidRDefault="00000000" w:rsidRPr="00000000" w14:paraId="00000B3F">
      <w:pPr>
        <w:numPr>
          <w:ilvl w:val="0"/>
          <w:numId w:val="71"/>
        </w:numPr>
        <w:spacing w:after="0" w:afterAutospacing="0" w:before="0" w:beforeAutospacing="0" w:lineRule="auto"/>
        <w:ind w:left="720" w:hanging="360"/>
      </w:pPr>
      <w:r w:rsidDel="00000000" w:rsidR="00000000" w:rsidRPr="00000000">
        <w:rPr>
          <w:b w:val="1"/>
          <w:rtl w:val="0"/>
        </w:rPr>
        <w:t xml:space="preserve">Methods &amp; Results (RFP Sec 4.2.2):</w:t>
      </w:r>
      <w:r w:rsidDel="00000000" w:rsidR="00000000" w:rsidRPr="00000000">
        <w:rPr>
          <w:rtl w:val="0"/>
        </w:rPr>
        <w:t xml:space="preserve"> Our past projects demonstrate successful outcomes using methodologies aligned with this proposal. For example:</w:t>
      </w:r>
    </w:p>
    <w:p w:rsidR="00000000" w:rsidDel="00000000" w:rsidP="00000000" w:rsidRDefault="00000000" w:rsidRPr="00000000" w14:paraId="00000B40">
      <w:pPr>
        <w:numPr>
          <w:ilvl w:val="1"/>
          <w:numId w:val="71"/>
        </w:numPr>
        <w:spacing w:after="0" w:afterAutospacing="0" w:before="0" w:beforeAutospacing="0" w:lineRule="auto"/>
        <w:ind w:left="1440" w:hanging="360"/>
      </w:pPr>
      <w:r w:rsidDel="00000000" w:rsidR="00000000" w:rsidRPr="00000000">
        <w:rPr>
          <w:rtl w:val="0"/>
        </w:rPr>
        <w:t xml:space="preserve">*Project Example 1 (from above):* Using our [mention methodology, e.g., Agile implementation approach], we achieved [mention objective results, e.g., a 15% reduction in route mileage, a 99.5% on-time performance rate, successful onboarding of X users within Y months] for [Client Name]. Objective data supporting these results includes [mention data type, e.g., client performance reports, user surveys].</w:t>
      </w:r>
    </w:p>
    <w:p w:rsidR="00000000" w:rsidDel="00000000" w:rsidP="00000000" w:rsidRDefault="00000000" w:rsidRPr="00000000" w14:paraId="00000B41">
      <w:pPr>
        <w:numPr>
          <w:ilvl w:val="1"/>
          <w:numId w:val="71"/>
        </w:numPr>
        <w:spacing w:after="0" w:afterAutospacing="0" w:before="0" w:beforeAutospacing="0" w:lineRule="auto"/>
        <w:ind w:left="1440" w:hanging="360"/>
      </w:pPr>
      <w:r w:rsidDel="00000000" w:rsidR="00000000" w:rsidRPr="00000000">
        <w:rPr>
          <w:rtl w:val="0"/>
        </w:rPr>
        <w:t xml:space="preserve">*Project Example 2 (from above):* Our [mention method, e.g., user-centered design process] resulted in a ridership application with a [mention result, e.g., 98% user satisfaction rating, average scan time under 2 seconds]. Data is available via [mention source].</w:t>
      </w:r>
    </w:p>
    <w:p w:rsidR="00000000" w:rsidDel="00000000" w:rsidP="00000000" w:rsidRDefault="00000000" w:rsidRPr="00000000" w14:paraId="00000B42">
      <w:pPr>
        <w:numPr>
          <w:ilvl w:val="1"/>
          <w:numId w:val="71"/>
        </w:numPr>
        <w:spacing w:after="0" w:afterAutospacing="0" w:before="0" w:beforeAutospacing="0" w:lineRule="auto"/>
        <w:ind w:left="1440" w:hanging="360"/>
      </w:pPr>
      <w:r w:rsidDel="00000000" w:rsidR="00000000" w:rsidRPr="00000000">
        <w:rPr>
          <w:rtl w:val="0"/>
        </w:rPr>
        <w:t xml:space="preserve">[Add further examples with methods and objective results]</w:t>
      </w:r>
    </w:p>
    <w:p w:rsidR="00000000" w:rsidDel="00000000" w:rsidP="00000000" w:rsidRDefault="00000000" w:rsidRPr="00000000" w14:paraId="00000B43">
      <w:pPr>
        <w:numPr>
          <w:ilvl w:val="0"/>
          <w:numId w:val="71"/>
        </w:numPr>
        <w:spacing w:after="0" w:afterAutospacing="0" w:before="0" w:beforeAutospacing="0" w:lineRule="auto"/>
        <w:ind w:left="720" w:hanging="360"/>
      </w:pPr>
      <w:r w:rsidDel="00000000" w:rsidR="00000000" w:rsidRPr="00000000">
        <w:rPr>
          <w:rtl w:val="0"/>
        </w:rPr>
        <w:t xml:space="preserve">We consent to NYCDOE verifying this experience.</w:t>
      </w:r>
    </w:p>
    <w:p w:rsidR="00000000" w:rsidDel="00000000" w:rsidP="00000000" w:rsidRDefault="00000000" w:rsidRPr="00000000" w14:paraId="00000B44">
      <w:pPr>
        <w:numPr>
          <w:ilvl w:val="0"/>
          <w:numId w:val="71"/>
        </w:numPr>
        <w:spacing w:after="0" w:afterAutospacing="0" w:before="0" w:beforeAutospacing="0" w:lineRule="auto"/>
        <w:ind w:left="720" w:hanging="360"/>
      </w:pPr>
      <w:r w:rsidDel="00000000" w:rsidR="00000000" w:rsidRPr="00000000">
        <w:rPr>
          <w:b w:val="1"/>
          <w:rtl w:val="0"/>
        </w:rPr>
        <w:t xml:space="preserve">Public Sector &amp; K-12 Experience (RFP Sec 4.2.3):</w:t>
      </w:r>
      <w:r w:rsidDel="00000000" w:rsidR="00000000" w:rsidRPr="00000000">
        <w:rPr>
          <w:rtl w:val="0"/>
        </w:rPr>
        <w:t xml:space="preserve"> We have significant experience working within the public sector and specifically with K-12 school systems. Our past clients include [List key relevant public sector/K-12 clients, e.g., X School District, Y City Agency, Z State Department]. This experience provides us with a deep understanding of the unique operational constraints, compliance requirements (FERPA, etc.), procurement processes, and stakeholder dynamics prevalent in this environment.</w:t>
      </w:r>
    </w:p>
    <w:p w:rsidR="00000000" w:rsidDel="00000000" w:rsidP="00000000" w:rsidRDefault="00000000" w:rsidRPr="00000000" w14:paraId="00000B45">
      <w:pPr>
        <w:numPr>
          <w:ilvl w:val="0"/>
          <w:numId w:val="71"/>
        </w:numPr>
        <w:spacing w:after="0" w:afterAutospacing="0" w:before="0" w:beforeAutospacing="0" w:lineRule="auto"/>
        <w:ind w:left="720" w:hanging="360"/>
      </w:pPr>
      <w:r w:rsidDel="00000000" w:rsidR="00000000" w:rsidRPr="00000000">
        <w:rPr>
          <w:b w:val="1"/>
          <w:rtl w:val="0"/>
        </w:rPr>
        <w:t xml:space="preserve">Past Government Contracts (RFP Sec 4.2.5):</w:t>
      </w:r>
      <w:r w:rsidDel="00000000" w:rsidR="00000000" w:rsidRPr="00000000">
        <w:rPr>
          <w:rtl w:val="0"/>
        </w:rPr>
        <w:t xml:space="preserve"> A list of government contracts awarded to Sentry within the past ten years, including any previous contracts with NYCDOE, is provided below [or reference location in Appendix E1]. We stand by our performance record on these contracts.</w:t>
      </w:r>
    </w:p>
    <w:p w:rsidR="00000000" w:rsidDel="00000000" w:rsidP="00000000" w:rsidRDefault="00000000" w:rsidRPr="00000000" w14:paraId="00000B46">
      <w:pPr>
        <w:numPr>
          <w:ilvl w:val="1"/>
          <w:numId w:val="71"/>
        </w:numPr>
        <w:spacing w:after="0" w:afterAutospacing="0" w:before="0" w:beforeAutospacing="0" w:lineRule="auto"/>
        <w:ind w:left="1440" w:hanging="360"/>
      </w:pPr>
      <w:r w:rsidDel="00000000" w:rsidR="00000000" w:rsidRPr="00000000">
        <w:rPr>
          <w:rtl w:val="0"/>
        </w:rPr>
        <w:t xml:space="preserve">[Contract 1: Agency, Description, Year(s)]</w:t>
      </w:r>
    </w:p>
    <w:p w:rsidR="00000000" w:rsidDel="00000000" w:rsidP="00000000" w:rsidRDefault="00000000" w:rsidRPr="00000000" w14:paraId="00000B47">
      <w:pPr>
        <w:numPr>
          <w:ilvl w:val="1"/>
          <w:numId w:val="71"/>
        </w:numPr>
        <w:spacing w:after="0" w:afterAutospacing="0" w:before="0" w:beforeAutospacing="0" w:lineRule="auto"/>
        <w:ind w:left="1440" w:hanging="360"/>
      </w:pPr>
      <w:r w:rsidDel="00000000" w:rsidR="00000000" w:rsidRPr="00000000">
        <w:rPr>
          <w:rtl w:val="0"/>
        </w:rPr>
        <w:t xml:space="preserve">[Contract 2: Agency, Description, Year(s)]</w:t>
      </w:r>
    </w:p>
    <w:p w:rsidR="00000000" w:rsidDel="00000000" w:rsidP="00000000" w:rsidRDefault="00000000" w:rsidRPr="00000000" w14:paraId="00000B48">
      <w:pPr>
        <w:numPr>
          <w:ilvl w:val="1"/>
          <w:numId w:val="71"/>
        </w:numPr>
        <w:spacing w:after="0" w:afterAutospacing="0" w:before="0" w:beforeAutospacing="0" w:lineRule="auto"/>
        <w:ind w:left="1440" w:hanging="360"/>
      </w:pPr>
      <w:r w:rsidDel="00000000" w:rsidR="00000000" w:rsidRPr="00000000">
        <w:rPr>
          <w:rtl w:val="0"/>
        </w:rPr>
        <w:t xml:space="preserve">[...]</w:t>
      </w:r>
    </w:p>
    <w:p w:rsidR="00000000" w:rsidDel="00000000" w:rsidP="00000000" w:rsidRDefault="00000000" w:rsidRPr="00000000" w14:paraId="00000B49">
      <w:pPr>
        <w:numPr>
          <w:ilvl w:val="0"/>
          <w:numId w:val="71"/>
        </w:numPr>
        <w:spacing w:after="360" w:before="0" w:beforeAutospacing="0" w:lineRule="auto"/>
        <w:ind w:left="720" w:hanging="360"/>
      </w:pPr>
      <w:r w:rsidDel="00000000" w:rsidR="00000000" w:rsidRPr="00000000">
        <w:rPr>
          <w:b w:val="1"/>
          <w:rtl w:val="0"/>
        </w:rPr>
        <w:t xml:space="preserve">Client References (RFP Sec 4.2.4, Q2.2):</w:t>
      </w:r>
      <w:r w:rsidDel="00000000" w:rsidR="00000000" w:rsidRPr="00000000">
        <w:rPr>
          <w:rtl w:val="0"/>
        </w:rPr>
        <w:t xml:space="preserve"> We have included three (3) letters of reference in [Reference Appendix A] from organizations for whom we have provided services of a similar nature, scope, and scale (GPS, dynamic routing, ridership) as required by this RFP, confirming the quality and effectiveness of our work. These references meet the criteria specified in RFP Section 2.2. [If providing contact info instead for NYC/Govt agencies, state that here per Q2.2].</w:t>
      </w:r>
    </w:p>
    <w:p w:rsidR="00000000" w:rsidDel="00000000" w:rsidP="00000000" w:rsidRDefault="00000000" w:rsidRPr="00000000" w14:paraId="00000B4A">
      <w:pPr>
        <w:spacing w:after="220" w:before="0" w:lineRule="auto"/>
        <w:rPr>
          <w:i w:val="1"/>
          <w:color w:val="777777"/>
          <w:sz w:val="20"/>
          <w:szCs w:val="20"/>
        </w:rPr>
      </w:pPr>
      <w:r w:rsidDel="00000000" w:rsidR="00000000" w:rsidRPr="00000000">
        <w:rPr>
          <w:i w:val="1"/>
          <w:color w:val="777777"/>
          <w:sz w:val="20"/>
          <w:szCs w:val="20"/>
          <w:rtl w:val="0"/>
        </w:rPr>
        <w:t xml:space="preserve">Reference: Appendix E1 (Core Content Location per RFP), Appendix A (Reference Letters)</w:t>
      </w:r>
    </w:p>
    <w:p w:rsidR="00000000" w:rsidDel="00000000" w:rsidP="00000000" w:rsidRDefault="00000000" w:rsidRPr="00000000" w14:paraId="00000B4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4C">
      <w:pPr>
        <w:pStyle w:val="Heading1"/>
        <w:keepNext w:val="0"/>
        <w:keepLines w:val="0"/>
        <w:pBdr>
          <w:bottom w:color="003366" w:space="3" w:sz="12" w:val="single"/>
        </w:pBdr>
        <w:spacing w:after="240" w:before="560" w:lineRule="auto"/>
        <w:rPr>
          <w:b w:val="1"/>
          <w:color w:val="003366"/>
          <w:sz w:val="46"/>
          <w:szCs w:val="46"/>
        </w:rPr>
      </w:pPr>
      <w:bookmarkStart w:colFirst="0" w:colLast="0" w:name="_6ni6hr1vchqi" w:id="178"/>
      <w:bookmarkEnd w:id="178"/>
      <w:r w:rsidDel="00000000" w:rsidR="00000000" w:rsidRPr="00000000">
        <w:rPr>
          <w:b w:val="1"/>
          <w:color w:val="003366"/>
          <w:sz w:val="46"/>
          <w:szCs w:val="46"/>
          <w:rtl w:val="0"/>
        </w:rPr>
        <w:t xml:space="preserve">6. Pricing Proposal</w:t>
      </w:r>
    </w:p>
    <w:p w:rsidR="00000000" w:rsidDel="00000000" w:rsidP="00000000" w:rsidRDefault="00000000" w:rsidRPr="00000000" w14:paraId="00000B4D">
      <w:pPr>
        <w:spacing w:after="240" w:before="240" w:lineRule="auto"/>
        <w:rPr>
          <w:i w:val="1"/>
        </w:rPr>
      </w:pPr>
      <w:r w:rsidDel="00000000" w:rsidR="00000000" w:rsidRPr="00000000">
        <w:rPr>
          <w:i w:val="1"/>
          <w:rtl w:val="0"/>
        </w:rPr>
        <w:t xml:space="preserve">(Corresponds to RFP Appendices F &amp; G &amp; Section 4.4)</w:t>
      </w:r>
    </w:p>
    <w:p w:rsidR="00000000" w:rsidDel="00000000" w:rsidP="00000000" w:rsidRDefault="00000000" w:rsidRPr="00000000" w14:paraId="00000B4E">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Our detailed pricing for the proposed Transportation Management System solution and associated services is provided in the mandated RFP Appendices F (Pricing Form) and G (Cost Budget Summary Form). The unit prices in Appendix F are all-inclusive, covering all necessary hardware, software licenses, implementation services, training, support, and operational costs (including cellular, hosting, etc., per Q254) for the contract term. Appendix G provides the corresponding cost element breakdown.</w:t>
      </w:r>
    </w:p>
    <w:p w:rsidR="00000000" w:rsidDel="00000000" w:rsidP="00000000" w:rsidRDefault="00000000" w:rsidRPr="00000000" w14:paraId="00000B4F">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B50">
      <w:pPr>
        <w:numPr>
          <w:ilvl w:val="0"/>
          <w:numId w:val="131"/>
        </w:numPr>
        <w:spacing w:after="0" w:afterAutospacing="0" w:before="120" w:lineRule="auto"/>
        <w:ind w:left="720" w:hanging="360"/>
      </w:pPr>
      <w:r w:rsidDel="00000000" w:rsidR="00000000" w:rsidRPr="00000000">
        <w:rPr>
          <w:b w:val="1"/>
          <w:rtl w:val="0"/>
        </w:rPr>
        <w:t xml:space="preserve">Appendix F - Pricing Form (RFP Sec 4.4.1):</w:t>
      </w:r>
      <w:r w:rsidDel="00000000" w:rsidR="00000000" w:rsidRPr="00000000">
        <w:rPr>
          <w:rtl w:val="0"/>
        </w:rPr>
        <w:t xml:space="preserve"> We have completed Appendix F, providing detailed line-item unit pricing for all proposed hardware, software, and service components required to deliver the full scope of work outlined in Section 3. All unit prices are inclusive of materials, labor, overhead, G&amp;A, profit, and any relevant operational costs (e.g., cellular service, cloud hosting, per Q254), ensuring no hidden fees (RFP Sec 4.4.1.2). Any materials included are ancillary to the core service offering (RFP Sec 4.4.1.3). [Optionally mention if optional components like cameras are priced separately per Q260].</w:t>
      </w:r>
    </w:p>
    <w:p w:rsidR="00000000" w:rsidDel="00000000" w:rsidP="00000000" w:rsidRDefault="00000000" w:rsidRPr="00000000" w14:paraId="00000B51">
      <w:pPr>
        <w:numPr>
          <w:ilvl w:val="0"/>
          <w:numId w:val="131"/>
        </w:numPr>
        <w:spacing w:after="0" w:afterAutospacing="0" w:before="0" w:beforeAutospacing="0" w:lineRule="auto"/>
        <w:ind w:left="720" w:hanging="360"/>
      </w:pPr>
      <w:r w:rsidDel="00000000" w:rsidR="00000000" w:rsidRPr="00000000">
        <w:rPr>
          <w:b w:val="1"/>
          <w:rtl w:val="0"/>
        </w:rPr>
        <w:t xml:space="preserve">Appendix G - Cost Budget Summary Form (RFP Sec 4.4.2):</w:t>
      </w:r>
      <w:r w:rsidDel="00000000" w:rsidR="00000000" w:rsidRPr="00000000">
        <w:rPr>
          <w:rtl w:val="0"/>
        </w:rPr>
        <w:t xml:space="preserve"> We have completed Appendix G, providing a detailed breakdown of the cost elements (labor, materials, equipment/rental, G&amp;A, profit) corresponding to the annual totals presented in Appendix F. This is provided [State structure used: e.g., for each contract year separately / combining years X-Y where costs are identical] as instructed (RFP Sec 4.4.2.2). All totals in Appendix G directly correspond to and match the totals presented in Appendix F (RFP Sec 4.4.2.4). [Mention if any In-Kind contributions are itemized per RFP Sec 4.4.2.3].</w:t>
      </w:r>
    </w:p>
    <w:p w:rsidR="00000000" w:rsidDel="00000000" w:rsidP="00000000" w:rsidRDefault="00000000" w:rsidRPr="00000000" w14:paraId="00000B52">
      <w:pPr>
        <w:numPr>
          <w:ilvl w:val="0"/>
          <w:numId w:val="131"/>
        </w:numPr>
        <w:spacing w:after="360" w:before="0" w:beforeAutospacing="0" w:lineRule="auto"/>
        <w:ind w:left="720" w:hanging="360"/>
      </w:pPr>
      <w:r w:rsidDel="00000000" w:rsidR="00000000" w:rsidRPr="00000000">
        <w:rPr>
          <w:b w:val="1"/>
          <w:rtl w:val="0"/>
        </w:rPr>
        <w:t xml:space="preserve">Pricing Narrative (Optional - RFP Sec 4.4.Note):</w:t>
      </w:r>
      <w:r w:rsidDel="00000000" w:rsidR="00000000" w:rsidRPr="00000000">
        <w:rPr>
          <w:rtl w:val="0"/>
        </w:rPr>
        <w:t xml:space="preserve"> [Include this paragraph only if you are providing an additional narrative document/section] Further clarification regarding our pricing structure [mention specific area, e.g., licensing model, volume discounts, optional components] is provided in [Reference location, e.g., Appendix X or Section 6.1 below].</w:t>
      </w:r>
    </w:p>
    <w:p w:rsidR="00000000" w:rsidDel="00000000" w:rsidP="00000000" w:rsidRDefault="00000000" w:rsidRPr="00000000" w14:paraId="00000B53">
      <w:pPr>
        <w:spacing w:after="240" w:before="240" w:lineRule="auto"/>
        <w:rPr/>
      </w:pPr>
      <w:r w:rsidDel="00000000" w:rsidR="00000000" w:rsidRPr="00000000">
        <w:rPr>
          <w:rtl w:val="0"/>
        </w:rPr>
        <w:t xml:space="preserve">We confirm our understanding that NYCDOE reserves the right to review the records supporting the cost calculations presented in Appendices F and G prior to contract award (RFP Sec 4.4).</w:t>
      </w:r>
    </w:p>
    <w:p w:rsidR="00000000" w:rsidDel="00000000" w:rsidP="00000000" w:rsidRDefault="00000000" w:rsidRPr="00000000" w14:paraId="00000B54">
      <w:pPr>
        <w:spacing w:after="220" w:before="0" w:lineRule="auto"/>
        <w:rPr>
          <w:i w:val="1"/>
          <w:color w:val="777777"/>
          <w:sz w:val="20"/>
          <w:szCs w:val="20"/>
        </w:rPr>
      </w:pPr>
      <w:r w:rsidDel="00000000" w:rsidR="00000000" w:rsidRPr="00000000">
        <w:rPr>
          <w:i w:val="1"/>
          <w:color w:val="777777"/>
          <w:sz w:val="20"/>
          <w:szCs w:val="20"/>
          <w:rtl w:val="0"/>
        </w:rPr>
        <w:t xml:space="preserve">Reference: Appendix F (Pricing Form), Appendix G (Cost Budget Summary Form), </w:t>
      </w:r>
      <w:r w:rsidDel="00000000" w:rsidR="00000000" w:rsidRPr="00000000">
        <w:rPr>
          <w:rFonts w:ascii="Roboto Mono" w:cs="Roboto Mono" w:eastAsia="Roboto Mono" w:hAnsi="Roboto Mono"/>
          <w:i w:val="1"/>
          <w:color w:val="777777"/>
          <w:sz w:val="20"/>
          <w:szCs w:val="20"/>
          <w:shd w:fill="f0f0f0" w:val="clear"/>
          <w:rtl w:val="0"/>
        </w:rPr>
        <w:t xml:space="preserve">Appendix Y.1 - Budget Management.pdf</w:t>
      </w:r>
      <w:r w:rsidDel="00000000" w:rsidR="00000000" w:rsidRPr="00000000">
        <w:rPr>
          <w:i w:val="1"/>
          <w:color w:val="777777"/>
          <w:sz w:val="20"/>
          <w:szCs w:val="20"/>
          <w:rtl w:val="0"/>
        </w:rPr>
        <w:t xml:space="preserve"> (Internal basis for costs)</w:t>
      </w:r>
    </w:p>
    <w:p w:rsidR="00000000" w:rsidDel="00000000" w:rsidP="00000000" w:rsidRDefault="00000000" w:rsidRPr="00000000" w14:paraId="00000B5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56">
      <w:pPr>
        <w:pStyle w:val="Heading1"/>
        <w:keepNext w:val="0"/>
        <w:keepLines w:val="0"/>
        <w:pBdr>
          <w:bottom w:color="003366" w:space="3" w:sz="12" w:val="single"/>
        </w:pBdr>
        <w:spacing w:after="240" w:before="560" w:lineRule="auto"/>
        <w:rPr>
          <w:b w:val="1"/>
          <w:color w:val="003366"/>
          <w:sz w:val="46"/>
          <w:szCs w:val="46"/>
        </w:rPr>
      </w:pPr>
      <w:bookmarkStart w:colFirst="0" w:colLast="0" w:name="_sg9yxrb9ne4l" w:id="179"/>
      <w:bookmarkEnd w:id="179"/>
      <w:r w:rsidDel="00000000" w:rsidR="00000000" w:rsidRPr="00000000">
        <w:rPr>
          <w:b w:val="1"/>
          <w:color w:val="003366"/>
          <w:sz w:val="46"/>
          <w:szCs w:val="46"/>
          <w:rtl w:val="0"/>
        </w:rPr>
        <w:t xml:space="preserve">7. Compliance &amp; Required Forms</w:t>
      </w:r>
    </w:p>
    <w:p w:rsidR="00000000" w:rsidDel="00000000" w:rsidP="00000000" w:rsidRDefault="00000000" w:rsidRPr="00000000" w14:paraId="00000B57">
      <w:pPr>
        <w:pBdr>
          <w:left w:color="cccccc" w:space="7" w:sz="18" w:val="single"/>
        </w:pBdr>
        <w:spacing w:after="240" w:before="240" w:lineRule="auto"/>
        <w:ind w:left="300" w:firstLine="0"/>
        <w:rPr>
          <w:i w:val="1"/>
          <w:color w:val="555555"/>
        </w:rPr>
      </w:pPr>
      <w:r w:rsidDel="00000000" w:rsidR="00000000" w:rsidRPr="00000000">
        <w:rPr>
          <w:b w:val="1"/>
          <w:i w:val="1"/>
          <w:color w:val="555555"/>
          <w:rtl w:val="0"/>
        </w:rPr>
        <w:t xml:space="preserve">Summary:</w:t>
      </w:r>
      <w:r w:rsidDel="00000000" w:rsidR="00000000" w:rsidRPr="00000000">
        <w:rPr>
          <w:i w:val="1"/>
          <w:color w:val="555555"/>
          <w:rtl w:val="0"/>
        </w:rPr>
        <w:t xml:space="preserve"> This section confirms our compliance with key RFP requirements and lists the mandated forms and documents included within this proposal submission. We affirm that we meet all Minimum Qualifications, address MWBE participation requirements, comply with specified NYCDOE/NYS policies, acknowledge standard contractual terms, and have included all required appendices and forms.</w:t>
      </w:r>
    </w:p>
    <w:p w:rsidR="00000000" w:rsidDel="00000000" w:rsidP="00000000" w:rsidRDefault="00000000" w:rsidRPr="00000000" w14:paraId="00000B58">
      <w:pPr>
        <w:spacing w:after="240" w:before="240" w:lineRule="auto"/>
        <w:rPr>
          <w:b w:val="1"/>
        </w:rPr>
      </w:pPr>
      <w:r w:rsidDel="00000000" w:rsidR="00000000" w:rsidRPr="00000000">
        <w:rPr>
          <w:b w:val="1"/>
          <w:rtl w:val="0"/>
        </w:rPr>
        <w:t xml:space="preserve">Full Detail:</w:t>
      </w:r>
    </w:p>
    <w:p w:rsidR="00000000" w:rsidDel="00000000" w:rsidP="00000000" w:rsidRDefault="00000000" w:rsidRPr="00000000" w14:paraId="00000B59">
      <w:pPr>
        <w:spacing w:after="240" w:before="240" w:lineRule="auto"/>
        <w:rPr/>
      </w:pPr>
      <w:r w:rsidDel="00000000" w:rsidR="00000000" w:rsidRPr="00000000">
        <w:rPr>
          <w:rtl w:val="0"/>
        </w:rPr>
        <w:t xml:space="preserve">We confirm the inclusion and completion of all required compliance documentation and proposal forms as stipulated in RFP R1804.</w:t>
      </w:r>
    </w:p>
    <w:p w:rsidR="00000000" w:rsidDel="00000000" w:rsidP="00000000" w:rsidRDefault="00000000" w:rsidRPr="00000000" w14:paraId="00000B5A">
      <w:pPr>
        <w:numPr>
          <w:ilvl w:val="0"/>
          <w:numId w:val="168"/>
        </w:numPr>
        <w:spacing w:after="0" w:afterAutospacing="0" w:before="120" w:lineRule="auto"/>
        <w:ind w:left="720" w:hanging="360"/>
      </w:pPr>
      <w:r w:rsidDel="00000000" w:rsidR="00000000" w:rsidRPr="00000000">
        <w:rPr>
          <w:b w:val="1"/>
          <w:rtl w:val="0"/>
        </w:rPr>
        <w:t xml:space="preserve">7.1 Minimum Qualifications Checklist (RFP Sec 2):</w:t>
      </w:r>
      <w:r w:rsidDel="00000000" w:rsidR="00000000" w:rsidRPr="00000000">
        <w:rPr>
          <w:rtl w:val="0"/>
        </w:rPr>
        <w:t xml:space="preserve"> We certify that Sentry meets or exceeds all Minimum Qualifications specified in RFP Section 2. Evidence supporting each qualification (Years of Experience, References, Local Presence per Q12/Q17/Q89/Q273, Financial Standing) is provided within Appendix E1 and referenced appendices (e.g., Appendix A for References, Appendix B for Resumes).</w:t>
      </w:r>
    </w:p>
    <w:p w:rsidR="00000000" w:rsidDel="00000000" w:rsidP="00000000" w:rsidRDefault="00000000" w:rsidRPr="00000000" w14:paraId="00000B5B">
      <w:pPr>
        <w:numPr>
          <w:ilvl w:val="0"/>
          <w:numId w:val="168"/>
        </w:numPr>
        <w:spacing w:after="0" w:afterAutospacing="0" w:before="0" w:beforeAutospacing="0" w:lineRule="auto"/>
        <w:ind w:left="720" w:hanging="360"/>
      </w:pPr>
      <w:r w:rsidDel="00000000" w:rsidR="00000000" w:rsidRPr="00000000">
        <w:rPr>
          <w:b w:val="1"/>
          <w:rtl w:val="0"/>
        </w:rPr>
        <w:t xml:space="preserve">7.2 MWBE Compliance (RFP Sec 1.3, Sec 5.1.4, Q13, Q16, Q287-289):</w:t>
      </w:r>
      <w:r w:rsidDel="00000000" w:rsidR="00000000" w:rsidRPr="00000000">
        <w:rPr>
          <w:rtl w:val="0"/>
        </w:rPr>
        <w:t xml:space="preserve"> We have completed and included the required Schedule B MWBE Utilization Plan. [Choose ONE applicable statement:]</w:t>
      </w:r>
    </w:p>
    <w:p w:rsidR="00000000" w:rsidDel="00000000" w:rsidP="00000000" w:rsidRDefault="00000000" w:rsidRPr="00000000" w14:paraId="00000B5C">
      <w:pPr>
        <w:numPr>
          <w:ilvl w:val="1"/>
          <w:numId w:val="168"/>
        </w:numPr>
        <w:spacing w:after="0" w:afterAutospacing="0" w:before="0" w:beforeAutospacing="0" w:lineRule="auto"/>
        <w:ind w:left="1440" w:hanging="360"/>
      </w:pPr>
      <w:r w:rsidDel="00000000" w:rsidR="00000000" w:rsidRPr="00000000">
        <w:rPr>
          <w:rtl w:val="0"/>
        </w:rPr>
        <w:t xml:space="preserve">We commit to meeting the 30% MWBE participation requirement, broken down into the specified subcategories (10% Black American, 10% Hispanic American, 10% Unspecified), utilizing certified NYC/NYS MWBE firms as detailed in Schedule B Part 2.</w:t>
      </w:r>
    </w:p>
    <w:p w:rsidR="00000000" w:rsidDel="00000000" w:rsidP="00000000" w:rsidRDefault="00000000" w:rsidRPr="00000000" w14:paraId="00000B5D">
      <w:pPr>
        <w:numPr>
          <w:ilvl w:val="1"/>
          <w:numId w:val="168"/>
        </w:numPr>
        <w:spacing w:after="0" w:afterAutospacing="0" w:before="0" w:beforeAutospacing="0" w:lineRule="auto"/>
        <w:ind w:left="1440" w:hanging="360"/>
      </w:pPr>
      <w:r w:rsidDel="00000000" w:rsidR="00000000" w:rsidRPr="00000000">
        <w:rPr>
          <w:rtl w:val="0"/>
        </w:rPr>
        <w:t xml:space="preserve">As a certified [Specify Your MWBE Category, if applicable], we will self-fulfill up to 10% of the goal and commit to subcontracting the remaining required percentage(s) with other certified MWBE firms as detailed in Schedule B Part 2.</w:t>
      </w:r>
    </w:p>
    <w:p w:rsidR="00000000" w:rsidDel="00000000" w:rsidP="00000000" w:rsidRDefault="00000000" w:rsidRPr="00000000" w14:paraId="00000B5E">
      <w:pPr>
        <w:numPr>
          <w:ilvl w:val="1"/>
          <w:numId w:val="168"/>
        </w:numPr>
        <w:spacing w:after="0" w:afterAutospacing="0" w:before="0" w:beforeAutospacing="0" w:lineRule="auto"/>
        <w:ind w:left="1440" w:hanging="360"/>
      </w:pPr>
      <w:r w:rsidDel="00000000" w:rsidR="00000000" w:rsidRPr="00000000">
        <w:rPr>
          <w:rtl w:val="0"/>
        </w:rPr>
        <w:t xml:space="preserve">We have submitted a request for a [full/partial] waiver of the MWBE participation goal, and the [request/approved waiver form] is included in Schedule B Part 3. [Adjust if waiver denied and now complying per Q16].</w:t>
      </w:r>
    </w:p>
    <w:p w:rsidR="00000000" w:rsidDel="00000000" w:rsidP="00000000" w:rsidRDefault="00000000" w:rsidRPr="00000000" w14:paraId="00000B5F">
      <w:pPr>
        <w:numPr>
          <w:ilvl w:val="0"/>
          <w:numId w:val="168"/>
        </w:numPr>
        <w:spacing w:after="0" w:afterAutospacing="0" w:before="0" w:beforeAutospacing="0" w:lineRule="auto"/>
        <w:ind w:left="720" w:hanging="360"/>
      </w:pPr>
      <w:r w:rsidDel="00000000" w:rsidR="00000000" w:rsidRPr="00000000">
        <w:rPr>
          <w:b w:val="1"/>
          <w:rtl w:val="0"/>
        </w:rPr>
        <w:t xml:space="preserve">7.3 Policy Compliance Statements (RFP Sec 3.25 Intro, 3.28.1.2, 3.28.5.1, Q59):</w:t>
      </w:r>
      <w:r w:rsidDel="00000000" w:rsidR="00000000" w:rsidRPr="00000000">
        <w:rPr>
          <w:rtl w:val="0"/>
        </w:rPr>
        <w:t xml:space="preserve"> We affirm our commitment and ability to comply with:</w:t>
      </w:r>
    </w:p>
    <w:p w:rsidR="00000000" w:rsidDel="00000000" w:rsidP="00000000" w:rsidRDefault="00000000" w:rsidRPr="00000000" w14:paraId="00000B60">
      <w:pPr>
        <w:numPr>
          <w:ilvl w:val="1"/>
          <w:numId w:val="168"/>
        </w:numPr>
        <w:spacing w:after="0" w:afterAutospacing="0" w:before="0" w:beforeAutospacing="0" w:lineRule="auto"/>
        <w:ind w:left="1440" w:hanging="360"/>
      </w:pPr>
      <w:r w:rsidDel="00000000" w:rsidR="00000000" w:rsidRPr="00000000">
        <w:rPr>
          <w:rtl w:val="0"/>
        </w:rPr>
        <w:t xml:space="preserve">NYCPS Information Security Requirements for Vendors (Appendix I - Q60 confirms this is correct doc).</w:t>
      </w:r>
    </w:p>
    <w:p w:rsidR="00000000" w:rsidDel="00000000" w:rsidP="00000000" w:rsidRDefault="00000000" w:rsidRPr="00000000" w14:paraId="00000B61">
      <w:pPr>
        <w:numPr>
          <w:ilvl w:val="1"/>
          <w:numId w:val="168"/>
        </w:numPr>
        <w:spacing w:after="0" w:afterAutospacing="0" w:before="0" w:beforeAutospacing="0" w:lineRule="auto"/>
        <w:ind w:left="1440" w:hanging="360"/>
      </w:pPr>
      <w:r w:rsidDel="00000000" w:rsidR="00000000" w:rsidRPr="00000000">
        <w:rPr>
          <w:rtl w:val="0"/>
        </w:rPr>
        <w:t xml:space="preserve">NYCPS Secure Coding Standards (Included within Appendix I).</w:t>
      </w:r>
    </w:p>
    <w:p w:rsidR="00000000" w:rsidDel="00000000" w:rsidP="00000000" w:rsidRDefault="00000000" w:rsidRPr="00000000" w14:paraId="00000B62">
      <w:pPr>
        <w:numPr>
          <w:ilvl w:val="1"/>
          <w:numId w:val="168"/>
        </w:numPr>
        <w:spacing w:after="0" w:afterAutospacing="0" w:before="0" w:beforeAutospacing="0" w:lineRule="auto"/>
        <w:ind w:left="1440" w:hanging="360"/>
      </w:pPr>
      <w:r w:rsidDel="00000000" w:rsidR="00000000" w:rsidRPr="00000000">
        <w:rPr>
          <w:rtl w:val="0"/>
        </w:rPr>
        <w:t xml:space="preserve">Requirements for Web Applications (Appendix J - Q50 confirms update).</w:t>
      </w:r>
    </w:p>
    <w:p w:rsidR="00000000" w:rsidDel="00000000" w:rsidP="00000000" w:rsidRDefault="00000000" w:rsidRPr="00000000" w14:paraId="00000B63">
      <w:pPr>
        <w:numPr>
          <w:ilvl w:val="1"/>
          <w:numId w:val="168"/>
        </w:numPr>
        <w:spacing w:after="0" w:afterAutospacing="0" w:before="0" w:beforeAutospacing="0" w:lineRule="auto"/>
        <w:ind w:left="1440" w:hanging="360"/>
      </w:pPr>
      <w:r w:rsidDel="00000000" w:rsidR="00000000" w:rsidRPr="00000000">
        <w:rPr>
          <w:rtl w:val="0"/>
        </w:rPr>
        <w:t xml:space="preserve">NYS Enterprise IT Policy NYS-P08-005 Accessibility.</w:t>
      </w:r>
    </w:p>
    <w:p w:rsidR="00000000" w:rsidDel="00000000" w:rsidP="00000000" w:rsidRDefault="00000000" w:rsidRPr="00000000" w14:paraId="00000B64">
      <w:pPr>
        <w:numPr>
          <w:ilvl w:val="1"/>
          <w:numId w:val="168"/>
        </w:numPr>
        <w:spacing w:after="0" w:afterAutospacing="0" w:before="0" w:beforeAutospacing="0" w:lineRule="auto"/>
        <w:ind w:left="1440" w:hanging="360"/>
      </w:pPr>
      <w:r w:rsidDel="00000000" w:rsidR="00000000" w:rsidRPr="00000000">
        <w:rPr>
          <w:rtl w:val="0"/>
        </w:rPr>
        <w:t xml:space="preserve">Other applicable OTI, NYC3, DIIT policies referenced.</w:t>
      </w:r>
    </w:p>
    <w:p w:rsidR="00000000" w:rsidDel="00000000" w:rsidP="00000000" w:rsidRDefault="00000000" w:rsidRPr="00000000" w14:paraId="00000B65">
      <w:pPr>
        <w:numPr>
          <w:ilvl w:val="0"/>
          <w:numId w:val="168"/>
        </w:numPr>
        <w:spacing w:after="0" w:afterAutospacing="0" w:before="0" w:beforeAutospacing="0" w:lineRule="auto"/>
        <w:ind w:left="720" w:hanging="360"/>
      </w:pPr>
      <w:r w:rsidDel="00000000" w:rsidR="00000000" w:rsidRPr="00000000">
        <w:rPr>
          <w:rtl w:val="0"/>
        </w:rPr>
        <w:t xml:space="preserve">[If applicable: We have noted the following specific requests for exceptions with proposed mitigations in [Reference location, e.g., Appendix I commentary or separate document]]. We understand compliance may be verified via NYCPS QA testing (RFP Sec 3.28.5.1).</w:t>
      </w:r>
    </w:p>
    <w:p w:rsidR="00000000" w:rsidDel="00000000" w:rsidP="00000000" w:rsidRDefault="00000000" w:rsidRPr="00000000" w14:paraId="00000B66">
      <w:pPr>
        <w:numPr>
          <w:ilvl w:val="0"/>
          <w:numId w:val="168"/>
        </w:numPr>
        <w:spacing w:after="0" w:afterAutospacing="0" w:before="0" w:beforeAutospacing="0" w:lineRule="auto"/>
        <w:ind w:left="720" w:hanging="360"/>
      </w:pPr>
      <w:r w:rsidDel="00000000" w:rsidR="00000000" w:rsidRPr="00000000">
        <w:rPr>
          <w:b w:val="1"/>
          <w:rtl w:val="0"/>
        </w:rPr>
        <w:t xml:space="preserve">7.4 Contractual Terms Acknowledgement (RFP Sec 3.28.6, 3.28.7, Q100-103):</w:t>
      </w:r>
      <w:r w:rsidDel="00000000" w:rsidR="00000000" w:rsidRPr="00000000">
        <w:rPr>
          <w:rtl w:val="0"/>
        </w:rPr>
        <w:t xml:space="preserve"> We acknowledge the standard NYCDOE Terms &amp; Conditions included in the RFP. We understand the DOE's stated position regarding alterations to clauses on Property, Termination, and Assignment (Q101-103). We acknowledge the DOE's IP clauses regarding work product ownership (Q100) and are prepared to discuss licensing terms appropriate for our [SaaS/COTS/Custom] solution while respecting NYCDOE's evaluation criteria regarding product ownership (Q100). We affirm NYCDOE retains ownership of all data (Q3.28.6.4) and agree that individual end-user agreements (EULAs) are non-binding (RFP Sec 3.28.7).</w:t>
      </w:r>
    </w:p>
    <w:p w:rsidR="00000000" w:rsidDel="00000000" w:rsidP="00000000" w:rsidRDefault="00000000" w:rsidRPr="00000000" w14:paraId="00000B67">
      <w:pPr>
        <w:numPr>
          <w:ilvl w:val="0"/>
          <w:numId w:val="168"/>
        </w:numPr>
        <w:spacing w:after="0" w:afterAutospacing="0" w:before="0" w:beforeAutospacing="0" w:lineRule="auto"/>
        <w:ind w:left="720" w:hanging="360"/>
      </w:pPr>
      <w:r w:rsidDel="00000000" w:rsidR="00000000" w:rsidRPr="00000000">
        <w:rPr>
          <w:b w:val="1"/>
          <w:rtl w:val="0"/>
        </w:rPr>
        <w:t xml:space="preserve">7.5 Required Forms Checklist:</w:t>
      </w:r>
      <w:r w:rsidDel="00000000" w:rsidR="00000000" w:rsidRPr="00000000">
        <w:rPr>
          <w:rtl w:val="0"/>
        </w:rPr>
        <w:t xml:space="preserve"> We confirm that this proposal submission includes, at minimum, the following completed forms and documents referenced in the RFP and this proposal structure:</w:t>
      </w:r>
    </w:p>
    <w:p w:rsidR="00000000" w:rsidDel="00000000" w:rsidP="00000000" w:rsidRDefault="00000000" w:rsidRPr="00000000" w14:paraId="00000B68">
      <w:pPr>
        <w:numPr>
          <w:ilvl w:val="1"/>
          <w:numId w:val="168"/>
        </w:numPr>
        <w:spacing w:after="0" w:afterAutospacing="0" w:before="0" w:beforeAutospacing="0" w:lineRule="auto"/>
        <w:ind w:left="1440" w:hanging="360"/>
      </w:pPr>
      <w:r w:rsidDel="00000000" w:rsidR="00000000" w:rsidRPr="00000000">
        <w:rPr>
          <w:rtl w:val="0"/>
        </w:rPr>
        <w:t xml:space="preserve">Appendix E1 (Organizational Capacity &amp; Demonstrated Effectiveness Forms)</w:t>
      </w:r>
    </w:p>
    <w:p w:rsidR="00000000" w:rsidDel="00000000" w:rsidP="00000000" w:rsidRDefault="00000000" w:rsidRPr="00000000" w14:paraId="00000B69">
      <w:pPr>
        <w:numPr>
          <w:ilvl w:val="1"/>
          <w:numId w:val="168"/>
        </w:numPr>
        <w:spacing w:after="0" w:afterAutospacing="0" w:before="0" w:beforeAutospacing="0" w:lineRule="auto"/>
        <w:ind w:left="1440" w:hanging="360"/>
      </w:pPr>
      <w:r w:rsidDel="00000000" w:rsidR="00000000" w:rsidRPr="00000000">
        <w:rPr>
          <w:rtl w:val="0"/>
        </w:rPr>
        <w:t xml:space="preserve">Appendix E2 (Program Plan / Narrative)</w:t>
      </w:r>
    </w:p>
    <w:p w:rsidR="00000000" w:rsidDel="00000000" w:rsidP="00000000" w:rsidRDefault="00000000" w:rsidRPr="00000000" w14:paraId="00000B6A">
      <w:pPr>
        <w:numPr>
          <w:ilvl w:val="1"/>
          <w:numId w:val="168"/>
        </w:numPr>
        <w:spacing w:after="0" w:afterAutospacing="0" w:before="0" w:beforeAutospacing="0" w:lineRule="auto"/>
        <w:ind w:left="1440" w:hanging="360"/>
      </w:pPr>
      <w:r w:rsidDel="00000000" w:rsidR="00000000" w:rsidRPr="00000000">
        <w:rPr>
          <w:rtl w:val="0"/>
        </w:rPr>
        <w:t xml:space="preserve">Appendix F (Pricing Form)</w:t>
      </w:r>
    </w:p>
    <w:p w:rsidR="00000000" w:rsidDel="00000000" w:rsidP="00000000" w:rsidRDefault="00000000" w:rsidRPr="00000000" w14:paraId="00000B6B">
      <w:pPr>
        <w:numPr>
          <w:ilvl w:val="1"/>
          <w:numId w:val="168"/>
        </w:numPr>
        <w:spacing w:after="0" w:afterAutospacing="0" w:before="0" w:beforeAutospacing="0" w:lineRule="auto"/>
        <w:ind w:left="1440" w:hanging="360"/>
      </w:pPr>
      <w:r w:rsidDel="00000000" w:rsidR="00000000" w:rsidRPr="00000000">
        <w:rPr>
          <w:rtl w:val="0"/>
        </w:rPr>
        <w:t xml:space="preserve">Appendix G (Cost Budget Summary Form)</w:t>
      </w:r>
    </w:p>
    <w:p w:rsidR="00000000" w:rsidDel="00000000" w:rsidP="00000000" w:rsidRDefault="00000000" w:rsidRPr="00000000" w14:paraId="00000B6C">
      <w:pPr>
        <w:numPr>
          <w:ilvl w:val="1"/>
          <w:numId w:val="168"/>
        </w:numPr>
        <w:spacing w:after="0" w:afterAutospacing="0" w:before="0" w:beforeAutospacing="0" w:lineRule="auto"/>
        <w:ind w:left="1440" w:hanging="360"/>
      </w:pPr>
      <w:r w:rsidDel="00000000" w:rsidR="00000000" w:rsidRPr="00000000">
        <w:rPr>
          <w:rtl w:val="0"/>
        </w:rPr>
        <w:t xml:space="preserve">Schedule B (MWBE Utilization Plan / Waiver Request)</w:t>
      </w:r>
    </w:p>
    <w:p w:rsidR="00000000" w:rsidDel="00000000" w:rsidP="00000000" w:rsidRDefault="00000000" w:rsidRPr="00000000" w14:paraId="00000B6D">
      <w:pPr>
        <w:numPr>
          <w:ilvl w:val="1"/>
          <w:numId w:val="168"/>
        </w:numPr>
        <w:spacing w:after="0" w:afterAutospacing="0" w:before="0" w:beforeAutospacing="0" w:lineRule="auto"/>
        <w:ind w:left="1440" w:hanging="360"/>
      </w:pPr>
      <w:r w:rsidDel="00000000" w:rsidR="00000000" w:rsidRPr="00000000">
        <w:rPr>
          <w:rtl w:val="0"/>
        </w:rPr>
        <w:t xml:space="preserve">NYCPS Quick Risk Evaluation Rubric (Per Q3.25.18.3)</w:t>
      </w:r>
    </w:p>
    <w:p w:rsidR="00000000" w:rsidDel="00000000" w:rsidP="00000000" w:rsidRDefault="00000000" w:rsidRPr="00000000" w14:paraId="00000B6E">
      <w:pPr>
        <w:numPr>
          <w:ilvl w:val="1"/>
          <w:numId w:val="168"/>
        </w:numPr>
        <w:spacing w:after="0" w:afterAutospacing="0" w:before="0" w:beforeAutospacing="0" w:lineRule="auto"/>
        <w:ind w:left="1440" w:hanging="360"/>
      </w:pPr>
      <w:r w:rsidDel="00000000" w:rsidR="00000000" w:rsidRPr="00000000">
        <w:rPr>
          <w:rtl w:val="0"/>
        </w:rPr>
        <w:t xml:space="preserve">Business Continuity Plan (BCP) (Per Q3.27.9) [Reference Appendix E]</w:t>
      </w:r>
    </w:p>
    <w:p w:rsidR="00000000" w:rsidDel="00000000" w:rsidP="00000000" w:rsidRDefault="00000000" w:rsidRPr="00000000" w14:paraId="00000B6F">
      <w:pPr>
        <w:numPr>
          <w:ilvl w:val="1"/>
          <w:numId w:val="168"/>
        </w:numPr>
        <w:spacing w:after="0" w:afterAutospacing="0" w:before="0" w:beforeAutospacing="0" w:lineRule="auto"/>
        <w:ind w:left="1440" w:hanging="360"/>
      </w:pPr>
      <w:r w:rsidDel="00000000" w:rsidR="00000000" w:rsidRPr="00000000">
        <w:rPr>
          <w:rtl w:val="0"/>
        </w:rPr>
        <w:t xml:space="preserve">Incident Management SLA &amp; SOPs (Per Q3.24.3 / Q3.25.26.1) [Reference Appendix F]</w:t>
      </w:r>
    </w:p>
    <w:p w:rsidR="00000000" w:rsidDel="00000000" w:rsidP="00000000" w:rsidRDefault="00000000" w:rsidRPr="00000000" w14:paraId="00000B70">
      <w:pPr>
        <w:numPr>
          <w:ilvl w:val="1"/>
          <w:numId w:val="168"/>
        </w:numPr>
        <w:spacing w:after="0" w:afterAutospacing="0" w:before="0" w:beforeAutospacing="0" w:lineRule="auto"/>
        <w:ind w:left="1440" w:hanging="360"/>
      </w:pPr>
      <w:r w:rsidDel="00000000" w:rsidR="00000000" w:rsidRPr="00000000">
        <w:rPr>
          <w:rtl w:val="0"/>
        </w:rPr>
        <w:t xml:space="preserve">Data Retention Policy (Per Q3.2.18) [Reference Appendix G]</w:t>
      </w:r>
    </w:p>
    <w:p w:rsidR="00000000" w:rsidDel="00000000" w:rsidP="00000000" w:rsidRDefault="00000000" w:rsidRPr="00000000" w14:paraId="00000B71">
      <w:pPr>
        <w:numPr>
          <w:ilvl w:val="1"/>
          <w:numId w:val="168"/>
        </w:numPr>
        <w:spacing w:after="0" w:afterAutospacing="0" w:before="0" w:beforeAutospacing="0" w:lineRule="auto"/>
        <w:ind w:left="1440" w:hanging="360"/>
      </w:pPr>
      <w:r w:rsidDel="00000000" w:rsidR="00000000" w:rsidRPr="00000000">
        <w:rPr>
          <w:rtl w:val="0"/>
        </w:rPr>
        <w:t xml:space="preserve">Security Testing Procedures (Per Q3.25.24.2) [Reference Appendix H]</w:t>
      </w:r>
    </w:p>
    <w:p w:rsidR="00000000" w:rsidDel="00000000" w:rsidP="00000000" w:rsidRDefault="00000000" w:rsidRPr="00000000" w14:paraId="00000B72">
      <w:pPr>
        <w:numPr>
          <w:ilvl w:val="1"/>
          <w:numId w:val="168"/>
        </w:numPr>
        <w:spacing w:after="0" w:afterAutospacing="0" w:before="0" w:beforeAutospacing="0" w:lineRule="auto"/>
        <w:ind w:left="1440" w:hanging="360"/>
      </w:pPr>
      <w:r w:rsidDel="00000000" w:rsidR="00000000" w:rsidRPr="00000000">
        <w:rPr>
          <w:rtl w:val="0"/>
        </w:rPr>
        <w:t xml:space="preserve">Client References (Per Q4.2.4) [Reference Appendix A]</w:t>
      </w:r>
    </w:p>
    <w:p w:rsidR="00000000" w:rsidDel="00000000" w:rsidP="00000000" w:rsidRDefault="00000000" w:rsidRPr="00000000" w14:paraId="00000B73">
      <w:pPr>
        <w:numPr>
          <w:ilvl w:val="1"/>
          <w:numId w:val="168"/>
        </w:numPr>
        <w:spacing w:after="0" w:afterAutospacing="0" w:before="0" w:beforeAutospacing="0" w:lineRule="auto"/>
        <w:ind w:left="1440" w:hanging="360"/>
      </w:pPr>
      <w:r w:rsidDel="00000000" w:rsidR="00000000" w:rsidRPr="00000000">
        <w:rPr>
          <w:rtl w:val="0"/>
        </w:rPr>
        <w:t xml:space="preserve">Key Personnel Resumes &amp; Licenses (Per Q4.1.3) [Reference Appendix B]</w:t>
      </w:r>
    </w:p>
    <w:p w:rsidR="00000000" w:rsidDel="00000000" w:rsidP="00000000" w:rsidRDefault="00000000" w:rsidRPr="00000000" w14:paraId="00000B74">
      <w:pPr>
        <w:numPr>
          <w:ilvl w:val="1"/>
          <w:numId w:val="168"/>
        </w:numPr>
        <w:spacing w:after="720" w:before="0" w:beforeAutospacing="0" w:lineRule="auto"/>
        <w:ind w:left="1440" w:hanging="360"/>
      </w:pPr>
      <w:r w:rsidDel="00000000" w:rsidR="00000000" w:rsidRPr="00000000">
        <w:rPr>
          <w:rtl w:val="0"/>
        </w:rPr>
        <w:t xml:space="preserve">[List any other specific forms required by the RFP front matter]</w:t>
      </w:r>
    </w:p>
    <w:p w:rsidR="00000000" w:rsidDel="00000000" w:rsidP="00000000" w:rsidRDefault="00000000" w:rsidRPr="00000000" w14:paraId="00000B75">
      <w:pPr>
        <w:spacing w:after="220" w:before="0" w:lineRule="auto"/>
        <w:rPr>
          <w:rFonts w:ascii="Roboto Mono" w:cs="Roboto Mono" w:eastAsia="Roboto Mono" w:hAnsi="Roboto Mono"/>
          <w:i w:val="1"/>
          <w:color w:val="777777"/>
          <w:sz w:val="20"/>
          <w:szCs w:val="20"/>
          <w:shd w:fill="f0f0f0" w:val="clear"/>
        </w:rPr>
      </w:pPr>
      <w:r w:rsidDel="00000000" w:rsidR="00000000" w:rsidRPr="00000000">
        <w:rPr>
          <w:i w:val="1"/>
          <w:color w:val="777777"/>
          <w:sz w:val="20"/>
          <w:szCs w:val="20"/>
          <w:rtl w:val="0"/>
        </w:rPr>
        <w:t xml:space="preserve">Reference: RFP Sections 2, 4, 5; Appendices E1, E2, F, G, I, J, K; Schedule B; </w:t>
      </w:r>
      <w:r w:rsidDel="00000000" w:rsidR="00000000" w:rsidRPr="00000000">
        <w:rPr>
          <w:rFonts w:ascii="Roboto Mono" w:cs="Roboto Mono" w:eastAsia="Roboto Mono" w:hAnsi="Roboto Mono"/>
          <w:i w:val="1"/>
          <w:color w:val="777777"/>
          <w:sz w:val="20"/>
          <w:szCs w:val="20"/>
          <w:shd w:fill="f0f0f0" w:val="clear"/>
          <w:rtl w:val="0"/>
        </w:rPr>
        <w:t xml:space="preserve">Appendix P.3 - Audit Framework.pdf</w:t>
      </w:r>
    </w:p>
    <w:p w:rsidR="00000000" w:rsidDel="00000000" w:rsidP="00000000" w:rsidRDefault="00000000" w:rsidRPr="00000000" w14:paraId="00000B7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77">
      <w:pPr>
        <w:pStyle w:val="Heading1"/>
        <w:keepNext w:val="0"/>
        <w:keepLines w:val="0"/>
        <w:pBdr>
          <w:bottom w:color="003366" w:space="3" w:sz="12" w:val="single"/>
        </w:pBdr>
        <w:spacing w:after="240" w:before="560" w:lineRule="auto"/>
        <w:rPr>
          <w:b w:val="1"/>
          <w:color w:val="003366"/>
          <w:sz w:val="46"/>
          <w:szCs w:val="46"/>
        </w:rPr>
      </w:pPr>
      <w:bookmarkStart w:colFirst="0" w:colLast="0" w:name="_2qdejx5cyh4m" w:id="180"/>
      <w:bookmarkEnd w:id="180"/>
      <w:r w:rsidDel="00000000" w:rsidR="00000000" w:rsidRPr="00000000">
        <w:rPr>
          <w:b w:val="1"/>
          <w:color w:val="003366"/>
          <w:sz w:val="46"/>
          <w:szCs w:val="46"/>
          <w:rtl w:val="0"/>
        </w:rPr>
        <w:t xml:space="preserve">Appendices</w:t>
      </w:r>
    </w:p>
    <w:p w:rsidR="00000000" w:rsidDel="00000000" w:rsidP="00000000" w:rsidRDefault="00000000" w:rsidRPr="00000000" w14:paraId="00000B78">
      <w:pPr>
        <w:spacing w:after="240" w:before="240" w:lineRule="auto"/>
        <w:rPr>
          <w:i w:val="1"/>
        </w:rPr>
      </w:pPr>
      <w:r w:rsidDel="00000000" w:rsidR="00000000" w:rsidRPr="00000000">
        <w:rPr>
          <w:i w:val="1"/>
          <w:rtl w:val="0"/>
        </w:rPr>
        <w:t xml:space="preserve">The following appendices contain detailed supporting information referenced throughout this proposal.</w:t>
      </w:r>
    </w:p>
    <w:p w:rsidR="00000000" w:rsidDel="00000000" w:rsidP="00000000" w:rsidRDefault="00000000" w:rsidRPr="00000000" w14:paraId="00000B79">
      <w:pPr>
        <w:numPr>
          <w:ilvl w:val="0"/>
          <w:numId w:val="164"/>
        </w:numPr>
        <w:spacing w:after="0" w:afterAutospacing="0" w:before="120" w:lineRule="auto"/>
        <w:ind w:left="720" w:hanging="360"/>
      </w:pPr>
      <w:r w:rsidDel="00000000" w:rsidR="00000000" w:rsidRPr="00000000">
        <w:rPr>
          <w:b w:val="1"/>
          <w:rtl w:val="0"/>
        </w:rPr>
        <w:t xml:space="preserve">Appendix A: Client References</w:t>
      </w:r>
      <w:r w:rsidDel="00000000" w:rsidR="00000000" w:rsidRPr="00000000">
        <w:rPr>
          <w:rtl w:val="0"/>
        </w:rPr>
        <w:t xml:space="preserve"> (Supporting Section 5.4)</w:t>
      </w:r>
    </w:p>
    <w:p w:rsidR="00000000" w:rsidDel="00000000" w:rsidP="00000000" w:rsidRDefault="00000000" w:rsidRPr="00000000" w14:paraId="00000B7A">
      <w:pPr>
        <w:numPr>
          <w:ilvl w:val="0"/>
          <w:numId w:val="164"/>
        </w:numPr>
        <w:spacing w:after="0" w:afterAutospacing="0" w:before="0" w:beforeAutospacing="0" w:lineRule="auto"/>
        <w:ind w:left="720" w:hanging="360"/>
      </w:pPr>
      <w:r w:rsidDel="00000000" w:rsidR="00000000" w:rsidRPr="00000000">
        <w:rPr>
          <w:b w:val="1"/>
          <w:rtl w:val="0"/>
        </w:rPr>
        <w:t xml:space="preserve">Appendix B: Key Personnel Resumes &amp; Licenses/Certifications</w:t>
      </w:r>
      <w:r w:rsidDel="00000000" w:rsidR="00000000" w:rsidRPr="00000000">
        <w:rPr>
          <w:rtl w:val="0"/>
        </w:rPr>
        <w:t xml:space="preserve"> (Supporting Section 4.3)</w:t>
      </w:r>
    </w:p>
    <w:p w:rsidR="00000000" w:rsidDel="00000000" w:rsidP="00000000" w:rsidRDefault="00000000" w:rsidRPr="00000000" w14:paraId="00000B7B">
      <w:pPr>
        <w:numPr>
          <w:ilvl w:val="0"/>
          <w:numId w:val="164"/>
        </w:numPr>
        <w:spacing w:after="0" w:afterAutospacing="0" w:before="0" w:beforeAutospacing="0" w:lineRule="auto"/>
        <w:ind w:left="720" w:hanging="360"/>
      </w:pPr>
      <w:r w:rsidDel="00000000" w:rsidR="00000000" w:rsidRPr="00000000">
        <w:rPr>
          <w:b w:val="1"/>
          <w:rtl w:val="0"/>
        </w:rPr>
        <w:t xml:space="preserve">Appendix C: Detailed Work Plan / Project Timeline</w:t>
      </w:r>
      <w:r w:rsidDel="00000000" w:rsidR="00000000" w:rsidRPr="00000000">
        <w:rPr>
          <w:rtl w:val="0"/>
        </w:rPr>
        <w:t xml:space="preserve"> (Optional Supplement to Section 3.8)</w:t>
      </w:r>
    </w:p>
    <w:p w:rsidR="00000000" w:rsidDel="00000000" w:rsidP="00000000" w:rsidRDefault="00000000" w:rsidRPr="00000000" w14:paraId="00000B7C">
      <w:pPr>
        <w:numPr>
          <w:ilvl w:val="0"/>
          <w:numId w:val="164"/>
        </w:numPr>
        <w:spacing w:after="0" w:afterAutospacing="0" w:before="0" w:beforeAutospacing="0" w:lineRule="auto"/>
        <w:ind w:left="720" w:hanging="360"/>
      </w:pPr>
      <w:r w:rsidDel="00000000" w:rsidR="00000000" w:rsidRPr="00000000">
        <w:rPr>
          <w:b w:val="1"/>
          <w:rtl w:val="0"/>
        </w:rPr>
        <w:t xml:space="preserve">Appendix D: Required Proposal Forms</w:t>
      </w:r>
    </w:p>
    <w:p w:rsidR="00000000" w:rsidDel="00000000" w:rsidP="00000000" w:rsidRDefault="00000000" w:rsidRPr="00000000" w14:paraId="00000B7D">
      <w:pPr>
        <w:numPr>
          <w:ilvl w:val="1"/>
          <w:numId w:val="164"/>
        </w:numPr>
        <w:spacing w:after="0" w:afterAutospacing="0" w:before="0" w:beforeAutospacing="0" w:lineRule="auto"/>
        <w:ind w:left="1440" w:hanging="360"/>
      </w:pPr>
      <w:r w:rsidDel="00000000" w:rsidR="00000000" w:rsidRPr="00000000">
        <w:rPr>
          <w:rtl w:val="0"/>
        </w:rPr>
        <w:t xml:space="preserve">Appendix E1 (Organizational Capacity &amp; Demonstrated Effectiveness)</w:t>
      </w:r>
    </w:p>
    <w:p w:rsidR="00000000" w:rsidDel="00000000" w:rsidP="00000000" w:rsidRDefault="00000000" w:rsidRPr="00000000" w14:paraId="00000B7E">
      <w:pPr>
        <w:numPr>
          <w:ilvl w:val="1"/>
          <w:numId w:val="164"/>
        </w:numPr>
        <w:spacing w:after="0" w:afterAutospacing="0" w:before="0" w:beforeAutospacing="0" w:lineRule="auto"/>
        <w:ind w:left="1440" w:hanging="360"/>
      </w:pPr>
      <w:r w:rsidDel="00000000" w:rsidR="00000000" w:rsidRPr="00000000">
        <w:rPr>
          <w:rtl w:val="0"/>
        </w:rPr>
        <w:t xml:space="preserve">Appendix E2 (Program Plan / Narrative)</w:t>
      </w:r>
    </w:p>
    <w:p w:rsidR="00000000" w:rsidDel="00000000" w:rsidP="00000000" w:rsidRDefault="00000000" w:rsidRPr="00000000" w14:paraId="00000B7F">
      <w:pPr>
        <w:numPr>
          <w:ilvl w:val="1"/>
          <w:numId w:val="164"/>
        </w:numPr>
        <w:spacing w:after="0" w:afterAutospacing="0" w:before="0" w:beforeAutospacing="0" w:lineRule="auto"/>
        <w:ind w:left="1440" w:hanging="360"/>
      </w:pPr>
      <w:r w:rsidDel="00000000" w:rsidR="00000000" w:rsidRPr="00000000">
        <w:rPr>
          <w:rtl w:val="0"/>
        </w:rPr>
        <w:t xml:space="preserve">Appendix F (Pricing Form)</w:t>
      </w:r>
    </w:p>
    <w:p w:rsidR="00000000" w:rsidDel="00000000" w:rsidP="00000000" w:rsidRDefault="00000000" w:rsidRPr="00000000" w14:paraId="00000B80">
      <w:pPr>
        <w:numPr>
          <w:ilvl w:val="1"/>
          <w:numId w:val="164"/>
        </w:numPr>
        <w:spacing w:after="0" w:afterAutospacing="0" w:before="0" w:beforeAutospacing="0" w:lineRule="auto"/>
        <w:ind w:left="1440" w:hanging="360"/>
      </w:pPr>
      <w:r w:rsidDel="00000000" w:rsidR="00000000" w:rsidRPr="00000000">
        <w:rPr>
          <w:rtl w:val="0"/>
        </w:rPr>
        <w:t xml:space="preserve">Appendix G (Cost Budget Summary Form)</w:t>
      </w:r>
    </w:p>
    <w:p w:rsidR="00000000" w:rsidDel="00000000" w:rsidP="00000000" w:rsidRDefault="00000000" w:rsidRPr="00000000" w14:paraId="00000B81">
      <w:pPr>
        <w:numPr>
          <w:ilvl w:val="1"/>
          <w:numId w:val="164"/>
        </w:numPr>
        <w:spacing w:after="0" w:afterAutospacing="0" w:before="0" w:beforeAutospacing="0" w:lineRule="auto"/>
        <w:ind w:left="1440" w:hanging="360"/>
      </w:pPr>
      <w:r w:rsidDel="00000000" w:rsidR="00000000" w:rsidRPr="00000000">
        <w:rPr>
          <w:rtl w:val="0"/>
        </w:rPr>
        <w:t xml:space="preserve">Schedule B (MWBE Utilization Plan / Waiver Request)</w:t>
      </w:r>
    </w:p>
    <w:p w:rsidR="00000000" w:rsidDel="00000000" w:rsidP="00000000" w:rsidRDefault="00000000" w:rsidRPr="00000000" w14:paraId="00000B82">
      <w:pPr>
        <w:numPr>
          <w:ilvl w:val="1"/>
          <w:numId w:val="164"/>
        </w:numPr>
        <w:spacing w:after="0" w:afterAutospacing="0" w:before="0" w:beforeAutospacing="0" w:lineRule="auto"/>
        <w:ind w:left="1440" w:hanging="360"/>
      </w:pPr>
      <w:r w:rsidDel="00000000" w:rsidR="00000000" w:rsidRPr="00000000">
        <w:rPr>
          <w:rtl w:val="0"/>
        </w:rPr>
        <w:t xml:space="preserve">NYCPS Quick Risk Evaluation Rubric</w:t>
      </w:r>
    </w:p>
    <w:p w:rsidR="00000000" w:rsidDel="00000000" w:rsidP="00000000" w:rsidRDefault="00000000" w:rsidRPr="00000000" w14:paraId="00000B83">
      <w:pPr>
        <w:numPr>
          <w:ilvl w:val="1"/>
          <w:numId w:val="164"/>
        </w:numPr>
        <w:spacing w:after="0" w:afterAutospacing="0" w:before="0" w:beforeAutospacing="0" w:lineRule="auto"/>
        <w:ind w:left="1440" w:hanging="360"/>
      </w:pPr>
      <w:r w:rsidDel="00000000" w:rsidR="00000000" w:rsidRPr="00000000">
        <w:rPr>
          <w:rtl w:val="0"/>
        </w:rPr>
        <w:t xml:space="preserve">[List any other specific forms mandated by the RFP, e.g., Vendor Information, Attestations]</w:t>
      </w:r>
    </w:p>
    <w:p w:rsidR="00000000" w:rsidDel="00000000" w:rsidP="00000000" w:rsidRDefault="00000000" w:rsidRPr="00000000" w14:paraId="00000B84">
      <w:pPr>
        <w:numPr>
          <w:ilvl w:val="0"/>
          <w:numId w:val="164"/>
        </w:numPr>
        <w:spacing w:after="0" w:afterAutospacing="0" w:before="0" w:beforeAutospacing="0" w:lineRule="auto"/>
        <w:ind w:left="720" w:hanging="360"/>
      </w:pPr>
      <w:r w:rsidDel="00000000" w:rsidR="00000000" w:rsidRPr="00000000">
        <w:rPr>
          <w:b w:val="1"/>
          <w:rtl w:val="0"/>
        </w:rPr>
        <w:t xml:space="preserve">Appendix E: Business Continuity Plan (BCP)</w:t>
      </w:r>
      <w:r w:rsidDel="00000000" w:rsidR="00000000" w:rsidRPr="00000000">
        <w:rPr>
          <w:rtl w:val="0"/>
        </w:rPr>
        <w:t xml:space="preserve"> (Supporting Section 3.27)</w:t>
      </w:r>
    </w:p>
    <w:p w:rsidR="00000000" w:rsidDel="00000000" w:rsidP="00000000" w:rsidRDefault="00000000" w:rsidRPr="00000000" w14:paraId="00000B85">
      <w:pPr>
        <w:numPr>
          <w:ilvl w:val="0"/>
          <w:numId w:val="164"/>
        </w:numPr>
        <w:spacing w:after="0" w:afterAutospacing="0" w:before="0" w:beforeAutospacing="0" w:lineRule="auto"/>
        <w:ind w:left="720" w:hanging="360"/>
      </w:pPr>
      <w:r w:rsidDel="00000000" w:rsidR="00000000" w:rsidRPr="00000000">
        <w:rPr>
          <w:b w:val="1"/>
          <w:rtl w:val="0"/>
        </w:rPr>
        <w:t xml:space="preserve">Appendix F: Incident Management SLA &amp; SOPs</w:t>
      </w:r>
      <w:r w:rsidDel="00000000" w:rsidR="00000000" w:rsidRPr="00000000">
        <w:rPr>
          <w:rtl w:val="0"/>
        </w:rPr>
        <w:t xml:space="preserve"> (Supporting Sections 3.24, 3.25.26)</w:t>
      </w:r>
    </w:p>
    <w:p w:rsidR="00000000" w:rsidDel="00000000" w:rsidP="00000000" w:rsidRDefault="00000000" w:rsidRPr="00000000" w14:paraId="00000B86">
      <w:pPr>
        <w:numPr>
          <w:ilvl w:val="0"/>
          <w:numId w:val="164"/>
        </w:numPr>
        <w:spacing w:after="0" w:afterAutospacing="0" w:before="0" w:beforeAutospacing="0" w:lineRule="auto"/>
        <w:ind w:left="720" w:hanging="360"/>
      </w:pPr>
      <w:r w:rsidDel="00000000" w:rsidR="00000000" w:rsidRPr="00000000">
        <w:rPr>
          <w:b w:val="1"/>
          <w:rtl w:val="0"/>
        </w:rPr>
        <w:t xml:space="preserve">Appendix G: Data Retention Policy</w:t>
      </w:r>
      <w:r w:rsidDel="00000000" w:rsidR="00000000" w:rsidRPr="00000000">
        <w:rPr>
          <w:rtl w:val="0"/>
        </w:rPr>
        <w:t xml:space="preserve"> (Supporting Section 3.2.18)</w:t>
      </w:r>
    </w:p>
    <w:p w:rsidR="00000000" w:rsidDel="00000000" w:rsidP="00000000" w:rsidRDefault="00000000" w:rsidRPr="00000000" w14:paraId="00000B87">
      <w:pPr>
        <w:numPr>
          <w:ilvl w:val="0"/>
          <w:numId w:val="164"/>
        </w:numPr>
        <w:spacing w:after="0" w:afterAutospacing="0" w:before="0" w:beforeAutospacing="0" w:lineRule="auto"/>
        <w:ind w:left="720" w:hanging="360"/>
      </w:pPr>
      <w:r w:rsidDel="00000000" w:rsidR="00000000" w:rsidRPr="00000000">
        <w:rPr>
          <w:b w:val="1"/>
          <w:rtl w:val="0"/>
        </w:rPr>
        <w:t xml:space="preserve">Appendix H: Security Testing Procedures</w:t>
      </w:r>
      <w:r w:rsidDel="00000000" w:rsidR="00000000" w:rsidRPr="00000000">
        <w:rPr>
          <w:rtl w:val="0"/>
        </w:rPr>
        <w:t xml:space="preserve"> (Supporting Sections 3.25.18, 3.25.24)</w:t>
      </w:r>
    </w:p>
    <w:p w:rsidR="00000000" w:rsidDel="00000000" w:rsidP="00000000" w:rsidRDefault="00000000" w:rsidRPr="00000000" w14:paraId="00000B88">
      <w:pPr>
        <w:numPr>
          <w:ilvl w:val="0"/>
          <w:numId w:val="164"/>
        </w:numPr>
        <w:spacing w:after="0" w:afterAutospacing="0" w:before="0" w:beforeAutospacing="0" w:lineRule="auto"/>
        <w:ind w:left="720" w:hanging="360"/>
      </w:pPr>
      <w:r w:rsidDel="00000000" w:rsidR="00000000" w:rsidRPr="00000000">
        <w:rPr>
          <w:b w:val="1"/>
          <w:rtl w:val="0"/>
        </w:rPr>
        <w:t xml:space="preserve">Appendix I: DOE Information Security Requirements for Vendors</w:t>
      </w:r>
      <w:r w:rsidDel="00000000" w:rsidR="00000000" w:rsidRPr="00000000">
        <w:rPr>
          <w:rtl w:val="0"/>
        </w:rPr>
        <w:t xml:space="preserve"> (Reference Copy Provided by RFP)</w:t>
      </w:r>
    </w:p>
    <w:p w:rsidR="00000000" w:rsidDel="00000000" w:rsidP="00000000" w:rsidRDefault="00000000" w:rsidRPr="00000000" w14:paraId="00000B89">
      <w:pPr>
        <w:numPr>
          <w:ilvl w:val="0"/>
          <w:numId w:val="164"/>
        </w:numPr>
        <w:spacing w:after="0" w:afterAutospacing="0" w:before="0" w:beforeAutospacing="0" w:lineRule="auto"/>
        <w:ind w:left="720" w:hanging="360"/>
      </w:pPr>
      <w:r w:rsidDel="00000000" w:rsidR="00000000" w:rsidRPr="00000000">
        <w:rPr>
          <w:b w:val="1"/>
          <w:rtl w:val="0"/>
        </w:rPr>
        <w:t xml:space="preserve">Appendix J: Requirements for Web Applications</w:t>
      </w:r>
      <w:r w:rsidDel="00000000" w:rsidR="00000000" w:rsidRPr="00000000">
        <w:rPr>
          <w:rtl w:val="0"/>
        </w:rPr>
        <w:t xml:space="preserve"> (Reference Copy Provided by RFP)</w:t>
      </w:r>
    </w:p>
    <w:p w:rsidR="00000000" w:rsidDel="00000000" w:rsidP="00000000" w:rsidRDefault="00000000" w:rsidRPr="00000000" w14:paraId="00000B8A">
      <w:pPr>
        <w:numPr>
          <w:ilvl w:val="0"/>
          <w:numId w:val="164"/>
        </w:numPr>
        <w:spacing w:after="0" w:afterAutospacing="0" w:before="0" w:beforeAutospacing="0" w:lineRule="auto"/>
        <w:ind w:left="720" w:hanging="360"/>
      </w:pPr>
      <w:r w:rsidDel="00000000" w:rsidR="00000000" w:rsidRPr="00000000">
        <w:rPr>
          <w:b w:val="1"/>
          <w:rtl w:val="0"/>
        </w:rPr>
        <w:t xml:space="preserve">Appendix K: Citywide Policy for Performance Testing</w:t>
      </w:r>
      <w:r w:rsidDel="00000000" w:rsidR="00000000" w:rsidRPr="00000000">
        <w:rPr>
          <w:rtl w:val="0"/>
        </w:rPr>
        <w:t xml:space="preserve"> (Reference Copy Provided by RFP)</w:t>
      </w:r>
    </w:p>
    <w:p w:rsidR="00000000" w:rsidDel="00000000" w:rsidP="00000000" w:rsidRDefault="00000000" w:rsidRPr="00000000" w14:paraId="00000B8B">
      <w:pPr>
        <w:numPr>
          <w:ilvl w:val="0"/>
          <w:numId w:val="164"/>
        </w:numPr>
        <w:spacing w:after="0" w:afterAutospacing="0" w:before="0" w:beforeAutospacing="0" w:lineRule="auto"/>
        <w:ind w:left="720" w:hanging="360"/>
      </w:pPr>
      <w:r w:rsidDel="00000000" w:rsidR="00000000" w:rsidRPr="00000000">
        <w:rPr>
          <w:b w:val="1"/>
          <w:rtl w:val="0"/>
        </w:rPr>
        <w:t xml:space="preserve">Appendix L: Resources for Vendors</w:t>
      </w:r>
      <w:r w:rsidDel="00000000" w:rsidR="00000000" w:rsidRPr="00000000">
        <w:rPr>
          <w:rtl w:val="0"/>
        </w:rPr>
        <w:t xml:space="preserve"> (Reference Copy Provided by RFP)</w:t>
      </w:r>
    </w:p>
    <w:p w:rsidR="00000000" w:rsidDel="00000000" w:rsidP="00000000" w:rsidRDefault="00000000" w:rsidRPr="00000000" w14:paraId="00000B8C">
      <w:pPr>
        <w:numPr>
          <w:ilvl w:val="0"/>
          <w:numId w:val="164"/>
        </w:numPr>
        <w:spacing w:after="0" w:afterAutospacing="0" w:before="0" w:beforeAutospacing="0" w:lineRule="auto"/>
        <w:ind w:left="720" w:hanging="360"/>
      </w:pPr>
      <w:r w:rsidDel="00000000" w:rsidR="00000000" w:rsidRPr="00000000">
        <w:rPr>
          <w:b w:val="1"/>
          <w:rtl w:val="0"/>
        </w:rPr>
        <w:t xml:space="preserve">RFP Attachment B</w:t>
      </w:r>
      <w:r w:rsidDel="00000000" w:rsidR="00000000" w:rsidRPr="00000000">
        <w:rPr>
          <w:rtl w:val="0"/>
        </w:rPr>
        <w:t xml:space="preserve"> (Content as Provided by RFP)</w:t>
      </w:r>
    </w:p>
    <w:p w:rsidR="00000000" w:rsidDel="00000000" w:rsidP="00000000" w:rsidRDefault="00000000" w:rsidRPr="00000000" w14:paraId="00000B8D">
      <w:pPr>
        <w:numPr>
          <w:ilvl w:val="0"/>
          <w:numId w:val="164"/>
        </w:numPr>
        <w:spacing w:after="360" w:before="0" w:beforeAutospacing="0" w:lineRule="auto"/>
        <w:ind w:left="720" w:hanging="360"/>
      </w:pPr>
      <w:r w:rsidDel="00000000" w:rsidR="00000000" w:rsidRPr="00000000">
        <w:rPr>
          <w:b w:val="1"/>
          <w:rtl w:val="0"/>
        </w:rPr>
        <w:t xml:space="preserve">RFP Attachment C</w:t>
      </w:r>
      <w:r w:rsidDel="00000000" w:rsidR="00000000" w:rsidRPr="00000000">
        <w:rPr>
          <w:rtl w:val="0"/>
        </w:rPr>
        <w:t xml:space="preserve"> (Vehicle List - Content as Provided by RFP/Q&amp;A)</w:t>
      </w:r>
    </w:p>
    <w:p w:rsidR="00000000" w:rsidDel="00000000" w:rsidP="00000000" w:rsidRDefault="00000000" w:rsidRPr="00000000" w14:paraId="00000B8E">
      <w:pPr>
        <w:spacing w:after="360" w:before="120" w:lineRule="auto"/>
        <w:rPr>
          <w:highlight w:val="yellow"/>
        </w:rPr>
      </w:pPr>
      <w:hyperlink r:id="rId26">
        <w:r w:rsidDel="00000000" w:rsidR="00000000" w:rsidRPr="00000000">
          <w:rPr>
            <w:color w:val="0000ee"/>
            <w:highlight w:val="yellow"/>
            <w:u w:val="single"/>
            <w:rtl w:val="0"/>
          </w:rPr>
          <w:t xml:space="preserve">mzinner@sentryms.com</w:t>
        </w:r>
      </w:hyperlink>
      <w:hyperlink r:id="rId27">
        <w:r w:rsidDel="00000000" w:rsidR="00000000" w:rsidRPr="00000000">
          <w:rPr>
            <w:color w:val="0000ee"/>
            <w:highlight w:val="yellow"/>
            <w:u w:val="single"/>
            <w:rtl w:val="0"/>
          </w:rPr>
          <w:t xml:space="preserve">James Mohr</w:t>
        </w:r>
      </w:hyperlink>
      <w:r w:rsidDel="00000000" w:rsidR="00000000" w:rsidRPr="00000000">
        <w:rPr>
          <w:highlight w:val="yellow"/>
          <w:rtl w:val="0"/>
        </w:rPr>
        <w:t xml:space="preserve"> - </w:t>
      </w:r>
    </w:p>
    <w:p w:rsidR="00000000" w:rsidDel="00000000" w:rsidP="00000000" w:rsidRDefault="00000000" w:rsidRPr="00000000" w14:paraId="00000B8F">
      <w:pPr>
        <w:numPr>
          <w:ilvl w:val="0"/>
          <w:numId w:val="87"/>
        </w:numPr>
        <w:spacing w:after="0" w:afterAutospacing="0" w:before="120" w:lineRule="auto"/>
        <w:ind w:left="720" w:hanging="360"/>
        <w:rPr>
          <w:highlight w:val="yellow"/>
        </w:rPr>
      </w:pPr>
      <w:r w:rsidDel="00000000" w:rsidR="00000000" w:rsidRPr="00000000">
        <w:rPr>
          <w:highlight w:val="yellow"/>
          <w:rtl w:val="0"/>
        </w:rPr>
        <w:t xml:space="preserve">Below is the list of pdf documents. Please format as needed</w:t>
      </w:r>
    </w:p>
    <w:p w:rsidR="00000000" w:rsidDel="00000000" w:rsidP="00000000" w:rsidRDefault="00000000" w:rsidRPr="00000000" w14:paraId="00000B90">
      <w:pPr>
        <w:numPr>
          <w:ilvl w:val="0"/>
          <w:numId w:val="87"/>
        </w:numPr>
        <w:spacing w:after="0" w:afterAutospacing="0" w:before="0" w:beforeAutospacing="0" w:lineRule="auto"/>
        <w:ind w:left="720" w:hanging="360"/>
        <w:rPr>
          <w:highlight w:val="yellow"/>
        </w:rPr>
      </w:pPr>
      <w:r w:rsidDel="00000000" w:rsidR="00000000" w:rsidRPr="00000000">
        <w:rPr>
          <w:highlight w:val="yellow"/>
          <w:rtl w:val="0"/>
        </w:rPr>
        <w:t xml:space="preserve">Feel free to remove any document that you think is not necessary</w:t>
      </w:r>
    </w:p>
    <w:p w:rsidR="00000000" w:rsidDel="00000000" w:rsidP="00000000" w:rsidRDefault="00000000" w:rsidRPr="00000000" w14:paraId="00000B91">
      <w:pPr>
        <w:numPr>
          <w:ilvl w:val="0"/>
          <w:numId w:val="87"/>
        </w:numPr>
        <w:spacing w:after="360" w:before="0" w:beforeAutospacing="0" w:lineRule="auto"/>
        <w:ind w:left="720" w:hanging="360"/>
        <w:rPr>
          <w:highlight w:val="yellow"/>
        </w:rPr>
      </w:pPr>
      <w:r w:rsidDel="00000000" w:rsidR="00000000" w:rsidRPr="00000000">
        <w:rPr>
          <w:highlight w:val="yellow"/>
          <w:rtl w:val="0"/>
        </w:rPr>
        <w:t xml:space="preserve">All pdf files are placed here in google drive - please ensure that this proposal file correctly links to those files https://drive.google.com/drive/folders/12SfFHRJvBJqljHwuD0zGkhOFr5LXLFLo?usp=sharing</w:t>
      </w:r>
    </w:p>
    <w:p w:rsidR="00000000" w:rsidDel="00000000" w:rsidP="00000000" w:rsidRDefault="00000000" w:rsidRPr="00000000" w14:paraId="00000B92">
      <w:pPr>
        <w:pStyle w:val="Heading2"/>
        <w:keepNext w:val="0"/>
        <w:keepLines w:val="0"/>
        <w:spacing w:after="80" w:lineRule="auto"/>
        <w:ind w:left="720" w:hanging="360"/>
        <w:rPr>
          <w:b w:val="1"/>
          <w:sz w:val="34"/>
          <w:szCs w:val="34"/>
        </w:rPr>
      </w:pPr>
      <w:bookmarkStart w:colFirst="0" w:colLast="0" w:name="_wi95kap1rca2" w:id="181"/>
      <w:bookmarkEnd w:id="181"/>
      <w:r w:rsidDel="00000000" w:rsidR="00000000" w:rsidRPr="00000000">
        <w:rPr>
          <w:b w:val="1"/>
          <w:sz w:val="34"/>
          <w:szCs w:val="34"/>
          <w:rtl w:val="0"/>
        </w:rPr>
        <w:t xml:space="preserve">Architecture &amp; Technical Design</w:t>
      </w:r>
    </w:p>
    <w:p w:rsidR="00000000" w:rsidDel="00000000" w:rsidP="00000000" w:rsidRDefault="00000000" w:rsidRPr="00000000" w14:paraId="00000B93">
      <w:pPr>
        <w:numPr>
          <w:ilvl w:val="0"/>
          <w:numId w:val="32"/>
        </w:numPr>
        <w:spacing w:after="0" w:afterAutospacing="0" w:before="240" w:lineRule="auto"/>
        <w:ind w:left="720" w:hanging="360"/>
      </w:pPr>
      <w:r w:rsidDel="00000000" w:rsidR="00000000" w:rsidRPr="00000000">
        <w:rPr>
          <w:b w:val="1"/>
          <w:rtl w:val="0"/>
        </w:rPr>
        <w:t xml:space="preserve">Appendix M.1:</w:t>
      </w:r>
      <w:r w:rsidDel="00000000" w:rsidR="00000000" w:rsidRPr="00000000">
        <w:rPr>
          <w:rtl w:val="0"/>
        </w:rPr>
        <w:t xml:space="preserve"> System Architecture (Appendix M.1 - System Architecture.pdf)</w:t>
      </w:r>
    </w:p>
    <w:p w:rsidR="00000000" w:rsidDel="00000000" w:rsidP="00000000" w:rsidRDefault="00000000" w:rsidRPr="00000000" w14:paraId="00000B94">
      <w:pPr>
        <w:numPr>
          <w:ilvl w:val="0"/>
          <w:numId w:val="32"/>
        </w:numPr>
        <w:spacing w:after="240" w:before="0" w:beforeAutospacing="0" w:lineRule="auto"/>
        <w:ind w:left="720" w:hanging="360"/>
      </w:pPr>
      <w:r w:rsidDel="00000000" w:rsidR="00000000" w:rsidRPr="00000000">
        <w:rPr>
          <w:b w:val="1"/>
          <w:rtl w:val="0"/>
        </w:rPr>
        <w:t xml:space="preserve">Appendix M.2:</w:t>
      </w:r>
      <w:r w:rsidDel="00000000" w:rsidR="00000000" w:rsidRPr="00000000">
        <w:rPr>
          <w:rtl w:val="0"/>
        </w:rPr>
        <w:t xml:space="preserve"> Solution Functional &amp; Non-Functional Requirements Implementation (Appendix M.2 - Solution Design Functional and Non Functional Requirements.pdf)</w:t>
      </w:r>
    </w:p>
    <w:p w:rsidR="00000000" w:rsidDel="00000000" w:rsidP="00000000" w:rsidRDefault="00000000" w:rsidRPr="00000000" w14:paraId="00000B95">
      <w:pPr>
        <w:pStyle w:val="Heading2"/>
        <w:keepNext w:val="0"/>
        <w:keepLines w:val="0"/>
        <w:spacing w:after="80" w:lineRule="auto"/>
        <w:ind w:left="720" w:hanging="360"/>
        <w:rPr>
          <w:b w:val="1"/>
          <w:sz w:val="34"/>
          <w:szCs w:val="34"/>
        </w:rPr>
      </w:pPr>
      <w:bookmarkStart w:colFirst="0" w:colLast="0" w:name="_589xbigfwfsu" w:id="182"/>
      <w:bookmarkEnd w:id="182"/>
      <w:r w:rsidDel="00000000" w:rsidR="00000000" w:rsidRPr="00000000">
        <w:rPr>
          <w:b w:val="1"/>
          <w:sz w:val="34"/>
          <w:szCs w:val="34"/>
          <w:rtl w:val="0"/>
        </w:rPr>
        <w:t xml:space="preserve">Development Methodology</w:t>
      </w:r>
    </w:p>
    <w:p w:rsidR="00000000" w:rsidDel="00000000" w:rsidP="00000000" w:rsidRDefault="00000000" w:rsidRPr="00000000" w14:paraId="00000B96">
      <w:pPr>
        <w:numPr>
          <w:ilvl w:val="0"/>
          <w:numId w:val="85"/>
        </w:numPr>
        <w:spacing w:after="0" w:afterAutospacing="0" w:before="240" w:lineRule="auto"/>
        <w:ind w:left="720" w:hanging="360"/>
      </w:pPr>
      <w:r w:rsidDel="00000000" w:rsidR="00000000" w:rsidRPr="00000000">
        <w:rPr>
          <w:b w:val="1"/>
          <w:rtl w:val="0"/>
        </w:rPr>
        <w:t xml:space="preserve">Appendix N.1.1:</w:t>
      </w:r>
      <w:r w:rsidDel="00000000" w:rsidR="00000000" w:rsidRPr="00000000">
        <w:rPr>
          <w:rtl w:val="0"/>
        </w:rPr>
        <w:t xml:space="preserve"> SDLC Methodology (Appendix N.1.1 - SDLC Methodology.pdf)</w:t>
      </w:r>
    </w:p>
    <w:p w:rsidR="00000000" w:rsidDel="00000000" w:rsidP="00000000" w:rsidRDefault="00000000" w:rsidRPr="00000000" w14:paraId="00000B97">
      <w:pPr>
        <w:numPr>
          <w:ilvl w:val="0"/>
          <w:numId w:val="85"/>
        </w:numPr>
        <w:spacing w:after="0" w:afterAutospacing="0" w:before="0" w:beforeAutospacing="0" w:lineRule="auto"/>
        <w:ind w:left="720" w:hanging="360"/>
      </w:pPr>
      <w:r w:rsidDel="00000000" w:rsidR="00000000" w:rsidRPr="00000000">
        <w:rPr>
          <w:b w:val="1"/>
          <w:rtl w:val="0"/>
        </w:rPr>
        <w:t xml:space="preserve">Appendix N.1.2:</w:t>
      </w:r>
      <w:r w:rsidDel="00000000" w:rsidR="00000000" w:rsidRPr="00000000">
        <w:rPr>
          <w:rtl w:val="0"/>
        </w:rPr>
        <w:t xml:space="preserve"> SDLC Technical Specifications (Appendix N.1.2 - SDLC Technical Specifications.pdf)</w:t>
      </w:r>
    </w:p>
    <w:p w:rsidR="00000000" w:rsidDel="00000000" w:rsidP="00000000" w:rsidRDefault="00000000" w:rsidRPr="00000000" w14:paraId="00000B98">
      <w:pPr>
        <w:numPr>
          <w:ilvl w:val="0"/>
          <w:numId w:val="85"/>
        </w:numPr>
        <w:spacing w:after="0" w:afterAutospacing="0" w:before="0" w:beforeAutospacing="0" w:lineRule="auto"/>
        <w:ind w:left="720" w:hanging="360"/>
      </w:pPr>
      <w:r w:rsidDel="00000000" w:rsidR="00000000" w:rsidRPr="00000000">
        <w:rPr>
          <w:b w:val="1"/>
          <w:rtl w:val="0"/>
        </w:rPr>
        <w:t xml:space="preserve">Appendix N.2.1:</w:t>
      </w:r>
      <w:r w:rsidDel="00000000" w:rsidR="00000000" w:rsidRPr="00000000">
        <w:rPr>
          <w:rtl w:val="0"/>
        </w:rPr>
        <w:t xml:space="preserve"> DevOps Strategic Framework (Appendix N.2.1 - DevOps Strategic Framework.pdf)</w:t>
      </w:r>
    </w:p>
    <w:p w:rsidR="00000000" w:rsidDel="00000000" w:rsidP="00000000" w:rsidRDefault="00000000" w:rsidRPr="00000000" w14:paraId="00000B99">
      <w:pPr>
        <w:numPr>
          <w:ilvl w:val="0"/>
          <w:numId w:val="85"/>
        </w:numPr>
        <w:spacing w:after="0" w:afterAutospacing="0" w:before="0" w:beforeAutospacing="0" w:lineRule="auto"/>
        <w:ind w:left="720" w:hanging="360"/>
      </w:pPr>
      <w:r w:rsidDel="00000000" w:rsidR="00000000" w:rsidRPr="00000000">
        <w:rPr>
          <w:b w:val="1"/>
          <w:rtl w:val="0"/>
        </w:rPr>
        <w:t xml:space="preserve">Appendix N.2.2:</w:t>
      </w:r>
      <w:r w:rsidDel="00000000" w:rsidR="00000000" w:rsidRPr="00000000">
        <w:rPr>
          <w:rtl w:val="0"/>
        </w:rPr>
        <w:t xml:space="preserve"> DevOps Technical Implementation (Appendix N.2.2 - DevOps Technical Implementation.pdf)</w:t>
      </w:r>
    </w:p>
    <w:p w:rsidR="00000000" w:rsidDel="00000000" w:rsidP="00000000" w:rsidRDefault="00000000" w:rsidRPr="00000000" w14:paraId="00000B9A">
      <w:pPr>
        <w:numPr>
          <w:ilvl w:val="0"/>
          <w:numId w:val="85"/>
        </w:numPr>
        <w:spacing w:after="240" w:before="0" w:beforeAutospacing="0" w:lineRule="auto"/>
        <w:ind w:left="720" w:hanging="360"/>
      </w:pPr>
      <w:r w:rsidDel="00000000" w:rsidR="00000000" w:rsidRPr="00000000">
        <w:rPr>
          <w:b w:val="1"/>
          <w:rtl w:val="0"/>
        </w:rPr>
        <w:t xml:space="preserve">Appendix N.3:</w:t>
      </w:r>
      <w:r w:rsidDel="00000000" w:rsidR="00000000" w:rsidRPr="00000000">
        <w:rPr>
          <w:rtl w:val="0"/>
        </w:rPr>
        <w:t xml:space="preserve"> Engineering Approach (Appendix N.3 - Engineering Approach.pdf)</w:t>
      </w:r>
    </w:p>
    <w:p w:rsidR="00000000" w:rsidDel="00000000" w:rsidP="00000000" w:rsidRDefault="00000000" w:rsidRPr="00000000" w14:paraId="00000B9B">
      <w:pPr>
        <w:pStyle w:val="Heading2"/>
        <w:keepNext w:val="0"/>
        <w:keepLines w:val="0"/>
        <w:spacing w:after="80" w:lineRule="auto"/>
        <w:ind w:left="720" w:hanging="360"/>
        <w:rPr>
          <w:b w:val="1"/>
          <w:sz w:val="34"/>
          <w:szCs w:val="34"/>
        </w:rPr>
      </w:pPr>
      <w:bookmarkStart w:colFirst="0" w:colLast="0" w:name="_rf7pl8683yuj" w:id="183"/>
      <w:bookmarkEnd w:id="183"/>
      <w:r w:rsidDel="00000000" w:rsidR="00000000" w:rsidRPr="00000000">
        <w:rPr>
          <w:b w:val="1"/>
          <w:sz w:val="34"/>
          <w:szCs w:val="34"/>
          <w:rtl w:val="0"/>
        </w:rPr>
        <w:t xml:space="preserve">Project &amp; Risk Management</w:t>
      </w:r>
    </w:p>
    <w:p w:rsidR="00000000" w:rsidDel="00000000" w:rsidP="00000000" w:rsidRDefault="00000000" w:rsidRPr="00000000" w14:paraId="00000B9C">
      <w:pPr>
        <w:numPr>
          <w:ilvl w:val="0"/>
          <w:numId w:val="19"/>
        </w:numPr>
        <w:spacing w:after="0" w:afterAutospacing="0" w:before="240" w:lineRule="auto"/>
        <w:ind w:left="720" w:hanging="360"/>
      </w:pPr>
      <w:r w:rsidDel="00000000" w:rsidR="00000000" w:rsidRPr="00000000">
        <w:rPr>
          <w:b w:val="1"/>
          <w:rtl w:val="0"/>
        </w:rPr>
        <w:t xml:space="preserve">Appendix O.1.1:</w:t>
      </w:r>
      <w:r w:rsidDel="00000000" w:rsidR="00000000" w:rsidRPr="00000000">
        <w:rPr>
          <w:rtl w:val="0"/>
        </w:rPr>
        <w:t xml:space="preserve"> Project Execution Roadmap (Appendix O.1.1 - Project Execution Roadmap.pdf)</w:t>
      </w:r>
    </w:p>
    <w:p w:rsidR="00000000" w:rsidDel="00000000" w:rsidP="00000000" w:rsidRDefault="00000000" w:rsidRPr="00000000" w14:paraId="00000B9D">
      <w:pPr>
        <w:numPr>
          <w:ilvl w:val="0"/>
          <w:numId w:val="19"/>
        </w:numPr>
        <w:spacing w:after="0" w:afterAutospacing="0" w:before="0" w:beforeAutospacing="0" w:lineRule="auto"/>
        <w:ind w:left="720" w:hanging="360"/>
      </w:pPr>
      <w:r w:rsidDel="00000000" w:rsidR="00000000" w:rsidRPr="00000000">
        <w:rPr>
          <w:b w:val="1"/>
          <w:rtl w:val="0"/>
        </w:rPr>
        <w:t xml:space="preserve">Appendix O.1.2:</w:t>
      </w:r>
      <w:r w:rsidDel="00000000" w:rsidR="00000000" w:rsidRPr="00000000">
        <w:rPr>
          <w:rtl w:val="0"/>
        </w:rPr>
        <w:t xml:space="preserve"> 12-Month Timeline (Appendix O.1.2 - 12-Month Timeline.pdf)</w:t>
      </w:r>
    </w:p>
    <w:p w:rsidR="00000000" w:rsidDel="00000000" w:rsidP="00000000" w:rsidRDefault="00000000" w:rsidRPr="00000000" w14:paraId="00000B9E">
      <w:pPr>
        <w:numPr>
          <w:ilvl w:val="0"/>
          <w:numId w:val="19"/>
        </w:numPr>
        <w:spacing w:after="0" w:afterAutospacing="0" w:before="0" w:beforeAutospacing="0" w:lineRule="auto"/>
        <w:ind w:left="720" w:hanging="360"/>
      </w:pPr>
      <w:r w:rsidDel="00000000" w:rsidR="00000000" w:rsidRPr="00000000">
        <w:rPr>
          <w:b w:val="1"/>
          <w:rtl w:val="0"/>
        </w:rPr>
        <w:t xml:space="preserve">Appendix O.2.1:</w:t>
      </w:r>
      <w:r w:rsidDel="00000000" w:rsidR="00000000" w:rsidRPr="00000000">
        <w:rPr>
          <w:rtl w:val="0"/>
        </w:rPr>
        <w:t xml:space="preserve"> Change Management Framework (Appendix O.2.1 - Change Management Framework.pdf)</w:t>
      </w:r>
    </w:p>
    <w:p w:rsidR="00000000" w:rsidDel="00000000" w:rsidP="00000000" w:rsidRDefault="00000000" w:rsidRPr="00000000" w14:paraId="00000B9F">
      <w:pPr>
        <w:numPr>
          <w:ilvl w:val="0"/>
          <w:numId w:val="19"/>
        </w:numPr>
        <w:spacing w:after="240" w:before="0" w:beforeAutospacing="0" w:lineRule="auto"/>
        <w:ind w:left="720" w:hanging="360"/>
      </w:pPr>
      <w:r w:rsidDel="00000000" w:rsidR="00000000" w:rsidRPr="00000000">
        <w:rPr>
          <w:b w:val="1"/>
          <w:rtl w:val="0"/>
        </w:rPr>
        <w:t xml:space="preserve">Appendix O.2.2:</w:t>
      </w:r>
      <w:r w:rsidDel="00000000" w:rsidR="00000000" w:rsidRPr="00000000">
        <w:rPr>
          <w:rtl w:val="0"/>
        </w:rPr>
        <w:t xml:space="preserve"> Project and Change - Risk Management Methodology (Appendix O.2.2 - Project and Change - Risk Management Methodology.pdf)</w:t>
      </w:r>
    </w:p>
    <w:p w:rsidR="00000000" w:rsidDel="00000000" w:rsidP="00000000" w:rsidRDefault="00000000" w:rsidRPr="00000000" w14:paraId="00000BA0">
      <w:pPr>
        <w:pStyle w:val="Heading2"/>
        <w:keepNext w:val="0"/>
        <w:keepLines w:val="0"/>
        <w:spacing w:after="80" w:lineRule="auto"/>
        <w:ind w:left="720" w:hanging="360"/>
        <w:rPr>
          <w:b w:val="1"/>
          <w:sz w:val="34"/>
          <w:szCs w:val="34"/>
        </w:rPr>
      </w:pPr>
      <w:bookmarkStart w:colFirst="0" w:colLast="0" w:name="_gurlfdjfzzea" w:id="184"/>
      <w:bookmarkEnd w:id="184"/>
      <w:r w:rsidDel="00000000" w:rsidR="00000000" w:rsidRPr="00000000">
        <w:rPr>
          <w:b w:val="1"/>
          <w:sz w:val="34"/>
          <w:szCs w:val="34"/>
          <w:rtl w:val="0"/>
        </w:rPr>
        <w:t xml:space="preserve">Security &amp; Compliance</w:t>
      </w:r>
    </w:p>
    <w:p w:rsidR="00000000" w:rsidDel="00000000" w:rsidP="00000000" w:rsidRDefault="00000000" w:rsidRPr="00000000" w14:paraId="00000BA1">
      <w:pPr>
        <w:numPr>
          <w:ilvl w:val="0"/>
          <w:numId w:val="109"/>
        </w:numPr>
        <w:spacing w:after="0" w:afterAutospacing="0" w:before="240" w:lineRule="auto"/>
        <w:ind w:left="720" w:hanging="360"/>
      </w:pPr>
      <w:r w:rsidDel="00000000" w:rsidR="00000000" w:rsidRPr="00000000">
        <w:rPr>
          <w:b w:val="1"/>
          <w:rtl w:val="0"/>
        </w:rPr>
        <w:t xml:space="preserve">Appendix P.1:</w:t>
      </w:r>
      <w:r w:rsidDel="00000000" w:rsidR="00000000" w:rsidRPr="00000000">
        <w:rPr>
          <w:rtl w:val="0"/>
        </w:rPr>
        <w:t xml:space="preserve"> Security Strategy (Appendix P.1 - Security Strategy.pdf)</w:t>
      </w:r>
    </w:p>
    <w:p w:rsidR="00000000" w:rsidDel="00000000" w:rsidP="00000000" w:rsidRDefault="00000000" w:rsidRPr="00000000" w14:paraId="00000BA2">
      <w:pPr>
        <w:numPr>
          <w:ilvl w:val="0"/>
          <w:numId w:val="109"/>
        </w:numPr>
        <w:spacing w:after="0" w:afterAutospacing="0" w:before="0" w:beforeAutospacing="0" w:lineRule="auto"/>
        <w:ind w:left="720" w:hanging="360"/>
      </w:pPr>
      <w:r w:rsidDel="00000000" w:rsidR="00000000" w:rsidRPr="00000000">
        <w:rPr>
          <w:b w:val="1"/>
          <w:rtl w:val="0"/>
        </w:rPr>
        <w:t xml:space="preserve">Appendix P.2:</w:t>
      </w:r>
      <w:r w:rsidDel="00000000" w:rsidR="00000000" w:rsidRPr="00000000">
        <w:rPr>
          <w:rtl w:val="0"/>
        </w:rPr>
        <w:t xml:space="preserve"> Risk Assessment Rubric (Appendix P.2 - Risk Assessment Rubric.pdf)</w:t>
      </w:r>
    </w:p>
    <w:p w:rsidR="00000000" w:rsidDel="00000000" w:rsidP="00000000" w:rsidRDefault="00000000" w:rsidRPr="00000000" w14:paraId="00000BA3">
      <w:pPr>
        <w:numPr>
          <w:ilvl w:val="0"/>
          <w:numId w:val="109"/>
        </w:numPr>
        <w:spacing w:after="0" w:afterAutospacing="0" w:before="0" w:beforeAutospacing="0" w:lineRule="auto"/>
        <w:ind w:left="720" w:hanging="360"/>
      </w:pPr>
      <w:r w:rsidDel="00000000" w:rsidR="00000000" w:rsidRPr="00000000">
        <w:rPr>
          <w:b w:val="1"/>
          <w:rtl w:val="0"/>
        </w:rPr>
        <w:t xml:space="preserve">Appendix P.3:</w:t>
      </w:r>
      <w:r w:rsidDel="00000000" w:rsidR="00000000" w:rsidRPr="00000000">
        <w:rPr>
          <w:rtl w:val="0"/>
        </w:rPr>
        <w:t xml:space="preserve"> Audit Framework (Appendix P.3 - Audit Framework.pdf)</w:t>
      </w:r>
    </w:p>
    <w:p w:rsidR="00000000" w:rsidDel="00000000" w:rsidP="00000000" w:rsidRDefault="00000000" w:rsidRPr="00000000" w14:paraId="00000BA4">
      <w:pPr>
        <w:numPr>
          <w:ilvl w:val="0"/>
          <w:numId w:val="109"/>
        </w:numPr>
        <w:spacing w:after="240" w:before="0" w:beforeAutospacing="0" w:lineRule="auto"/>
        <w:ind w:left="720" w:hanging="360"/>
        <w:rPr>
          <w:u w:val="none"/>
        </w:rPr>
      </w:pPr>
      <w:r w:rsidDel="00000000" w:rsidR="00000000" w:rsidRPr="00000000">
        <w:rPr>
          <w:rtl w:val="0"/>
        </w:rPr>
        <w:t xml:space="preserve">Appendix S.1.1 - Student Data Privacy Protocol.pdf</w:t>
      </w:r>
    </w:p>
    <w:p w:rsidR="00000000" w:rsidDel="00000000" w:rsidP="00000000" w:rsidRDefault="00000000" w:rsidRPr="00000000" w14:paraId="00000BA5">
      <w:pPr>
        <w:pStyle w:val="Heading2"/>
        <w:keepNext w:val="0"/>
        <w:keepLines w:val="0"/>
        <w:spacing w:after="80" w:lineRule="auto"/>
        <w:ind w:left="720" w:hanging="360"/>
        <w:rPr>
          <w:b w:val="1"/>
          <w:sz w:val="34"/>
          <w:szCs w:val="34"/>
        </w:rPr>
      </w:pPr>
      <w:bookmarkStart w:colFirst="0" w:colLast="0" w:name="_8f3m40kytsyf" w:id="185"/>
      <w:bookmarkEnd w:id="185"/>
      <w:r w:rsidDel="00000000" w:rsidR="00000000" w:rsidRPr="00000000">
        <w:rPr>
          <w:b w:val="1"/>
          <w:sz w:val="34"/>
          <w:szCs w:val="34"/>
          <w:rtl w:val="0"/>
        </w:rPr>
        <w:t xml:space="preserve">Operations &amp; Support</w:t>
      </w:r>
    </w:p>
    <w:p w:rsidR="00000000" w:rsidDel="00000000" w:rsidP="00000000" w:rsidRDefault="00000000" w:rsidRPr="00000000" w14:paraId="00000BA6">
      <w:pPr>
        <w:numPr>
          <w:ilvl w:val="0"/>
          <w:numId w:val="178"/>
        </w:numPr>
        <w:spacing w:after="0" w:afterAutospacing="0" w:before="240" w:lineRule="auto"/>
        <w:ind w:left="720" w:hanging="360"/>
      </w:pPr>
      <w:r w:rsidDel="00000000" w:rsidR="00000000" w:rsidRPr="00000000">
        <w:rPr>
          <w:b w:val="1"/>
          <w:rtl w:val="0"/>
        </w:rPr>
        <w:t xml:space="preserve">Appendix Q.1:</w:t>
      </w:r>
      <w:r w:rsidDel="00000000" w:rsidR="00000000" w:rsidRPr="00000000">
        <w:rPr>
          <w:rtl w:val="0"/>
        </w:rPr>
        <w:t xml:space="preserve"> Business Continuity Plan And Operational Excellence (Appendix Q.1 - Business Continuity Plan And Operational Excellence.pdf)</w:t>
      </w:r>
    </w:p>
    <w:p w:rsidR="00000000" w:rsidDel="00000000" w:rsidP="00000000" w:rsidRDefault="00000000" w:rsidRPr="00000000" w14:paraId="00000BA7">
      <w:pPr>
        <w:numPr>
          <w:ilvl w:val="0"/>
          <w:numId w:val="178"/>
        </w:numPr>
        <w:spacing w:after="0" w:afterAutospacing="0" w:before="0" w:beforeAutospacing="0" w:lineRule="auto"/>
        <w:ind w:left="720" w:hanging="360"/>
      </w:pPr>
      <w:r w:rsidDel="00000000" w:rsidR="00000000" w:rsidRPr="00000000">
        <w:rPr>
          <w:b w:val="1"/>
          <w:rtl w:val="0"/>
        </w:rPr>
        <w:t xml:space="preserve">Appendix Q.2:</w:t>
      </w:r>
      <w:r w:rsidDel="00000000" w:rsidR="00000000" w:rsidRPr="00000000">
        <w:rPr>
          <w:rtl w:val="0"/>
        </w:rPr>
        <w:t xml:space="preserve"> Observability and Monitoring Strategy (Appendix Q.2 - Observability and Monitoring Strategy.pdf)</w:t>
      </w:r>
    </w:p>
    <w:p w:rsidR="00000000" w:rsidDel="00000000" w:rsidP="00000000" w:rsidRDefault="00000000" w:rsidRPr="00000000" w14:paraId="00000BA8">
      <w:pPr>
        <w:numPr>
          <w:ilvl w:val="0"/>
          <w:numId w:val="178"/>
        </w:numPr>
        <w:spacing w:after="240" w:before="0" w:beforeAutospacing="0" w:lineRule="auto"/>
        <w:ind w:left="720" w:hanging="360"/>
      </w:pPr>
      <w:r w:rsidDel="00000000" w:rsidR="00000000" w:rsidRPr="00000000">
        <w:rPr>
          <w:b w:val="1"/>
          <w:rtl w:val="0"/>
        </w:rPr>
        <w:t xml:space="preserve">Appendix Q.3:</w:t>
      </w:r>
      <w:r w:rsidDel="00000000" w:rsidR="00000000" w:rsidRPr="00000000">
        <w:rPr>
          <w:rtl w:val="0"/>
        </w:rPr>
        <w:t xml:space="preserve"> Incident Management SOP and SLAs (Appendix Q.3 - Incident Management SOP and SLAs.pdf)</w:t>
      </w:r>
    </w:p>
    <w:p w:rsidR="00000000" w:rsidDel="00000000" w:rsidP="00000000" w:rsidRDefault="00000000" w:rsidRPr="00000000" w14:paraId="00000BA9">
      <w:pPr>
        <w:pStyle w:val="Heading2"/>
        <w:keepNext w:val="0"/>
        <w:keepLines w:val="0"/>
        <w:spacing w:after="80" w:lineRule="auto"/>
        <w:ind w:left="720" w:hanging="360"/>
        <w:rPr>
          <w:b w:val="1"/>
          <w:sz w:val="34"/>
          <w:szCs w:val="34"/>
        </w:rPr>
      </w:pPr>
      <w:bookmarkStart w:colFirst="0" w:colLast="0" w:name="_heni2e8pkhva" w:id="186"/>
      <w:bookmarkEnd w:id="186"/>
      <w:r w:rsidDel="00000000" w:rsidR="00000000" w:rsidRPr="00000000">
        <w:rPr>
          <w:b w:val="1"/>
          <w:sz w:val="34"/>
          <w:szCs w:val="34"/>
          <w:rtl w:val="0"/>
        </w:rPr>
        <w:t xml:space="preserve">Testing &amp; Quality Assurance</w:t>
      </w:r>
    </w:p>
    <w:p w:rsidR="00000000" w:rsidDel="00000000" w:rsidP="00000000" w:rsidRDefault="00000000" w:rsidRPr="00000000" w14:paraId="00000BAA">
      <w:pPr>
        <w:numPr>
          <w:ilvl w:val="0"/>
          <w:numId w:val="112"/>
        </w:numPr>
        <w:spacing w:after="240" w:before="240" w:lineRule="auto"/>
        <w:ind w:left="720" w:hanging="360"/>
      </w:pPr>
      <w:r w:rsidDel="00000000" w:rsidR="00000000" w:rsidRPr="00000000">
        <w:rPr>
          <w:b w:val="1"/>
          <w:rtl w:val="0"/>
        </w:rPr>
        <w:t xml:space="preserve">Appendix R:</w:t>
      </w:r>
      <w:r w:rsidDel="00000000" w:rsidR="00000000" w:rsidRPr="00000000">
        <w:rPr>
          <w:rtl w:val="0"/>
        </w:rPr>
        <w:t xml:space="preserve"> Testing Strategy (Appendix R - Testing Strategy.pdf)</w:t>
      </w:r>
    </w:p>
    <w:p w:rsidR="00000000" w:rsidDel="00000000" w:rsidP="00000000" w:rsidRDefault="00000000" w:rsidRPr="00000000" w14:paraId="00000BAB">
      <w:pPr>
        <w:pStyle w:val="Heading2"/>
        <w:keepNext w:val="0"/>
        <w:keepLines w:val="0"/>
        <w:spacing w:after="80" w:lineRule="auto"/>
        <w:ind w:left="720" w:hanging="360"/>
        <w:rPr>
          <w:b w:val="1"/>
          <w:sz w:val="34"/>
          <w:szCs w:val="34"/>
        </w:rPr>
      </w:pPr>
      <w:bookmarkStart w:colFirst="0" w:colLast="0" w:name="_1eplvpruq59s" w:id="187"/>
      <w:bookmarkEnd w:id="187"/>
      <w:r w:rsidDel="00000000" w:rsidR="00000000" w:rsidRPr="00000000">
        <w:rPr>
          <w:b w:val="1"/>
          <w:sz w:val="34"/>
          <w:szCs w:val="34"/>
          <w:rtl w:val="0"/>
        </w:rPr>
        <w:t xml:space="preserve">Data Management</w:t>
      </w:r>
    </w:p>
    <w:p w:rsidR="00000000" w:rsidDel="00000000" w:rsidP="00000000" w:rsidRDefault="00000000" w:rsidRPr="00000000" w14:paraId="00000BAC">
      <w:pPr>
        <w:numPr>
          <w:ilvl w:val="0"/>
          <w:numId w:val="11"/>
        </w:numPr>
        <w:spacing w:after="0" w:afterAutospacing="0" w:before="240" w:lineRule="auto"/>
        <w:ind w:left="720" w:hanging="360"/>
      </w:pPr>
      <w:r w:rsidDel="00000000" w:rsidR="00000000" w:rsidRPr="00000000">
        <w:rPr>
          <w:b w:val="1"/>
          <w:rtl w:val="0"/>
        </w:rPr>
        <w:t xml:space="preserve">Appendix S.1:</w:t>
      </w:r>
      <w:r w:rsidDel="00000000" w:rsidR="00000000" w:rsidRPr="00000000">
        <w:rPr>
          <w:rtl w:val="0"/>
        </w:rPr>
        <w:t xml:space="preserve"> Data Governance and Compliance Controls (Appendix S.1 - Data Governance and compliance controls.pdf)</w:t>
      </w:r>
    </w:p>
    <w:p w:rsidR="00000000" w:rsidDel="00000000" w:rsidP="00000000" w:rsidRDefault="00000000" w:rsidRPr="00000000" w14:paraId="00000BAD">
      <w:pPr>
        <w:numPr>
          <w:ilvl w:val="0"/>
          <w:numId w:val="11"/>
        </w:numPr>
        <w:spacing w:after="0" w:afterAutospacing="0" w:before="0" w:beforeAutospacing="0" w:lineRule="auto"/>
        <w:ind w:left="720" w:hanging="360"/>
        <w:rPr>
          <w:u w:val="none"/>
        </w:rPr>
      </w:pPr>
      <w:r w:rsidDel="00000000" w:rsidR="00000000" w:rsidRPr="00000000">
        <w:rPr>
          <w:rtl w:val="0"/>
        </w:rPr>
        <w:t xml:space="preserve">Appendix S.1.1 - Student Data Privacy Protocol.pdf</w:t>
      </w:r>
    </w:p>
    <w:p w:rsidR="00000000" w:rsidDel="00000000" w:rsidP="00000000" w:rsidRDefault="00000000" w:rsidRPr="00000000" w14:paraId="00000BAE">
      <w:pPr>
        <w:numPr>
          <w:ilvl w:val="0"/>
          <w:numId w:val="11"/>
        </w:numPr>
        <w:spacing w:after="0" w:afterAutospacing="0" w:before="0" w:beforeAutospacing="0" w:lineRule="auto"/>
        <w:ind w:left="720" w:hanging="360"/>
      </w:pPr>
      <w:r w:rsidDel="00000000" w:rsidR="00000000" w:rsidRPr="00000000">
        <w:rPr>
          <w:b w:val="1"/>
          <w:rtl w:val="0"/>
        </w:rPr>
        <w:t xml:space="preserve">Appendix S.2:</w:t>
      </w:r>
      <w:r w:rsidDel="00000000" w:rsidR="00000000" w:rsidRPr="00000000">
        <w:rPr>
          <w:rtl w:val="0"/>
        </w:rPr>
        <w:t xml:space="preserve"> GIS Integration (Appendix S.2 - GIS Integration.pdf)</w:t>
      </w:r>
    </w:p>
    <w:p w:rsidR="00000000" w:rsidDel="00000000" w:rsidP="00000000" w:rsidRDefault="00000000" w:rsidRPr="00000000" w14:paraId="00000BAF">
      <w:pPr>
        <w:numPr>
          <w:ilvl w:val="0"/>
          <w:numId w:val="11"/>
        </w:numPr>
        <w:spacing w:after="240" w:before="0" w:beforeAutospacing="0" w:lineRule="auto"/>
        <w:ind w:left="720" w:hanging="360"/>
      </w:pPr>
      <w:r w:rsidDel="00000000" w:rsidR="00000000" w:rsidRPr="00000000">
        <w:rPr>
          <w:b w:val="1"/>
          <w:rtl w:val="0"/>
        </w:rPr>
        <w:t xml:space="preserve">Appendix S.3:</w:t>
      </w:r>
      <w:r w:rsidDel="00000000" w:rsidR="00000000" w:rsidRPr="00000000">
        <w:rPr>
          <w:rtl w:val="0"/>
        </w:rPr>
        <w:t xml:space="preserve"> Data Engineering and Analytics Capabilities (Appendix S.3 - Data Engineering and Analytics Capabilities.pdf)</w:t>
      </w:r>
    </w:p>
    <w:p w:rsidR="00000000" w:rsidDel="00000000" w:rsidP="00000000" w:rsidRDefault="00000000" w:rsidRPr="00000000" w14:paraId="00000BB0">
      <w:pPr>
        <w:pStyle w:val="Heading2"/>
        <w:keepNext w:val="0"/>
        <w:keepLines w:val="0"/>
        <w:spacing w:after="80" w:lineRule="auto"/>
        <w:ind w:left="720" w:hanging="360"/>
        <w:rPr>
          <w:b w:val="1"/>
          <w:sz w:val="34"/>
          <w:szCs w:val="34"/>
        </w:rPr>
      </w:pPr>
      <w:bookmarkStart w:colFirst="0" w:colLast="0" w:name="_yh8nidi4lek" w:id="188"/>
      <w:bookmarkEnd w:id="188"/>
      <w:r w:rsidDel="00000000" w:rsidR="00000000" w:rsidRPr="00000000">
        <w:rPr>
          <w:b w:val="1"/>
          <w:sz w:val="34"/>
          <w:szCs w:val="34"/>
          <w:rtl w:val="0"/>
        </w:rPr>
        <w:t xml:space="preserve">User Experience &amp; Adoption</w:t>
      </w:r>
    </w:p>
    <w:p w:rsidR="00000000" w:rsidDel="00000000" w:rsidP="00000000" w:rsidRDefault="00000000" w:rsidRPr="00000000" w14:paraId="00000BB1">
      <w:pPr>
        <w:numPr>
          <w:ilvl w:val="0"/>
          <w:numId w:val="59"/>
        </w:numPr>
        <w:spacing w:after="0" w:afterAutospacing="0" w:before="240" w:lineRule="auto"/>
        <w:ind w:left="720" w:hanging="360"/>
      </w:pPr>
      <w:r w:rsidDel="00000000" w:rsidR="00000000" w:rsidRPr="00000000">
        <w:rPr>
          <w:b w:val="1"/>
          <w:rtl w:val="0"/>
        </w:rPr>
        <w:t xml:space="preserve">Appendix T.1:</w:t>
      </w:r>
      <w:r w:rsidDel="00000000" w:rsidR="00000000" w:rsidRPr="00000000">
        <w:rPr>
          <w:rtl w:val="0"/>
        </w:rPr>
        <w:t xml:space="preserve"> User Onboarding and Training Strategy (Appendix T.1 - User Onboarding and Training Strategy.pdf)</w:t>
      </w:r>
    </w:p>
    <w:p w:rsidR="00000000" w:rsidDel="00000000" w:rsidP="00000000" w:rsidRDefault="00000000" w:rsidRPr="00000000" w14:paraId="00000BB2">
      <w:pPr>
        <w:numPr>
          <w:ilvl w:val="0"/>
          <w:numId w:val="59"/>
        </w:numPr>
        <w:spacing w:after="0" w:afterAutospacing="0" w:before="0" w:beforeAutospacing="0" w:lineRule="auto"/>
        <w:ind w:left="720" w:hanging="360"/>
      </w:pPr>
      <w:r w:rsidDel="00000000" w:rsidR="00000000" w:rsidRPr="00000000">
        <w:rPr>
          <w:b w:val="1"/>
          <w:rtl w:val="0"/>
        </w:rPr>
        <w:t xml:space="preserve">Appendix T.2:</w:t>
      </w:r>
      <w:r w:rsidDel="00000000" w:rsidR="00000000" w:rsidRPr="00000000">
        <w:rPr>
          <w:rtl w:val="0"/>
        </w:rPr>
        <w:t xml:space="preserve"> User Transition and Solution Cutover Plan (Appendix T.2 - User Transition and Solution Cutover Plan.pdf)</w:t>
      </w:r>
    </w:p>
    <w:p w:rsidR="00000000" w:rsidDel="00000000" w:rsidP="00000000" w:rsidRDefault="00000000" w:rsidRPr="00000000" w14:paraId="00000BB3">
      <w:pPr>
        <w:numPr>
          <w:ilvl w:val="0"/>
          <w:numId w:val="59"/>
        </w:numPr>
        <w:spacing w:after="240" w:before="0" w:beforeAutospacing="0" w:lineRule="auto"/>
        <w:ind w:left="720" w:hanging="360"/>
      </w:pPr>
      <w:r w:rsidDel="00000000" w:rsidR="00000000" w:rsidRPr="00000000">
        <w:rPr>
          <w:b w:val="1"/>
          <w:rtl w:val="0"/>
        </w:rPr>
        <w:t xml:space="preserve">Appendix T.3:</w:t>
      </w:r>
      <w:r w:rsidDel="00000000" w:rsidR="00000000" w:rsidRPr="00000000">
        <w:rPr>
          <w:rtl w:val="0"/>
        </w:rPr>
        <w:t xml:space="preserve"> User Adoption Strategy and Framework (Appendix T.3 - User Adoption Strategy and Framework.pdf)</w:t>
      </w:r>
    </w:p>
    <w:p w:rsidR="00000000" w:rsidDel="00000000" w:rsidP="00000000" w:rsidRDefault="00000000" w:rsidRPr="00000000" w14:paraId="00000BB4">
      <w:pPr>
        <w:pStyle w:val="Heading2"/>
        <w:keepNext w:val="0"/>
        <w:keepLines w:val="0"/>
        <w:spacing w:after="80" w:lineRule="auto"/>
        <w:ind w:left="720" w:hanging="360"/>
        <w:rPr>
          <w:b w:val="1"/>
          <w:sz w:val="34"/>
          <w:szCs w:val="34"/>
        </w:rPr>
      </w:pPr>
      <w:bookmarkStart w:colFirst="0" w:colLast="0" w:name="_cbsn7lytpg6j" w:id="189"/>
      <w:bookmarkEnd w:id="189"/>
      <w:r w:rsidDel="00000000" w:rsidR="00000000" w:rsidRPr="00000000">
        <w:rPr>
          <w:b w:val="1"/>
          <w:sz w:val="34"/>
          <w:szCs w:val="34"/>
          <w:rtl w:val="0"/>
        </w:rPr>
        <w:t xml:space="preserve">Vendor &amp; Hardware Management</w:t>
      </w:r>
    </w:p>
    <w:p w:rsidR="00000000" w:rsidDel="00000000" w:rsidP="00000000" w:rsidRDefault="00000000" w:rsidRPr="00000000" w14:paraId="00000BB5">
      <w:pPr>
        <w:numPr>
          <w:ilvl w:val="0"/>
          <w:numId w:val="153"/>
        </w:numPr>
        <w:spacing w:after="0" w:afterAutospacing="0" w:before="240" w:lineRule="auto"/>
        <w:ind w:left="720" w:hanging="360"/>
      </w:pPr>
      <w:r w:rsidDel="00000000" w:rsidR="00000000" w:rsidRPr="00000000">
        <w:rPr>
          <w:b w:val="1"/>
          <w:rtl w:val="0"/>
        </w:rPr>
        <w:t xml:space="preserve">Appendix U.1:</w:t>
      </w:r>
      <w:r w:rsidDel="00000000" w:rsidR="00000000" w:rsidRPr="00000000">
        <w:rPr>
          <w:rtl w:val="0"/>
        </w:rPr>
        <w:t xml:space="preserve"> Vendor and Third Party Management (Appendix U.1 - Vendor and Third Party Management.pdf)</w:t>
      </w:r>
    </w:p>
    <w:p w:rsidR="00000000" w:rsidDel="00000000" w:rsidP="00000000" w:rsidRDefault="00000000" w:rsidRPr="00000000" w14:paraId="00000BB6">
      <w:pPr>
        <w:numPr>
          <w:ilvl w:val="0"/>
          <w:numId w:val="153"/>
        </w:numPr>
        <w:spacing w:after="240" w:before="0" w:beforeAutospacing="0" w:lineRule="auto"/>
        <w:ind w:left="720" w:hanging="360"/>
      </w:pPr>
      <w:r w:rsidDel="00000000" w:rsidR="00000000" w:rsidRPr="00000000">
        <w:rPr>
          <w:b w:val="1"/>
          <w:rtl w:val="0"/>
        </w:rPr>
        <w:t xml:space="preserve">Appendix U.2:</w:t>
      </w:r>
      <w:r w:rsidDel="00000000" w:rsidR="00000000" w:rsidRPr="00000000">
        <w:rPr>
          <w:rtl w:val="0"/>
        </w:rPr>
        <w:t xml:space="preserve"> Hardware Lifecycle and Logistics Management (Appendix U.2 - Hardware Lifecycle and Logistics Management.pdf)</w:t>
      </w:r>
    </w:p>
    <w:p w:rsidR="00000000" w:rsidDel="00000000" w:rsidP="00000000" w:rsidRDefault="00000000" w:rsidRPr="00000000" w14:paraId="00000BB7">
      <w:pPr>
        <w:pStyle w:val="Heading2"/>
        <w:keepNext w:val="0"/>
        <w:keepLines w:val="0"/>
        <w:spacing w:after="80" w:lineRule="auto"/>
        <w:ind w:left="720" w:hanging="360"/>
        <w:rPr>
          <w:b w:val="1"/>
          <w:sz w:val="34"/>
          <w:szCs w:val="34"/>
        </w:rPr>
      </w:pPr>
      <w:bookmarkStart w:colFirst="0" w:colLast="0" w:name="_q46m7891pybp" w:id="190"/>
      <w:bookmarkEnd w:id="190"/>
      <w:r w:rsidDel="00000000" w:rsidR="00000000" w:rsidRPr="00000000">
        <w:rPr>
          <w:b w:val="1"/>
          <w:sz w:val="34"/>
          <w:szCs w:val="34"/>
          <w:rtl w:val="0"/>
        </w:rPr>
        <w:t xml:space="preserve">Innovation &amp; Competitive Advantage</w:t>
      </w:r>
    </w:p>
    <w:p w:rsidR="00000000" w:rsidDel="00000000" w:rsidP="00000000" w:rsidRDefault="00000000" w:rsidRPr="00000000" w14:paraId="00000BB8">
      <w:pPr>
        <w:numPr>
          <w:ilvl w:val="0"/>
          <w:numId w:val="66"/>
        </w:numPr>
        <w:spacing w:after="0" w:afterAutospacing="0" w:before="240" w:lineRule="auto"/>
        <w:ind w:left="720" w:hanging="360"/>
      </w:pPr>
      <w:r w:rsidDel="00000000" w:rsidR="00000000" w:rsidRPr="00000000">
        <w:rPr>
          <w:b w:val="1"/>
          <w:rtl w:val="0"/>
        </w:rPr>
        <w:t xml:space="preserve">Appendix V.1:</w:t>
      </w:r>
      <w:r w:rsidDel="00000000" w:rsidR="00000000" w:rsidRPr="00000000">
        <w:rPr>
          <w:rtl w:val="0"/>
        </w:rPr>
        <w:t xml:space="preserve"> Innovation Showcase (Appendix V.1 - Innovation Showcase.pdf)</w:t>
      </w:r>
    </w:p>
    <w:p w:rsidR="00000000" w:rsidDel="00000000" w:rsidP="00000000" w:rsidRDefault="00000000" w:rsidRPr="00000000" w14:paraId="00000BB9">
      <w:pPr>
        <w:numPr>
          <w:ilvl w:val="0"/>
          <w:numId w:val="66"/>
        </w:numPr>
        <w:spacing w:after="240" w:before="0" w:beforeAutospacing="0" w:lineRule="auto"/>
        <w:ind w:left="720" w:hanging="360"/>
      </w:pPr>
      <w:r w:rsidDel="00000000" w:rsidR="00000000" w:rsidRPr="00000000">
        <w:rPr>
          <w:b w:val="1"/>
          <w:rtl w:val="0"/>
        </w:rPr>
        <w:t xml:space="preserve">Appendix V.2:</w:t>
      </w:r>
      <w:r w:rsidDel="00000000" w:rsidR="00000000" w:rsidRPr="00000000">
        <w:rPr>
          <w:rtl w:val="0"/>
        </w:rPr>
        <w:t xml:space="preserve"> Engineering Excellence (Appendix V.2 - Engineering Excellence.pdf)</w:t>
      </w:r>
    </w:p>
    <w:p w:rsidR="00000000" w:rsidDel="00000000" w:rsidP="00000000" w:rsidRDefault="00000000" w:rsidRPr="00000000" w14:paraId="00000BBA">
      <w:pPr>
        <w:pStyle w:val="Heading2"/>
        <w:keepNext w:val="0"/>
        <w:keepLines w:val="0"/>
        <w:spacing w:after="80" w:lineRule="auto"/>
        <w:ind w:left="720" w:hanging="360"/>
        <w:rPr>
          <w:b w:val="1"/>
          <w:sz w:val="34"/>
          <w:szCs w:val="34"/>
          <w:highlight w:val="yellow"/>
        </w:rPr>
      </w:pPr>
      <w:bookmarkStart w:colFirst="0" w:colLast="0" w:name="_77v75a6s1jky" w:id="191"/>
      <w:bookmarkEnd w:id="191"/>
      <w:r w:rsidDel="00000000" w:rsidR="00000000" w:rsidRPr="00000000">
        <w:rPr>
          <w:b w:val="1"/>
          <w:sz w:val="34"/>
          <w:szCs w:val="34"/>
          <w:highlight w:val="yellow"/>
          <w:rtl w:val="0"/>
        </w:rPr>
        <w:t xml:space="preserve">Requirements Mapping</w:t>
      </w:r>
    </w:p>
    <w:p w:rsidR="00000000" w:rsidDel="00000000" w:rsidP="00000000" w:rsidRDefault="00000000" w:rsidRPr="00000000" w14:paraId="00000BBB">
      <w:pPr>
        <w:pStyle w:val="Heading2"/>
        <w:keepNext w:val="0"/>
        <w:keepLines w:val="0"/>
        <w:spacing w:after="80" w:lineRule="auto"/>
        <w:ind w:left="720" w:hanging="360"/>
        <w:rPr>
          <w:b w:val="1"/>
          <w:sz w:val="34"/>
          <w:szCs w:val="34"/>
          <w:highlight w:val="yellow"/>
        </w:rPr>
      </w:pPr>
      <w:bookmarkStart w:colFirst="0" w:colLast="0" w:name="_o5gn9xcphfbz" w:id="192"/>
      <w:bookmarkEnd w:id="192"/>
      <w:r w:rsidDel="00000000" w:rsidR="00000000" w:rsidRPr="00000000">
        <w:rPr>
          <w:b w:val="1"/>
          <w:sz w:val="34"/>
          <w:szCs w:val="34"/>
          <w:highlight w:val="yellow"/>
          <w:rtl w:val="0"/>
        </w:rPr>
        <w:t xml:space="preserve"> </w:t>
      </w:r>
      <w:hyperlink r:id="rId28">
        <w:r w:rsidDel="00000000" w:rsidR="00000000" w:rsidRPr="00000000">
          <w:rPr>
            <w:b w:val="1"/>
            <w:color w:val="0000ee"/>
            <w:sz w:val="34"/>
            <w:szCs w:val="34"/>
            <w:highlight w:val="yellow"/>
            <w:u w:val="single"/>
            <w:rtl w:val="0"/>
          </w:rPr>
          <w:t xml:space="preserve">James Mohr</w:t>
        </w:r>
      </w:hyperlink>
      <w:hyperlink r:id="rId29">
        <w:r w:rsidDel="00000000" w:rsidR="00000000" w:rsidRPr="00000000">
          <w:rPr>
            <w:b w:val="1"/>
            <w:color w:val="0000ee"/>
            <w:sz w:val="34"/>
            <w:szCs w:val="34"/>
            <w:highlight w:val="yellow"/>
            <w:u w:val="single"/>
            <w:rtl w:val="0"/>
          </w:rPr>
          <w:t xml:space="preserve">mzinner@sentryms.com</w:t>
        </w:r>
      </w:hyperlink>
      <w:r w:rsidDel="00000000" w:rsidR="00000000" w:rsidRPr="00000000">
        <w:rPr>
          <w:b w:val="1"/>
          <w:sz w:val="34"/>
          <w:szCs w:val="34"/>
          <w:highlight w:val="yellow"/>
          <w:rtl w:val="0"/>
        </w:rPr>
        <w:t xml:space="preserve"> - this section may not be needed. Defer to you. </w:t>
      </w:r>
    </w:p>
    <w:p w:rsidR="00000000" w:rsidDel="00000000" w:rsidP="00000000" w:rsidRDefault="00000000" w:rsidRPr="00000000" w14:paraId="00000BBC">
      <w:pPr>
        <w:numPr>
          <w:ilvl w:val="0"/>
          <w:numId w:val="44"/>
        </w:numPr>
        <w:spacing w:after="0" w:afterAutospacing="0" w:before="240" w:lineRule="auto"/>
        <w:ind w:left="720" w:hanging="360"/>
        <w:rPr>
          <w:highlight w:val="yellow"/>
        </w:rPr>
      </w:pPr>
      <w:r w:rsidDel="00000000" w:rsidR="00000000" w:rsidRPr="00000000">
        <w:rPr>
          <w:b w:val="1"/>
          <w:highlight w:val="yellow"/>
          <w:rtl w:val="0"/>
        </w:rPr>
        <w:t xml:space="preserve">Appendix W.1:</w:t>
      </w:r>
      <w:r w:rsidDel="00000000" w:rsidR="00000000" w:rsidRPr="00000000">
        <w:rPr>
          <w:highlight w:val="yellow"/>
          <w:rtl w:val="0"/>
        </w:rPr>
        <w:t xml:space="preserve"> Requirements Mapping (Appendix W.1 - Requirements Mapping.pdf)</w:t>
      </w:r>
    </w:p>
    <w:p w:rsidR="00000000" w:rsidDel="00000000" w:rsidP="00000000" w:rsidRDefault="00000000" w:rsidRPr="00000000" w14:paraId="00000BBD">
      <w:pPr>
        <w:numPr>
          <w:ilvl w:val="0"/>
          <w:numId w:val="44"/>
        </w:numPr>
        <w:spacing w:after="0" w:afterAutospacing="0" w:before="0" w:beforeAutospacing="0" w:lineRule="auto"/>
        <w:ind w:left="720" w:hanging="360"/>
        <w:rPr>
          <w:highlight w:val="yellow"/>
        </w:rPr>
      </w:pPr>
      <w:r w:rsidDel="00000000" w:rsidR="00000000" w:rsidRPr="00000000">
        <w:rPr>
          <w:b w:val="1"/>
          <w:highlight w:val="yellow"/>
          <w:rtl w:val="0"/>
        </w:rPr>
        <w:t xml:space="preserve">Appendix W.2.1:</w:t>
      </w:r>
      <w:r w:rsidDel="00000000" w:rsidR="00000000" w:rsidRPr="00000000">
        <w:rPr>
          <w:highlight w:val="yellow"/>
          <w:rtl w:val="0"/>
        </w:rPr>
        <w:t xml:space="preserve"> Requirements Matrix (Appendix W.2.1 - Requirements Matrix.pdf)</w:t>
      </w:r>
    </w:p>
    <w:p w:rsidR="00000000" w:rsidDel="00000000" w:rsidP="00000000" w:rsidRDefault="00000000" w:rsidRPr="00000000" w14:paraId="00000BBE">
      <w:pPr>
        <w:numPr>
          <w:ilvl w:val="0"/>
          <w:numId w:val="44"/>
        </w:numPr>
        <w:spacing w:after="240" w:before="0" w:beforeAutospacing="0" w:lineRule="auto"/>
        <w:ind w:left="720" w:hanging="360"/>
        <w:rPr>
          <w:highlight w:val="yellow"/>
        </w:rPr>
      </w:pPr>
      <w:r w:rsidDel="00000000" w:rsidR="00000000" w:rsidRPr="00000000">
        <w:rPr>
          <w:b w:val="1"/>
          <w:highlight w:val="yellow"/>
          <w:rtl w:val="0"/>
        </w:rPr>
        <w:t xml:space="preserve">Appendix W.2.2:</w:t>
      </w:r>
      <w:r w:rsidDel="00000000" w:rsidR="00000000" w:rsidRPr="00000000">
        <w:rPr>
          <w:highlight w:val="yellow"/>
          <w:rtl w:val="0"/>
        </w:rPr>
        <w:t xml:space="preserve"> Q&amp;A Matrix (Appendix W.2.2 - Q&amp;A Matrix.pdf)</w:t>
      </w:r>
    </w:p>
    <w:p w:rsidR="00000000" w:rsidDel="00000000" w:rsidP="00000000" w:rsidRDefault="00000000" w:rsidRPr="00000000" w14:paraId="00000BBF">
      <w:pPr>
        <w:pStyle w:val="Heading2"/>
        <w:keepNext w:val="0"/>
        <w:keepLines w:val="0"/>
        <w:spacing w:after="80" w:lineRule="auto"/>
        <w:ind w:left="720" w:hanging="360"/>
        <w:rPr>
          <w:b w:val="1"/>
          <w:sz w:val="34"/>
          <w:szCs w:val="34"/>
        </w:rPr>
      </w:pPr>
      <w:bookmarkStart w:colFirst="0" w:colLast="0" w:name="_brtn0ymvv3eq" w:id="193"/>
      <w:bookmarkEnd w:id="193"/>
      <w:r w:rsidDel="00000000" w:rsidR="00000000" w:rsidRPr="00000000">
        <w:rPr>
          <w:b w:val="1"/>
          <w:sz w:val="34"/>
          <w:szCs w:val="34"/>
          <w:rtl w:val="0"/>
        </w:rPr>
        <w:t xml:space="preserve">Team &amp; Communication</w:t>
      </w:r>
    </w:p>
    <w:p w:rsidR="00000000" w:rsidDel="00000000" w:rsidP="00000000" w:rsidRDefault="00000000" w:rsidRPr="00000000" w14:paraId="00000BC0">
      <w:pPr>
        <w:numPr>
          <w:ilvl w:val="0"/>
          <w:numId w:val="8"/>
        </w:numPr>
        <w:spacing w:after="0" w:afterAutospacing="0" w:before="240" w:lineRule="auto"/>
        <w:ind w:left="720" w:hanging="360"/>
      </w:pPr>
      <w:r w:rsidDel="00000000" w:rsidR="00000000" w:rsidRPr="00000000">
        <w:rPr>
          <w:b w:val="1"/>
          <w:rtl w:val="0"/>
        </w:rPr>
        <w:t xml:space="preserve">Appendix X.1:</w:t>
      </w:r>
      <w:r w:rsidDel="00000000" w:rsidR="00000000" w:rsidRPr="00000000">
        <w:rPr>
          <w:rtl w:val="0"/>
        </w:rPr>
        <w:t xml:space="preserve"> Team Structure and Processes (Appendix X.1 - Team Structure and Processes.pdf)</w:t>
      </w:r>
    </w:p>
    <w:p w:rsidR="00000000" w:rsidDel="00000000" w:rsidP="00000000" w:rsidRDefault="00000000" w:rsidRPr="00000000" w14:paraId="00000BC1">
      <w:pPr>
        <w:numPr>
          <w:ilvl w:val="0"/>
          <w:numId w:val="8"/>
        </w:numPr>
        <w:spacing w:after="240" w:before="0" w:beforeAutospacing="0" w:lineRule="auto"/>
        <w:ind w:left="720" w:hanging="360"/>
      </w:pPr>
      <w:r w:rsidDel="00000000" w:rsidR="00000000" w:rsidRPr="00000000">
        <w:rPr>
          <w:b w:val="1"/>
          <w:rtl w:val="0"/>
        </w:rPr>
        <w:t xml:space="preserve">Appendix X.2:</w:t>
      </w:r>
      <w:r w:rsidDel="00000000" w:rsidR="00000000" w:rsidRPr="00000000">
        <w:rPr>
          <w:rtl w:val="0"/>
        </w:rPr>
        <w:t xml:space="preserve"> Communications and Status Reporting Strategy (Appendix X.2 - Communications and Status Reporting Strategy.pdf)</w:t>
      </w:r>
    </w:p>
    <w:p w:rsidR="00000000" w:rsidDel="00000000" w:rsidP="00000000" w:rsidRDefault="00000000" w:rsidRPr="00000000" w14:paraId="00000BC2">
      <w:pPr>
        <w:spacing w:after="240" w:before="240" w:lineRule="auto"/>
        <w:rPr>
          <w:b w:val="1"/>
          <w:sz w:val="34"/>
          <w:szCs w:val="34"/>
        </w:rPr>
      </w:pPr>
      <w:r w:rsidDel="00000000" w:rsidR="00000000" w:rsidRPr="00000000">
        <w:rPr>
          <w:b w:val="1"/>
          <w:sz w:val="34"/>
          <w:szCs w:val="34"/>
          <w:rtl w:val="0"/>
        </w:rPr>
        <w:t xml:space="preserve">Accessibility strategy:</w:t>
      </w:r>
    </w:p>
    <w:p w:rsidR="00000000" w:rsidDel="00000000" w:rsidP="00000000" w:rsidRDefault="00000000" w:rsidRPr="00000000" w14:paraId="00000BC3">
      <w:pPr>
        <w:numPr>
          <w:ilvl w:val="0"/>
          <w:numId w:val="31"/>
        </w:numPr>
        <w:spacing w:after="240" w:before="240" w:lineRule="auto"/>
        <w:ind w:left="720" w:hanging="360"/>
        <w:rPr>
          <w:b w:val="1"/>
          <w:sz w:val="34"/>
          <w:szCs w:val="34"/>
          <w:u w:val="none"/>
        </w:rPr>
      </w:pPr>
      <w:r w:rsidDel="00000000" w:rsidR="00000000" w:rsidRPr="00000000">
        <w:rPr>
          <w:b w:val="1"/>
          <w:sz w:val="34"/>
          <w:szCs w:val="34"/>
          <w:rtl w:val="0"/>
        </w:rPr>
        <w:t xml:space="preserve">Appendix P.4 - Accessibility Compliance Framework.pdf</w:t>
      </w:r>
    </w:p>
    <w:p w:rsidR="00000000" w:rsidDel="00000000" w:rsidP="00000000" w:rsidRDefault="00000000" w:rsidRPr="00000000" w14:paraId="00000BC4">
      <w:pPr>
        <w:spacing w:after="240" w:before="240" w:lineRule="auto"/>
        <w:rPr>
          <w:b w:val="1"/>
          <w:sz w:val="34"/>
          <w:szCs w:val="34"/>
        </w:rPr>
      </w:pPr>
      <w:r w:rsidDel="00000000" w:rsidR="00000000" w:rsidRPr="00000000">
        <w:rPr>
          <w:rtl w:val="0"/>
        </w:rPr>
      </w:r>
    </w:p>
    <w:p w:rsidR="00000000" w:rsidDel="00000000" w:rsidP="00000000" w:rsidRDefault="00000000" w:rsidRPr="00000000" w14:paraId="00000BC5">
      <w:pPr>
        <w:pStyle w:val="Heading2"/>
        <w:keepNext w:val="0"/>
        <w:keepLines w:val="0"/>
        <w:spacing w:after="80" w:lineRule="auto"/>
        <w:ind w:left="720" w:hanging="360"/>
        <w:rPr>
          <w:b w:val="1"/>
          <w:sz w:val="34"/>
          <w:szCs w:val="34"/>
          <w:highlight w:val="yellow"/>
        </w:rPr>
      </w:pPr>
      <w:bookmarkStart w:colFirst="0" w:colLast="0" w:name="_5heg1vb008ef" w:id="194"/>
      <w:bookmarkEnd w:id="194"/>
      <w:r w:rsidDel="00000000" w:rsidR="00000000" w:rsidRPr="00000000">
        <w:rPr>
          <w:b w:val="1"/>
          <w:sz w:val="34"/>
          <w:szCs w:val="34"/>
          <w:highlight w:val="yellow"/>
          <w:rtl w:val="0"/>
        </w:rPr>
        <w:t xml:space="preserve">Financial Management </w:t>
      </w:r>
      <w:hyperlink r:id="rId30">
        <w:r w:rsidDel="00000000" w:rsidR="00000000" w:rsidRPr="00000000">
          <w:rPr>
            <w:b w:val="1"/>
            <w:color w:val="0000ee"/>
            <w:sz w:val="34"/>
            <w:szCs w:val="34"/>
            <w:highlight w:val="yellow"/>
            <w:u w:val="single"/>
            <w:rtl w:val="0"/>
          </w:rPr>
          <w:t xml:space="preserve">James Mohr</w:t>
        </w:r>
      </w:hyperlink>
      <w:hyperlink r:id="rId31">
        <w:r w:rsidDel="00000000" w:rsidR="00000000" w:rsidRPr="00000000">
          <w:rPr>
            <w:b w:val="1"/>
            <w:color w:val="0000ee"/>
            <w:sz w:val="34"/>
            <w:szCs w:val="34"/>
            <w:highlight w:val="yellow"/>
            <w:u w:val="single"/>
            <w:rtl w:val="0"/>
          </w:rPr>
          <w:t xml:space="preserve">mzinner@sentryms.com</w:t>
        </w:r>
      </w:hyperlink>
      <w:hyperlink r:id="rId32">
        <w:r w:rsidDel="00000000" w:rsidR="00000000" w:rsidRPr="00000000">
          <w:rPr>
            <w:b w:val="1"/>
            <w:color w:val="0000ee"/>
            <w:sz w:val="34"/>
            <w:szCs w:val="34"/>
            <w:highlight w:val="yellow"/>
            <w:u w:val="single"/>
            <w:rtl w:val="0"/>
          </w:rPr>
          <w:t xml:space="preserve">sfrancis@sentryms.com</w:t>
        </w:r>
      </w:hyperlink>
      <w:r w:rsidDel="00000000" w:rsidR="00000000" w:rsidRPr="00000000">
        <w:rPr>
          <w:b w:val="1"/>
          <w:sz w:val="34"/>
          <w:szCs w:val="34"/>
          <w:highlight w:val="yellow"/>
          <w:rtl w:val="0"/>
        </w:rPr>
        <w:t xml:space="preserve"> - defer to you on whether this section is needed. These are about how we plan to manage our project budget and provide transparency and also how we plan to manage cloud cost</w:t>
      </w:r>
    </w:p>
    <w:p w:rsidR="00000000" w:rsidDel="00000000" w:rsidP="00000000" w:rsidRDefault="00000000" w:rsidRPr="00000000" w14:paraId="00000BC6">
      <w:pPr>
        <w:numPr>
          <w:ilvl w:val="0"/>
          <w:numId w:val="180"/>
        </w:numPr>
        <w:spacing w:after="0" w:afterAutospacing="0" w:before="240" w:lineRule="auto"/>
        <w:ind w:left="720" w:hanging="360"/>
        <w:rPr>
          <w:highlight w:val="yellow"/>
        </w:rPr>
      </w:pPr>
      <w:r w:rsidDel="00000000" w:rsidR="00000000" w:rsidRPr="00000000">
        <w:rPr>
          <w:b w:val="1"/>
          <w:highlight w:val="yellow"/>
          <w:rtl w:val="0"/>
        </w:rPr>
        <w:t xml:space="preserve">Appendix Y.1:</w:t>
      </w:r>
      <w:r w:rsidDel="00000000" w:rsidR="00000000" w:rsidRPr="00000000">
        <w:rPr>
          <w:highlight w:val="yellow"/>
          <w:rtl w:val="0"/>
        </w:rPr>
        <w:t xml:space="preserve"> Budget Management (Appendix Y.1 - Budget Management.pdf)</w:t>
      </w:r>
    </w:p>
    <w:p w:rsidR="00000000" w:rsidDel="00000000" w:rsidP="00000000" w:rsidRDefault="00000000" w:rsidRPr="00000000" w14:paraId="00000BC7">
      <w:pPr>
        <w:numPr>
          <w:ilvl w:val="0"/>
          <w:numId w:val="180"/>
        </w:numPr>
        <w:spacing w:after="240" w:before="0" w:beforeAutospacing="0" w:lineRule="auto"/>
        <w:ind w:left="720" w:hanging="360"/>
        <w:rPr>
          <w:highlight w:val="yellow"/>
        </w:rPr>
      </w:pPr>
      <w:r w:rsidDel="00000000" w:rsidR="00000000" w:rsidRPr="00000000">
        <w:rPr>
          <w:b w:val="1"/>
          <w:highlight w:val="yellow"/>
          <w:rtl w:val="0"/>
        </w:rPr>
        <w:t xml:space="preserve">Appendix Y.2:</w:t>
      </w:r>
      <w:r w:rsidDel="00000000" w:rsidR="00000000" w:rsidRPr="00000000">
        <w:rPr>
          <w:highlight w:val="yellow"/>
          <w:rtl w:val="0"/>
        </w:rPr>
        <w:t xml:space="preserve"> FinOps Strategy (Appendix Y.2 - FinOps Strategy.pdf)</w:t>
      </w:r>
    </w:p>
    <w:p w:rsidR="00000000" w:rsidDel="00000000" w:rsidP="00000000" w:rsidRDefault="00000000" w:rsidRPr="00000000" w14:paraId="00000BC8">
      <w:pPr>
        <w:spacing w:after="240" w:before="240" w:lineRule="auto"/>
        <w:ind w:left="720" w:firstLine="0"/>
        <w:rPr/>
      </w:pPr>
      <w:r w:rsidDel="00000000" w:rsidR="00000000" w:rsidRPr="00000000">
        <w:rPr>
          <w:rtl w:val="0"/>
        </w:rPr>
      </w:r>
    </w:p>
    <w:p w:rsidR="00000000" w:rsidDel="00000000" w:rsidP="00000000" w:rsidRDefault="00000000" w:rsidRPr="00000000" w14:paraId="00000BC9">
      <w:pPr>
        <w:spacing w:after="360" w:before="120" w:lineRule="auto"/>
        <w:ind w:left="720" w:firstLine="0"/>
        <w:rPr/>
      </w:pPr>
      <w:r w:rsidDel="00000000" w:rsidR="00000000" w:rsidRPr="00000000">
        <w:rPr>
          <w:rtl w:val="0"/>
        </w:rPr>
      </w:r>
    </w:p>
    <w:p w:rsidR="00000000" w:rsidDel="00000000" w:rsidP="00000000" w:rsidRDefault="00000000" w:rsidRPr="00000000" w14:paraId="00000BCA">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Kartik Shankar" w:id="4" w:date="2025-04-07T00:55:49Z">
    <w:p w:rsidR="00000000" w:rsidDel="00000000" w:rsidP="00000000" w:rsidRDefault="00000000" w:rsidRPr="00000000" w14:paraId="00000B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@mzinner@sentryms.com and @francis@axcl.com and we should have someone from legal review this whole document as well.</w:t>
      </w:r>
    </w:p>
    <w:p w:rsidR="00000000" w:rsidDel="00000000" w:rsidP="00000000" w:rsidRDefault="00000000" w:rsidRPr="00000000" w14:paraId="00000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francis@axcl.com_</w:t>
      </w:r>
    </w:p>
  </w:comment>
  <w:comment w:author="James Mohr" w:id="6" w:date="2025-04-12T13:34:35Z">
    <w:p w:rsidR="00000000" w:rsidDel="00000000" w:rsidP="00000000" w:rsidRDefault="00000000" w:rsidRPr="00000000" w14:paraId="00000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add the same reference verbiage used in later sections</w:t>
      </w:r>
    </w:p>
  </w:comment>
  <w:comment w:author="Kartik Shankar" w:id="0" w:date="2025-04-07T00:52:32Z">
    <w:p w:rsidR="00000000" w:rsidDel="00000000" w:rsidP="00000000" w:rsidRDefault="00000000" w:rsidRPr="00000000" w14:paraId="00000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@mzinner@sentryms.com </w:t>
      </w:r>
    </w:p>
    <w:p w:rsidR="00000000" w:rsidDel="00000000" w:rsidP="00000000" w:rsidRDefault="00000000" w:rsidRPr="00000000" w14:paraId="00000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can you verify and bless this structure. Or suggest any additions.</w:t>
      </w:r>
    </w:p>
    <w:p w:rsidR="00000000" w:rsidDel="00000000" w:rsidP="00000000" w:rsidRDefault="00000000" w:rsidRPr="00000000" w14:paraId="00000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@james@axcl.com and @mzinner@sentryms.com </w:t>
      </w:r>
    </w:p>
    <w:p w:rsidR="00000000" w:rsidDel="00000000" w:rsidP="00000000" w:rsidRDefault="00000000" w:rsidRPr="00000000" w14:paraId="00000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document contains succinct summary for all categories and sections....and If you want any section expanded, please look at the html files in the Reference part and pick content from those html files. For example, in the below paragraph, if you want to expand content further than it already is, you can leverage the highlighted html files.</w:t>
      </w:r>
    </w:p>
    <w:p w:rsidR="00000000" w:rsidDel="00000000" w:rsidP="00000000" w:rsidRDefault="00000000" w:rsidRPr="00000000" w14:paraId="00000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Location of all the 33 html documents containing extensive documentation - https://drive.google.com/drive/u/1/folders/1X8Yg4mGBptMnMGlN_anOd1pw3MegZsMS</w:t>
      </w:r>
    </w:p>
    <w:p w:rsidR="00000000" w:rsidDel="00000000" w:rsidP="00000000" w:rsidRDefault="00000000" w:rsidRPr="00000000" w14:paraId="00000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mzinner@sentryms.com_</w:t>
      </w:r>
    </w:p>
  </w:comment>
  <w:comment w:author="Kartik Shankar" w:id="2" w:date="2025-04-07T00:54:44Z">
    <w:p w:rsidR="00000000" w:rsidDel="00000000" w:rsidP="00000000" w:rsidRDefault="00000000" w:rsidRPr="00000000" w14:paraId="00000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@james@axcl.com, I understand you and team will be putting the diagrams and documentation from the architecture into the sections here as appropriate.</w:t>
      </w:r>
    </w:p>
    <w:p w:rsidR="00000000" w:rsidDel="00000000" w:rsidP="00000000" w:rsidRDefault="00000000" w:rsidRPr="00000000" w14:paraId="00000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james@axcl.com_</w:t>
      </w:r>
    </w:p>
  </w:comment>
  <w:comment w:author="James Mohr" w:id="7" w:date="2025-04-14T00:00:23Z">
    <w:p w:rsidR="00000000" w:rsidDel="00000000" w:rsidP="00000000" w:rsidRDefault="00000000" w:rsidRPr="00000000" w14:paraId="00000B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@francis@axcl.com</w:t>
      </w:r>
    </w:p>
  </w:comment>
  <w:comment w:author="James Mohr" w:id="5" w:date="2025-04-09T21:37:25Z">
    <w:p w:rsidR="00000000" w:rsidDel="00000000" w:rsidP="00000000" w:rsidRDefault="00000000" w:rsidRPr="00000000" w14:paraId="00000B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fix this sections Title Numbers to flow with the rest of the document.</w:t>
      </w:r>
    </w:p>
  </w:comment>
  <w:comment w:author="Kartik Shankar" w:id="1" w:date="2025-04-07T00:53:52Z">
    <w:p w:rsidR="00000000" w:rsidDel="00000000" w:rsidP="00000000" w:rsidRDefault="00000000" w:rsidRPr="00000000" w14:paraId="00000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@mzinner@sentryms.com need your input on this section in terms of which items you want to leave as-is and which ones you want the full documentation inserted into the proposal response.</w:t>
      </w:r>
    </w:p>
    <w:p w:rsidR="00000000" w:rsidDel="00000000" w:rsidP="00000000" w:rsidRDefault="00000000" w:rsidRPr="00000000" w14:paraId="00000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CC: @james@axcl.com</w:t>
      </w:r>
    </w:p>
    <w:p w:rsidR="00000000" w:rsidDel="00000000" w:rsidP="00000000" w:rsidRDefault="00000000" w:rsidRPr="00000000" w14:paraId="00000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mzinner@sentryms.com_</w:t>
      </w:r>
    </w:p>
  </w:comment>
  <w:comment w:author="Kartik Shankar" w:id="3" w:date="2025-04-07T00:56:16Z">
    <w:p w:rsidR="00000000" w:rsidDel="00000000" w:rsidP="00000000" w:rsidRDefault="00000000" w:rsidRPr="00000000" w14:paraId="00000B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@mzinner@sentryms.com are you getting a quote from Coherent?</w:t>
      </w:r>
    </w:p>
    <w:p w:rsidR="00000000" w:rsidDel="00000000" w:rsidP="00000000" w:rsidRDefault="00000000" w:rsidRPr="00000000" w14:paraId="00000B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mzinner@sentryms.com_</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Roboto Mon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6">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48">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9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0">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2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9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38">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0"/>
      <w:numFmt w:val="bullet"/>
      <w:lvlText w:val="•"/>
      <w:lvlJc w:val="left"/>
      <w:pPr>
        <w:ind w:left="1080" w:hanging="72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rFonts w:ascii="Arial" w:cs="Arial" w:eastAsia="Arial" w:hAnsi="Arial"/>
        <w:i w:val="1"/>
        <w:u w:val="none"/>
      </w:rPr>
    </w:lvl>
    <w:lvl w:ilvl="1">
      <w:start w:val="1"/>
      <w:numFmt w:val="bullet"/>
      <w:lvlText w:val="○"/>
      <w:lvlJc w:val="left"/>
      <w:pPr>
        <w:ind w:left="1440" w:hanging="360"/>
      </w:pPr>
      <w:rPr>
        <w:rFonts w:ascii="Arial" w:cs="Arial" w:eastAsia="Arial" w:hAnsi="Arial"/>
        <w:i w:val="1"/>
        <w:u w:val="none"/>
      </w:rPr>
    </w:lvl>
    <w:lvl w:ilvl="2">
      <w:start w:val="1"/>
      <w:numFmt w:val="bullet"/>
      <w:lvlText w:val="■"/>
      <w:lvlJc w:val="left"/>
      <w:pPr>
        <w:ind w:left="2160" w:hanging="360"/>
      </w:pPr>
      <w:rPr>
        <w:rFonts w:ascii="Arial" w:cs="Arial" w:eastAsia="Arial" w:hAnsi="Arial"/>
        <w:i w:val="1"/>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drive.google.com/uc?id=1PTwLBljPVsrdClP9BaTyImQAwnLRcaD3" TargetMode="External"/><Relationship Id="rId22" Type="http://schemas.openxmlformats.org/officeDocument/2006/relationships/image" Target="media/image2.png"/><Relationship Id="rId21"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support.geotab.com/en-GB/software-integration/doc/data-only-api?utm_source=chatgpt.com" TargetMode="External"/><Relationship Id="rId26" Type="http://schemas.openxmlformats.org/officeDocument/2006/relationships/hyperlink" Target="mailto:mzinner@sentryms.com" TargetMode="External"/><Relationship Id="rId25" Type="http://schemas.openxmlformats.org/officeDocument/2006/relationships/image" Target="media/image1.png"/><Relationship Id="rId28" Type="http://schemas.openxmlformats.org/officeDocument/2006/relationships/hyperlink" Target="mailto:james@axcl.com" TargetMode="External"/><Relationship Id="rId27" Type="http://schemas.openxmlformats.org/officeDocument/2006/relationships/hyperlink" Target="mailto:james@axcl.com"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mailto:mzinner@sentryms.com" TargetMode="External"/><Relationship Id="rId7" Type="http://schemas.openxmlformats.org/officeDocument/2006/relationships/hyperlink" Target="https://support.geotab.com/go-devices/go9/doc/go9-plus?utm_source=chatgpt.com" TargetMode="External"/><Relationship Id="rId8" Type="http://schemas.openxmlformats.org/officeDocument/2006/relationships/hyperlink" Target="https://support.geotab.com/go-devices/go9/doc/go9-plus?utm_source=chatgpt.com" TargetMode="External"/><Relationship Id="rId31" Type="http://schemas.openxmlformats.org/officeDocument/2006/relationships/hyperlink" Target="mailto:mzinner@sentryms.com" TargetMode="External"/><Relationship Id="rId30" Type="http://schemas.openxmlformats.org/officeDocument/2006/relationships/hyperlink" Target="mailto:james@axcl.com" TargetMode="External"/><Relationship Id="rId11" Type="http://schemas.openxmlformats.org/officeDocument/2006/relationships/image" Target="media/image12.png"/><Relationship Id="rId10" Type="http://schemas.openxmlformats.org/officeDocument/2006/relationships/image" Target="media/image5.png"/><Relationship Id="rId32" Type="http://schemas.openxmlformats.org/officeDocument/2006/relationships/hyperlink" Target="mailto:sfrancis@sentryms.com" TargetMode="External"/><Relationship Id="rId13" Type="http://schemas.openxmlformats.org/officeDocument/2006/relationships/image" Target="media/image4.png"/><Relationship Id="rId12" Type="http://schemas.openxmlformats.org/officeDocument/2006/relationships/image" Target="media/image7.png"/><Relationship Id="rId15" Type="http://schemas.openxmlformats.org/officeDocument/2006/relationships/image" Target="media/image15.png"/><Relationship Id="rId14" Type="http://schemas.openxmlformats.org/officeDocument/2006/relationships/image" Target="media/image11.png"/><Relationship Id="rId17" Type="http://schemas.openxmlformats.org/officeDocument/2006/relationships/image" Target="media/image6.png"/><Relationship Id="rId16" Type="http://schemas.openxmlformats.org/officeDocument/2006/relationships/image" Target="media/image9.png"/><Relationship Id="rId19" Type="http://schemas.openxmlformats.org/officeDocument/2006/relationships/image" Target="media/image8.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1" Type="http://schemas.openxmlformats.org/officeDocument/2006/relationships/font" Target="fonts/RobotoMono-regular.ttf"/><Relationship Id="rId10" Type="http://schemas.openxmlformats.org/officeDocument/2006/relationships/font" Target="fonts/NotoSansSymbols-bold.ttf"/><Relationship Id="rId13" Type="http://schemas.openxmlformats.org/officeDocument/2006/relationships/font" Target="fonts/RobotoMono-italic.ttf"/><Relationship Id="rId12" Type="http://schemas.openxmlformats.org/officeDocument/2006/relationships/font" Target="fonts/RobotoMono-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toSansSymbols-regular.ttf"/><Relationship Id="rId14" Type="http://schemas.openxmlformats.org/officeDocument/2006/relationships/font" Target="fonts/RobotoMon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